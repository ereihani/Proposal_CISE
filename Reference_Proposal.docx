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B726F" w14:textId="77777777" w:rsidR="001807AE" w:rsidRPr="001807AE" w:rsidRDefault="001807AE" w:rsidP="001807AE">
      <w:pPr>
        <w:pStyle w:val="Title"/>
        <w:jc w:val="center"/>
        <w:rPr>
          <w:rFonts w:ascii="Times New Roman" w:hAnsi="Times New Roman" w:cs="Times New Roman"/>
          <w:b/>
          <w:bCs/>
          <w:sz w:val="22"/>
          <w:szCs w:val="22"/>
        </w:rPr>
      </w:pPr>
      <w:commentRangeStart w:id="0"/>
      <w:commentRangeStart w:id="1"/>
      <w:r w:rsidRPr="001807AE">
        <w:rPr>
          <w:rFonts w:ascii="Times New Roman" w:hAnsi="Times New Roman" w:cs="Times New Roman"/>
          <w:b/>
          <w:bCs/>
          <w:sz w:val="22"/>
          <w:szCs w:val="22"/>
        </w:rPr>
        <w:t>Project Description</w:t>
      </w:r>
      <w:commentRangeEnd w:id="0"/>
      <w:r w:rsidRPr="001807AE">
        <w:rPr>
          <w:rFonts w:ascii="Times New Roman" w:eastAsia="Calibri" w:hAnsi="Times New Roman" w:cs="Times New Roman"/>
          <w:b/>
          <w:bCs/>
          <w:sz w:val="22"/>
          <w:szCs w:val="22"/>
        </w:rPr>
        <w:commentReference w:id="0"/>
      </w:r>
      <w:commentRangeEnd w:id="1"/>
      <w:r w:rsidRPr="001807AE">
        <w:rPr>
          <w:rFonts w:ascii="Times New Roman" w:eastAsia="Calibri" w:hAnsi="Times New Roman" w:cs="Times New Roman"/>
          <w:b/>
          <w:bCs/>
          <w:sz w:val="22"/>
          <w:szCs w:val="22"/>
        </w:rPr>
        <w:commentReference w:id="1"/>
      </w:r>
    </w:p>
    <w:p w14:paraId="0851EF4F" w14:textId="61162C9A" w:rsidR="001807AE" w:rsidRPr="001807AE" w:rsidRDefault="001807AE" w:rsidP="001807AE">
      <w:pPr>
        <w:keepNext/>
        <w:keepLines/>
        <w:numPr>
          <w:ilvl w:val="1"/>
          <w:numId w:val="1"/>
        </w:numPr>
        <w:spacing w:after="40"/>
        <w:outlineLvl w:val="1"/>
        <w:rPr>
          <w:rFonts w:ascii="Times New Roman" w:eastAsiaTheme="majorEastAsia" w:hAnsi="Times New Roman" w:cs="Times New Roman"/>
          <w:b/>
          <w:bCs/>
          <w:color w:val="000000" w:themeColor="text1"/>
          <w:kern w:val="0"/>
          <w:sz w:val="22"/>
          <w:szCs w:val="32"/>
          <w14:ligatures w14:val="none"/>
        </w:rPr>
      </w:pPr>
      <w:bookmarkStart w:id="2" w:name="_heading=h.1fob9te" w:colFirst="0" w:colLast="0"/>
      <w:bookmarkEnd w:id="2"/>
      <w:commentRangeStart w:id="3"/>
      <w:r w:rsidRPr="001807AE">
        <w:rPr>
          <w:rFonts w:ascii="Times New Roman" w:eastAsiaTheme="majorEastAsia" w:hAnsi="Times New Roman" w:cs="Times New Roman"/>
          <w:b/>
          <w:bCs/>
          <w:color w:val="000000" w:themeColor="text1"/>
          <w:kern w:val="0"/>
          <w:sz w:val="22"/>
          <w:szCs w:val="32"/>
          <w14:ligatures w14:val="none"/>
        </w:rPr>
        <w:t>Overview</w:t>
      </w:r>
      <w:commentRangeEnd w:id="3"/>
      <w:r w:rsidR="00D50CFC">
        <w:rPr>
          <w:rStyle w:val="CommentReference"/>
          <w:rFonts w:ascii="Calibri" w:eastAsia="Calibri" w:hAnsi="Calibri" w:cs="Calibri"/>
          <w:kern w:val="0"/>
          <w14:ligatures w14:val="none"/>
        </w:rPr>
        <w:commentReference w:id="3"/>
      </w:r>
      <w:r w:rsidRPr="001807AE">
        <w:rPr>
          <w:rFonts w:ascii="Times New Roman" w:eastAsiaTheme="majorEastAsia" w:hAnsi="Times New Roman" w:cs="Times New Roman"/>
          <w:b/>
          <w:bCs/>
          <w:color w:val="000000" w:themeColor="text1"/>
          <w:kern w:val="0"/>
          <w:sz w:val="22"/>
          <w:szCs w:val="32"/>
          <w14:ligatures w14:val="none"/>
        </w:rPr>
        <w:t xml:space="preserve">, Vision, and </w:t>
      </w:r>
      <w:commentRangeStart w:id="4"/>
      <w:r w:rsidRPr="001807AE">
        <w:rPr>
          <w:rFonts w:ascii="Times New Roman" w:eastAsiaTheme="majorEastAsia" w:hAnsi="Times New Roman" w:cs="Times New Roman"/>
          <w:b/>
          <w:bCs/>
          <w:color w:val="000000" w:themeColor="text1"/>
          <w:kern w:val="0"/>
          <w:sz w:val="22"/>
          <w:szCs w:val="32"/>
          <w14:ligatures w14:val="none"/>
        </w:rPr>
        <w:t>Rationale</w:t>
      </w:r>
      <w:commentRangeEnd w:id="4"/>
      <w:r w:rsidRPr="001807AE">
        <w:rPr>
          <w:rFonts w:ascii="Times New Roman" w:eastAsia="Calibri" w:hAnsi="Times New Roman" w:cs="Times New Roman"/>
          <w:kern w:val="0"/>
          <w:sz w:val="16"/>
          <w:szCs w:val="16"/>
          <w14:ligatures w14:val="none"/>
        </w:rPr>
        <w:commentReference w:id="4"/>
      </w:r>
      <w:r w:rsidR="000D7E9E">
        <w:rPr>
          <w:rFonts w:ascii="Times New Roman" w:eastAsiaTheme="majorEastAsia" w:hAnsi="Times New Roman" w:cs="Times New Roman"/>
          <w:b/>
          <w:bCs/>
          <w:color w:val="000000" w:themeColor="text1"/>
          <w:kern w:val="0"/>
          <w:sz w:val="22"/>
          <w:szCs w:val="32"/>
          <w14:ligatures w14:val="none"/>
        </w:rPr>
        <w:t xml:space="preserve"> --- </w:t>
      </w:r>
      <w:r w:rsidR="000D7E9E" w:rsidRPr="000D7E9E">
        <w:rPr>
          <w:rFonts w:ascii="Times New Roman" w:eastAsiaTheme="majorEastAsia" w:hAnsi="Times New Roman" w:cs="Times New Roman"/>
          <w:b/>
          <w:bCs/>
          <w:color w:val="000000" w:themeColor="text1"/>
          <w:kern w:val="0"/>
          <w:sz w:val="22"/>
          <w:szCs w:val="32"/>
          <w:highlight w:val="green"/>
          <w14:ligatures w14:val="none"/>
        </w:rPr>
        <w:t>REV</w:t>
      </w:r>
      <w:r w:rsidR="000D7E9E" w:rsidRPr="000D7E9E">
        <w:rPr>
          <w:rFonts w:ascii="Times New Roman" w:eastAsiaTheme="majorEastAsia" w:hAnsi="Times New Roman" w:cs="Times New Roman"/>
          <w:b/>
          <w:bCs/>
          <w:color w:val="000000" w:themeColor="text1"/>
          <w:kern w:val="0"/>
          <w:sz w:val="22"/>
          <w:szCs w:val="32"/>
          <w:highlight w:val="cyan"/>
          <w14:ligatures w14:val="none"/>
        </w:rPr>
        <w:t>IEW</w:t>
      </w:r>
      <w:r w:rsidR="000D7E9E">
        <w:rPr>
          <w:rFonts w:ascii="Times New Roman" w:eastAsiaTheme="majorEastAsia" w:hAnsi="Times New Roman" w:cs="Times New Roman"/>
          <w:b/>
          <w:bCs/>
          <w:color w:val="000000" w:themeColor="text1"/>
          <w:kern w:val="0"/>
          <w:sz w:val="22"/>
          <w:szCs w:val="32"/>
          <w14:ligatures w14:val="none"/>
        </w:rPr>
        <w:t xml:space="preserve"> </w:t>
      </w:r>
      <w:r w:rsidR="000D7E9E" w:rsidRPr="000D7E9E">
        <w:rPr>
          <w:rFonts w:ascii="Times New Roman" w:eastAsiaTheme="majorEastAsia" w:hAnsi="Times New Roman" w:cs="Times New Roman"/>
          <w:b/>
          <w:bCs/>
          <w:color w:val="000000" w:themeColor="text1"/>
          <w:kern w:val="0"/>
          <w:sz w:val="22"/>
          <w:szCs w:val="32"/>
          <w:highlight w:val="magenta"/>
          <w14:ligatures w14:val="none"/>
        </w:rPr>
        <w:t>BY</w:t>
      </w:r>
      <w:r w:rsidR="000D7E9E">
        <w:rPr>
          <w:rFonts w:ascii="Times New Roman" w:eastAsiaTheme="majorEastAsia" w:hAnsi="Times New Roman" w:cs="Times New Roman"/>
          <w:b/>
          <w:bCs/>
          <w:color w:val="000000" w:themeColor="text1"/>
          <w:kern w:val="0"/>
          <w:sz w:val="22"/>
          <w:szCs w:val="32"/>
          <w14:ligatures w14:val="none"/>
        </w:rPr>
        <w:t xml:space="preserve"> </w:t>
      </w:r>
      <w:r w:rsidR="000D7E9E" w:rsidRPr="000D7E9E">
        <w:rPr>
          <w:rFonts w:ascii="Times New Roman" w:eastAsiaTheme="majorEastAsia" w:hAnsi="Times New Roman" w:cs="Times New Roman"/>
          <w:b/>
          <w:bCs/>
          <w:color w:val="000000" w:themeColor="text1"/>
          <w:kern w:val="0"/>
          <w:sz w:val="22"/>
          <w:szCs w:val="32"/>
          <w:highlight w:val="red"/>
          <w14:ligatures w14:val="none"/>
        </w:rPr>
        <w:t>EVERY</w:t>
      </w:r>
      <w:r w:rsidR="000D7E9E" w:rsidRPr="000D7E9E">
        <w:rPr>
          <w:rFonts w:ascii="Times New Roman" w:eastAsiaTheme="majorEastAsia" w:hAnsi="Times New Roman" w:cs="Times New Roman"/>
          <w:b/>
          <w:bCs/>
          <w:color w:val="000000" w:themeColor="text1"/>
          <w:kern w:val="0"/>
          <w:sz w:val="22"/>
          <w:szCs w:val="32"/>
          <w:highlight w:val="darkCyan"/>
          <w14:ligatures w14:val="none"/>
        </w:rPr>
        <w:t>ONE</w:t>
      </w:r>
    </w:p>
    <w:p w14:paraId="16DED933" w14:textId="65F697D4" w:rsidR="00E87108" w:rsidRDefault="00034DD3" w:rsidP="001E1F44">
      <w:pPr>
        <w:pStyle w:val="NormalWeb"/>
        <w:spacing w:after="240" w:afterAutospacing="0"/>
        <w:jc w:val="both"/>
        <w:rPr>
          <w:sz w:val="22"/>
          <w:szCs w:val="22"/>
        </w:rPr>
      </w:pPr>
      <w:r w:rsidRPr="00640A47">
        <w:rPr>
          <w:sz w:val="22"/>
          <w:szCs w:val="22"/>
        </w:rPr>
        <w:t>California State University, Sacramento (</w:t>
      </w:r>
      <w:r w:rsidR="00A944EB">
        <w:rPr>
          <w:sz w:val="22"/>
          <w:szCs w:val="22"/>
        </w:rPr>
        <w:t>CSUS</w:t>
      </w:r>
      <w:r w:rsidR="00BF7DD4">
        <w:rPr>
          <w:sz w:val="22"/>
          <w:szCs w:val="22"/>
        </w:rPr>
        <w:t xml:space="preserve"> or Sacramento State</w:t>
      </w:r>
      <w:r w:rsidRPr="00640A47">
        <w:rPr>
          <w:sz w:val="22"/>
          <w:szCs w:val="22"/>
        </w:rPr>
        <w:t>)</w:t>
      </w:r>
      <w:r>
        <w:rPr>
          <w:sz w:val="22"/>
          <w:szCs w:val="22"/>
        </w:rPr>
        <w:t xml:space="preserve"> proposes the Energy, Power, and Innovation Collaborative (EPIC) NSF Engine</w:t>
      </w:r>
      <w:r w:rsidR="00CA745A">
        <w:rPr>
          <w:sz w:val="22"/>
          <w:szCs w:val="22"/>
        </w:rPr>
        <w:t xml:space="preserve"> designed to catalyze economic development </w:t>
      </w:r>
      <w:r w:rsidR="00BF7DD4">
        <w:rPr>
          <w:sz w:val="22"/>
          <w:szCs w:val="22"/>
        </w:rPr>
        <w:t>in electrochemical technolog</w:t>
      </w:r>
      <w:ins w:id="5" w:author="Shannon Boettcher" w:date="2025-01-04T07:17:00Z" w16du:dateUtc="2025-01-04T15:17:00Z">
        <w:r w:rsidR="000C7C19">
          <w:rPr>
            <w:sz w:val="22"/>
            <w:szCs w:val="22"/>
          </w:rPr>
          <w:t>y platforms</w:t>
        </w:r>
      </w:ins>
      <w:ins w:id="6" w:author="Shannon Boettcher" w:date="2025-01-04T07:18:00Z" w16du:dateUtc="2025-01-04T15:18:00Z">
        <w:r w:rsidR="00F56584">
          <w:rPr>
            <w:sz w:val="22"/>
            <w:szCs w:val="22"/>
          </w:rPr>
          <w:t xml:space="preserve"> </w:t>
        </w:r>
      </w:ins>
      <w:del w:id="7" w:author="Shannon Boettcher" w:date="2025-01-04T07:17:00Z" w16du:dateUtc="2025-01-04T15:17:00Z">
        <w:r w:rsidR="00BF7DD4" w:rsidDel="000C7C19">
          <w:rPr>
            <w:sz w:val="22"/>
            <w:szCs w:val="22"/>
          </w:rPr>
          <w:delText>ies</w:delText>
        </w:r>
      </w:del>
      <w:r w:rsidR="00BF7DD4">
        <w:rPr>
          <w:sz w:val="22"/>
          <w:szCs w:val="22"/>
        </w:rPr>
        <w:t xml:space="preserve"> critical for US-made batter</w:t>
      </w:r>
      <w:ins w:id="8" w:author="Shannon Boettcher" w:date="2025-01-04T07:38:00Z" w16du:dateUtc="2025-01-04T15:38:00Z">
        <w:r w:rsidR="00C21FFB">
          <w:rPr>
            <w:sz w:val="22"/>
            <w:szCs w:val="22"/>
          </w:rPr>
          <w:t>y manufacturing</w:t>
        </w:r>
      </w:ins>
      <w:del w:id="9" w:author="Shannon Boettcher" w:date="2025-01-04T07:38:00Z" w16du:dateUtc="2025-01-04T15:38:00Z">
        <w:r w:rsidR="00BF7DD4" w:rsidDel="00C21FFB">
          <w:rPr>
            <w:sz w:val="22"/>
            <w:szCs w:val="22"/>
          </w:rPr>
          <w:delText>ies</w:delText>
        </w:r>
      </w:del>
      <w:r w:rsidR="00BF7DD4">
        <w:rPr>
          <w:sz w:val="22"/>
          <w:szCs w:val="22"/>
        </w:rPr>
        <w:t xml:space="preserve">, </w:t>
      </w:r>
      <w:commentRangeStart w:id="10"/>
      <w:commentRangeStart w:id="11"/>
      <w:r w:rsidR="00BF7DD4">
        <w:rPr>
          <w:sz w:val="22"/>
          <w:szCs w:val="22"/>
        </w:rPr>
        <w:t xml:space="preserve">low-cost chemical and materials </w:t>
      </w:r>
      <w:del w:id="12" w:author="Shannon Boettcher" w:date="2025-01-04T07:37:00Z" w16du:dateUtc="2025-01-04T15:37:00Z">
        <w:r w:rsidR="00BF7DD4" w:rsidDel="0002608B">
          <w:rPr>
            <w:sz w:val="22"/>
            <w:szCs w:val="22"/>
          </w:rPr>
          <w:delText>manufacturing</w:delText>
        </w:r>
        <w:commentRangeEnd w:id="10"/>
        <w:r w:rsidR="00BF7DD4" w:rsidDel="0002608B">
          <w:rPr>
            <w:rStyle w:val="CommentReference"/>
            <w:rFonts w:ascii="Calibri" w:eastAsia="Calibri" w:hAnsi="Calibri" w:cs="Calibri"/>
          </w:rPr>
          <w:commentReference w:id="10"/>
        </w:r>
        <w:commentRangeEnd w:id="11"/>
        <w:r w:rsidR="000C7C19" w:rsidDel="0002608B">
          <w:rPr>
            <w:rStyle w:val="CommentReference"/>
            <w:rFonts w:ascii="Calibri" w:eastAsia="Calibri" w:hAnsi="Calibri" w:cs="Calibri"/>
          </w:rPr>
          <w:commentReference w:id="11"/>
        </w:r>
      </w:del>
      <w:ins w:id="13" w:author="Shannon Boettcher" w:date="2025-01-04T07:38:00Z" w16du:dateUtc="2025-01-04T15:38:00Z">
        <w:r w:rsidR="00C21FFB">
          <w:rPr>
            <w:sz w:val="22"/>
            <w:szCs w:val="22"/>
          </w:rPr>
          <w:t xml:space="preserve"> production and recycling</w:t>
        </w:r>
      </w:ins>
      <w:r w:rsidR="00BF7DD4">
        <w:rPr>
          <w:sz w:val="22"/>
          <w:szCs w:val="22"/>
        </w:rPr>
        <w:t>, and next-generation fuels across</w:t>
      </w:r>
      <w:r w:rsidR="00CA745A">
        <w:rPr>
          <w:sz w:val="22"/>
          <w:szCs w:val="22"/>
        </w:rPr>
        <w:t xml:space="preserve"> </w:t>
      </w:r>
      <w:commentRangeStart w:id="14"/>
      <w:r w:rsidR="00CA745A">
        <w:rPr>
          <w:sz w:val="22"/>
          <w:szCs w:val="22"/>
        </w:rPr>
        <w:t>California’s Central Valley</w:t>
      </w:r>
      <w:commentRangeEnd w:id="14"/>
      <w:r w:rsidR="00CA745A">
        <w:rPr>
          <w:rStyle w:val="CommentReference"/>
          <w:rFonts w:ascii="Calibri" w:eastAsia="Calibri" w:hAnsi="Calibri" w:cs="Calibri"/>
        </w:rPr>
        <w:commentReference w:id="14"/>
      </w:r>
      <w:r w:rsidR="00CA745A">
        <w:rPr>
          <w:sz w:val="22"/>
          <w:szCs w:val="22"/>
        </w:rPr>
        <w:t>. I</w:t>
      </w:r>
      <w:r>
        <w:rPr>
          <w:sz w:val="22"/>
          <w:szCs w:val="22"/>
        </w:rPr>
        <w:t>n partnership with</w:t>
      </w:r>
      <w:r w:rsidRPr="00640A47">
        <w:rPr>
          <w:sz w:val="22"/>
          <w:szCs w:val="22"/>
        </w:rPr>
        <w:t xml:space="preserve"> California State University, Bakersfield (CSUB), California State University, Fresno (CSUF), California Mobility Center (CMC), Lawrence Berkeley National Laboratory </w:t>
      </w:r>
      <w:commentRangeStart w:id="15"/>
      <w:r w:rsidRPr="00640A47">
        <w:rPr>
          <w:sz w:val="22"/>
          <w:szCs w:val="22"/>
        </w:rPr>
        <w:t>(LBNL)/University of California, Berkeley (UC Berkeley)</w:t>
      </w:r>
      <w:r w:rsidR="00BF7DD4">
        <w:rPr>
          <w:sz w:val="22"/>
          <w:szCs w:val="22"/>
        </w:rPr>
        <w:t>, [</w:t>
      </w:r>
      <w:commentRangeStart w:id="16"/>
      <w:r w:rsidR="00BF7DD4">
        <w:rPr>
          <w:sz w:val="22"/>
          <w:szCs w:val="22"/>
        </w:rPr>
        <w:t>OTHERS</w:t>
      </w:r>
      <w:commentRangeEnd w:id="16"/>
      <w:r w:rsidR="00BF7DD4">
        <w:rPr>
          <w:rStyle w:val="CommentReference"/>
          <w:rFonts w:ascii="Calibri" w:eastAsia="Calibri" w:hAnsi="Calibri" w:cs="Calibri"/>
        </w:rPr>
        <w:commentReference w:id="16"/>
      </w:r>
      <w:r w:rsidR="00BF7DD4">
        <w:rPr>
          <w:sz w:val="22"/>
          <w:szCs w:val="22"/>
        </w:rPr>
        <w:t>]</w:t>
      </w:r>
      <w:r w:rsidR="00CA745A">
        <w:rPr>
          <w:sz w:val="22"/>
          <w:szCs w:val="22"/>
        </w:rPr>
        <w:t>,</w:t>
      </w:r>
      <w:commentRangeEnd w:id="15"/>
      <w:r>
        <w:rPr>
          <w:rStyle w:val="CommentReference"/>
          <w:rFonts w:ascii="Calibri" w:eastAsia="Calibri" w:hAnsi="Calibri" w:cs="Calibri"/>
        </w:rPr>
        <w:commentReference w:id="15"/>
      </w:r>
      <w:r>
        <w:rPr>
          <w:sz w:val="22"/>
          <w:szCs w:val="22"/>
        </w:rPr>
        <w:t xml:space="preserve"> EPIC</w:t>
      </w:r>
      <w:r w:rsidR="00771839" w:rsidRPr="009F25DE">
        <w:rPr>
          <w:sz w:val="22"/>
          <w:szCs w:val="22"/>
        </w:rPr>
        <w:t xml:space="preserve"> </w:t>
      </w:r>
      <w:r w:rsidR="00CA745A">
        <w:rPr>
          <w:sz w:val="22"/>
          <w:szCs w:val="22"/>
        </w:rPr>
        <w:t>will</w:t>
      </w:r>
      <w:r w:rsidR="00771839" w:rsidRPr="009F25DE">
        <w:rPr>
          <w:sz w:val="22"/>
          <w:szCs w:val="22"/>
        </w:rPr>
        <w:t xml:space="preserve"> </w:t>
      </w:r>
      <w:r w:rsidR="007F012F" w:rsidRPr="009F25DE">
        <w:rPr>
          <w:sz w:val="22"/>
          <w:szCs w:val="22"/>
        </w:rPr>
        <w:t>establish</w:t>
      </w:r>
      <w:r w:rsidR="00771839" w:rsidRPr="009F25DE">
        <w:rPr>
          <w:sz w:val="22"/>
          <w:szCs w:val="22"/>
        </w:rPr>
        <w:t xml:space="preserve"> a transformative and sustainable regional innovation ecosystem that </w:t>
      </w:r>
      <w:commentRangeStart w:id="17"/>
      <w:commentRangeStart w:id="18"/>
      <w:r w:rsidR="00771839" w:rsidRPr="009F25DE">
        <w:rPr>
          <w:sz w:val="22"/>
          <w:szCs w:val="22"/>
        </w:rPr>
        <w:t>unites</w:t>
      </w:r>
      <w:r w:rsidR="007F012F">
        <w:rPr>
          <w:sz w:val="22"/>
          <w:szCs w:val="22"/>
        </w:rPr>
        <w:t xml:space="preserve"> three major economic gateways</w:t>
      </w:r>
      <w:r w:rsidR="00F749CB">
        <w:rPr>
          <w:sz w:val="22"/>
          <w:szCs w:val="22"/>
        </w:rPr>
        <w:t>:</w:t>
      </w:r>
      <w:r w:rsidR="007F012F">
        <w:rPr>
          <w:sz w:val="22"/>
          <w:szCs w:val="22"/>
        </w:rPr>
        <w:t xml:space="preserve"> 1)</w:t>
      </w:r>
      <w:r w:rsidR="00771839" w:rsidRPr="009F25DE">
        <w:rPr>
          <w:sz w:val="22"/>
          <w:szCs w:val="22"/>
        </w:rPr>
        <w:t xml:space="preserve"> California's </w:t>
      </w:r>
      <w:r w:rsidR="007F012F">
        <w:rPr>
          <w:sz w:val="22"/>
          <w:szCs w:val="22"/>
        </w:rPr>
        <w:t xml:space="preserve">East Bay </w:t>
      </w:r>
      <w:ins w:id="19" w:author="Shannon Boettcher" w:date="2025-01-04T07:12:00Z" w16du:dateUtc="2025-01-04T15:12:00Z">
        <w:r w:rsidR="00FA7136">
          <w:rPr>
            <w:sz w:val="22"/>
            <w:szCs w:val="22"/>
          </w:rPr>
          <w:t xml:space="preserve">and Northern Waterfront Regions (Oakland, Berkeley, Richmond, etc.) </w:t>
        </w:r>
      </w:ins>
      <w:r w:rsidR="007F012F">
        <w:rPr>
          <w:sz w:val="22"/>
          <w:szCs w:val="22"/>
        </w:rPr>
        <w:t xml:space="preserve">to the west, 2) </w:t>
      </w:r>
      <w:r w:rsidR="00414300">
        <w:rPr>
          <w:sz w:val="22"/>
          <w:szCs w:val="22"/>
        </w:rPr>
        <w:t>Western Nevada’s</w:t>
      </w:r>
      <w:r w:rsidR="007F012F">
        <w:rPr>
          <w:sz w:val="22"/>
          <w:szCs w:val="22"/>
        </w:rPr>
        <w:t xml:space="preserve"> distribution networks inland across the US to the east, and 3) Southern California’s industrial complex to the south.</w:t>
      </w:r>
      <w:r w:rsidR="00414300">
        <w:rPr>
          <w:sz w:val="22"/>
          <w:szCs w:val="22"/>
        </w:rPr>
        <w:t xml:space="preserve"> </w:t>
      </w:r>
      <w:r w:rsidR="007F012F">
        <w:rPr>
          <w:sz w:val="22"/>
          <w:szCs w:val="22"/>
        </w:rPr>
        <w:t xml:space="preserve">The nexus of these three gateways is </w:t>
      </w:r>
      <w:r w:rsidR="00BF7DD4">
        <w:rPr>
          <w:sz w:val="22"/>
          <w:szCs w:val="22"/>
        </w:rPr>
        <w:t>Sacramento</w:t>
      </w:r>
      <w:r w:rsidR="00EF18DC">
        <w:rPr>
          <w:sz w:val="22"/>
          <w:szCs w:val="22"/>
        </w:rPr>
        <w:t>,</w:t>
      </w:r>
      <w:r w:rsidR="00BF7DD4">
        <w:rPr>
          <w:sz w:val="22"/>
          <w:szCs w:val="22"/>
        </w:rPr>
        <w:t xml:space="preserve"> serving </w:t>
      </w:r>
      <w:r w:rsidR="007F012F">
        <w:rPr>
          <w:sz w:val="22"/>
          <w:szCs w:val="22"/>
        </w:rPr>
        <w:t xml:space="preserve">its </w:t>
      </w:r>
      <w:r w:rsidR="00414300">
        <w:rPr>
          <w:sz w:val="22"/>
          <w:szCs w:val="22"/>
        </w:rPr>
        <w:t xml:space="preserve">manufacturing </w:t>
      </w:r>
      <w:r w:rsidR="007F012F">
        <w:rPr>
          <w:sz w:val="22"/>
          <w:szCs w:val="22"/>
        </w:rPr>
        <w:t>core</w:t>
      </w:r>
      <w:r w:rsidR="00BF7DD4">
        <w:rPr>
          <w:sz w:val="22"/>
          <w:szCs w:val="22"/>
        </w:rPr>
        <w:t xml:space="preserve"> to the South</w:t>
      </w:r>
      <w:r w:rsidR="007F012F">
        <w:rPr>
          <w:sz w:val="22"/>
          <w:szCs w:val="22"/>
        </w:rPr>
        <w:t xml:space="preserve"> and home to </w:t>
      </w:r>
      <w:r w:rsidR="00414300">
        <w:rPr>
          <w:sz w:val="22"/>
          <w:szCs w:val="22"/>
        </w:rPr>
        <w:t>the West Coast’s largest railyard.</w:t>
      </w:r>
      <w:commentRangeEnd w:id="17"/>
      <w:r w:rsidR="00E87108">
        <w:rPr>
          <w:rStyle w:val="CommentReference"/>
          <w:rFonts w:ascii="Calibri" w:eastAsia="Calibri" w:hAnsi="Calibri" w:cs="Calibri"/>
        </w:rPr>
        <w:commentReference w:id="17"/>
      </w:r>
      <w:commentRangeEnd w:id="18"/>
      <w:r w:rsidR="00E6035E">
        <w:rPr>
          <w:rStyle w:val="CommentReference"/>
          <w:rFonts w:ascii="Calibri" w:eastAsia="Calibri" w:hAnsi="Calibri" w:cs="Calibri"/>
        </w:rPr>
        <w:commentReference w:id="18"/>
      </w:r>
      <w:r w:rsidR="00E34694">
        <w:rPr>
          <w:sz w:val="22"/>
          <w:szCs w:val="22"/>
        </w:rPr>
        <w:t xml:space="preserve"> </w:t>
      </w:r>
      <w:r>
        <w:rPr>
          <w:sz w:val="22"/>
          <w:szCs w:val="22"/>
        </w:rPr>
        <w:t>EPIC</w:t>
      </w:r>
      <w:r w:rsidR="00771839" w:rsidRPr="009F25DE">
        <w:rPr>
          <w:sz w:val="22"/>
          <w:szCs w:val="22"/>
        </w:rPr>
        <w:t xml:space="preserve"> </w:t>
      </w:r>
      <w:r w:rsidR="00414300">
        <w:rPr>
          <w:sz w:val="22"/>
          <w:szCs w:val="22"/>
        </w:rPr>
        <w:t xml:space="preserve">is a first-of-its-kind initiative that will connect isolated </w:t>
      </w:r>
      <w:r w:rsidR="00E87108">
        <w:rPr>
          <w:sz w:val="22"/>
          <w:szCs w:val="22"/>
        </w:rPr>
        <w:t xml:space="preserve">manufacturing </w:t>
      </w:r>
      <w:r w:rsidR="00414300">
        <w:rPr>
          <w:sz w:val="22"/>
          <w:szCs w:val="22"/>
        </w:rPr>
        <w:t xml:space="preserve">ecosystems </w:t>
      </w:r>
      <w:r w:rsidR="00E87108">
        <w:rPr>
          <w:sz w:val="22"/>
          <w:szCs w:val="22"/>
        </w:rPr>
        <w:t xml:space="preserve">and world-class innovation centers </w:t>
      </w:r>
      <w:r w:rsidR="00414300">
        <w:rPr>
          <w:sz w:val="22"/>
          <w:szCs w:val="22"/>
        </w:rPr>
        <w:t>into a single, streamlined, comprehensive economic Engine that advance</w:t>
      </w:r>
      <w:r w:rsidR="006F176D">
        <w:rPr>
          <w:sz w:val="22"/>
          <w:szCs w:val="22"/>
        </w:rPr>
        <w:t>s</w:t>
      </w:r>
      <w:r w:rsidR="00414300">
        <w:rPr>
          <w:sz w:val="22"/>
          <w:szCs w:val="22"/>
        </w:rPr>
        <w:t xml:space="preserve"> U.S. competitiveness</w:t>
      </w:r>
      <w:ins w:id="20" w:author="Shannon Boettcher" w:date="2025-01-04T08:42:00Z" w16du:dateUtc="2025-01-04T16:42:00Z">
        <w:r w:rsidR="00554B1E">
          <w:rPr>
            <w:sz w:val="22"/>
            <w:szCs w:val="22"/>
          </w:rPr>
          <w:t>.</w:t>
        </w:r>
      </w:ins>
      <w:del w:id="21" w:author="Shannon Boettcher" w:date="2025-01-04T08:42:00Z" w16du:dateUtc="2025-01-04T16:42:00Z">
        <w:r w:rsidR="00414300" w:rsidDel="00554B1E">
          <w:rPr>
            <w:sz w:val="22"/>
            <w:szCs w:val="22"/>
          </w:rPr>
          <w:delText>.</w:delText>
        </w:r>
        <w:r w:rsidR="00D96566" w:rsidDel="00554B1E">
          <w:rPr>
            <w:sz w:val="22"/>
            <w:szCs w:val="22"/>
          </w:rPr>
          <w:delText xml:space="preserve"> </w:delText>
        </w:r>
      </w:del>
    </w:p>
    <w:p w14:paraId="0955DFDC" w14:textId="2EC48D43" w:rsidR="007D16B9" w:rsidRDefault="00034DD3" w:rsidP="009F25DE">
      <w:pPr>
        <w:pStyle w:val="NormalWeb"/>
        <w:spacing w:after="240" w:afterAutospacing="0"/>
        <w:jc w:val="both"/>
        <w:rPr>
          <w:ins w:id="22" w:author="Shannon Boettcher" w:date="2025-01-04T08:45:00Z" w16du:dateUtc="2025-01-04T16:45:00Z"/>
          <w:sz w:val="22"/>
          <w:szCs w:val="22"/>
        </w:rPr>
      </w:pPr>
      <w:r>
        <w:rPr>
          <w:sz w:val="22"/>
          <w:szCs w:val="22"/>
        </w:rPr>
        <w:t>EPIC</w:t>
      </w:r>
      <w:r w:rsidR="00B57C30" w:rsidRPr="00B57C30">
        <w:rPr>
          <w:sz w:val="22"/>
          <w:szCs w:val="22"/>
        </w:rPr>
        <w:t xml:space="preserve"> will build and catalyze a robust, </w:t>
      </w:r>
      <w:r w:rsidR="001E1F44">
        <w:rPr>
          <w:sz w:val="22"/>
          <w:szCs w:val="22"/>
        </w:rPr>
        <w:t>advanced</w:t>
      </w:r>
      <w:r w:rsidR="00B57C30" w:rsidRPr="00B57C30">
        <w:rPr>
          <w:sz w:val="22"/>
          <w:szCs w:val="22"/>
        </w:rPr>
        <w:t xml:space="preserve"> innovation ecosystem</w:t>
      </w:r>
      <w:ins w:id="23" w:author="Shannon Boettcher" w:date="2025-01-04T08:42:00Z" w16du:dateUtc="2025-01-04T16:42:00Z">
        <w:r w:rsidR="00554B1E">
          <w:rPr>
            <w:sz w:val="22"/>
            <w:szCs w:val="22"/>
          </w:rPr>
          <w:t xml:space="preserve"> in the rapidly growing </w:t>
        </w:r>
        <w:r w:rsidR="00373986" w:rsidRPr="001F34DD">
          <w:rPr>
            <w:i/>
            <w:iCs/>
            <w:sz w:val="22"/>
            <w:szCs w:val="22"/>
            <w:rPrChange w:id="24" w:author="Shannon Boettcher" w:date="2025-01-04T08:49:00Z" w16du:dateUtc="2025-01-04T16:49:00Z">
              <w:rPr>
                <w:sz w:val="22"/>
                <w:szCs w:val="22"/>
              </w:rPr>
            </w:rPrChange>
          </w:rPr>
          <w:t>e</w:t>
        </w:r>
        <w:r w:rsidR="00554B1E" w:rsidRPr="001F34DD">
          <w:rPr>
            <w:i/>
            <w:iCs/>
            <w:sz w:val="22"/>
            <w:szCs w:val="22"/>
            <w:rPrChange w:id="25" w:author="Shannon Boettcher" w:date="2025-01-04T08:49:00Z" w16du:dateUtc="2025-01-04T16:49:00Z">
              <w:rPr>
                <w:sz w:val="22"/>
                <w:szCs w:val="22"/>
              </w:rPr>
            </w:rPrChange>
          </w:rPr>
          <w:t xml:space="preserve">lectrochemical </w:t>
        </w:r>
        <w:r w:rsidR="00373986" w:rsidRPr="001F34DD">
          <w:rPr>
            <w:i/>
            <w:iCs/>
            <w:sz w:val="22"/>
            <w:szCs w:val="22"/>
            <w:rPrChange w:id="26" w:author="Shannon Boettcher" w:date="2025-01-04T08:49:00Z" w16du:dateUtc="2025-01-04T16:49:00Z">
              <w:rPr>
                <w:sz w:val="22"/>
                <w:szCs w:val="22"/>
              </w:rPr>
            </w:rPrChange>
          </w:rPr>
          <w:t>t</w:t>
        </w:r>
        <w:r w:rsidR="00554B1E" w:rsidRPr="001F34DD">
          <w:rPr>
            <w:i/>
            <w:iCs/>
            <w:sz w:val="22"/>
            <w:szCs w:val="22"/>
            <w:rPrChange w:id="27" w:author="Shannon Boettcher" w:date="2025-01-04T08:49:00Z" w16du:dateUtc="2025-01-04T16:49:00Z">
              <w:rPr>
                <w:sz w:val="22"/>
                <w:szCs w:val="22"/>
              </w:rPr>
            </w:rPrChange>
          </w:rPr>
          <w:t>echnology</w:t>
        </w:r>
        <w:r w:rsidR="00554B1E">
          <w:rPr>
            <w:sz w:val="22"/>
            <w:szCs w:val="22"/>
          </w:rPr>
          <w:t xml:space="preserve"> sector</w:t>
        </w:r>
      </w:ins>
      <w:ins w:id="28" w:author="Shannon Boettcher" w:date="2025-01-04T08:43:00Z" w16du:dateUtc="2025-01-04T16:43:00Z">
        <w:r w:rsidR="00373986">
          <w:rPr>
            <w:sz w:val="22"/>
            <w:szCs w:val="22"/>
          </w:rPr>
          <w:t>. Electrochemical technology</w:t>
        </w:r>
      </w:ins>
      <w:ins w:id="29" w:author="Shannon Boettcher" w:date="2025-01-04T08:45:00Z" w16du:dateUtc="2025-01-04T16:45:00Z">
        <w:r w:rsidR="00311202">
          <w:rPr>
            <w:sz w:val="22"/>
            <w:szCs w:val="22"/>
          </w:rPr>
          <w:t xml:space="preserve"> </w:t>
        </w:r>
      </w:ins>
      <w:ins w:id="30" w:author="Shannon Boettcher" w:date="2025-01-04T08:49:00Z" w16du:dateUtc="2025-01-04T16:49:00Z">
        <w:r w:rsidR="001F34DD">
          <w:rPr>
            <w:sz w:val="22"/>
            <w:szCs w:val="22"/>
          </w:rPr>
          <w:t>links</w:t>
        </w:r>
      </w:ins>
      <w:ins w:id="31" w:author="Shannon Boettcher" w:date="2025-01-04T08:43:00Z" w16du:dateUtc="2025-01-04T16:43:00Z">
        <w:r w:rsidR="00373986">
          <w:rPr>
            <w:sz w:val="22"/>
            <w:szCs w:val="22"/>
          </w:rPr>
          <w:t xml:space="preserve"> the fastest </w:t>
        </w:r>
        <w:r w:rsidR="00AE44F0">
          <w:rPr>
            <w:sz w:val="22"/>
            <w:szCs w:val="22"/>
          </w:rPr>
          <w:t>growing</w:t>
        </w:r>
        <w:r w:rsidR="00373986">
          <w:rPr>
            <w:sz w:val="22"/>
            <w:szCs w:val="22"/>
          </w:rPr>
          <w:t xml:space="preserve"> </w:t>
        </w:r>
        <w:r w:rsidR="00AE44F0">
          <w:rPr>
            <w:sz w:val="22"/>
            <w:szCs w:val="22"/>
          </w:rPr>
          <w:t xml:space="preserve">and cheapest </w:t>
        </w:r>
        <w:r w:rsidR="00373986">
          <w:rPr>
            <w:sz w:val="22"/>
            <w:szCs w:val="22"/>
          </w:rPr>
          <w:t xml:space="preserve">energy resource – </w:t>
        </w:r>
        <w:r w:rsidR="00373986" w:rsidRPr="00BA7D32">
          <w:rPr>
            <w:sz w:val="22"/>
            <w:szCs w:val="22"/>
          </w:rPr>
          <w:t>intermittent electricity generated by photovoltaic and wind power</w:t>
        </w:r>
        <w:r w:rsidR="00AE44F0" w:rsidRPr="00BA7D32">
          <w:rPr>
            <w:sz w:val="22"/>
            <w:szCs w:val="22"/>
          </w:rPr>
          <w:t xml:space="preserve"> </w:t>
        </w:r>
        <w:r w:rsidR="00AE44F0">
          <w:rPr>
            <w:sz w:val="22"/>
            <w:szCs w:val="22"/>
          </w:rPr>
          <w:t xml:space="preserve">– and </w:t>
        </w:r>
        <w:r w:rsidR="00AE44F0" w:rsidRPr="00BA7D32">
          <w:rPr>
            <w:i/>
            <w:iCs/>
            <w:sz w:val="22"/>
            <w:szCs w:val="22"/>
            <w:rPrChange w:id="32" w:author="Shannon Boettcher" w:date="2025-01-04T08:54:00Z" w16du:dateUtc="2025-01-04T16:54:00Z">
              <w:rPr>
                <w:sz w:val="22"/>
                <w:szCs w:val="22"/>
              </w:rPr>
            </w:rPrChange>
          </w:rPr>
          <w:t>everything else that is</w:t>
        </w:r>
      </w:ins>
      <w:ins w:id="33" w:author="Shannon Boettcher" w:date="2025-01-04T08:44:00Z" w16du:dateUtc="2025-01-04T16:44:00Z">
        <w:r w:rsidR="00AE44F0" w:rsidRPr="00BA7D32">
          <w:rPr>
            <w:i/>
            <w:iCs/>
            <w:sz w:val="22"/>
            <w:szCs w:val="22"/>
            <w:rPrChange w:id="34" w:author="Shannon Boettcher" w:date="2025-01-04T08:54:00Z" w16du:dateUtc="2025-01-04T16:54:00Z">
              <w:rPr>
                <w:sz w:val="22"/>
                <w:szCs w:val="22"/>
              </w:rPr>
            </w:rPrChange>
          </w:rPr>
          <w:t xml:space="preserve"> needed by society</w:t>
        </w:r>
        <w:r w:rsidR="00AE44F0">
          <w:rPr>
            <w:sz w:val="22"/>
            <w:szCs w:val="22"/>
          </w:rPr>
          <w:t xml:space="preserve">. EPIC will </w:t>
        </w:r>
      </w:ins>
      <w:del w:id="35" w:author="Shannon Boettcher" w:date="2025-01-04T08:44:00Z" w16du:dateUtc="2025-01-04T16:44:00Z">
        <w:r w:rsidR="00B57C30" w:rsidRPr="00B57C30" w:rsidDel="00AE44F0">
          <w:rPr>
            <w:sz w:val="22"/>
            <w:szCs w:val="22"/>
          </w:rPr>
          <w:delText xml:space="preserve"> to </w:delText>
        </w:r>
      </w:del>
      <w:del w:id="36" w:author="Shannon Boettcher" w:date="2025-01-04T08:50:00Z" w16du:dateUtc="2025-01-04T16:50:00Z">
        <w:r w:rsidR="001E1F44" w:rsidDel="001F34DD">
          <w:rPr>
            <w:sz w:val="22"/>
            <w:szCs w:val="22"/>
          </w:rPr>
          <w:delText>enable</w:delText>
        </w:r>
        <w:r w:rsidR="00B57C30" w:rsidRPr="00B57C30" w:rsidDel="001F34DD">
          <w:rPr>
            <w:sz w:val="22"/>
            <w:szCs w:val="22"/>
          </w:rPr>
          <w:delText xml:space="preserve"> </w:delText>
        </w:r>
      </w:del>
      <w:del w:id="37" w:author="Shannon Boettcher" w:date="2025-01-04T08:44:00Z" w16du:dateUtc="2025-01-04T16:44:00Z">
        <w:r w:rsidR="001E1F44" w:rsidDel="00AE44F0">
          <w:rPr>
            <w:sz w:val="22"/>
            <w:szCs w:val="22"/>
          </w:rPr>
          <w:delText xml:space="preserve">a </w:delText>
        </w:r>
        <w:r w:rsidR="00B57C30" w:rsidRPr="00B57C30" w:rsidDel="00AE44F0">
          <w:rPr>
            <w:sz w:val="22"/>
            <w:szCs w:val="22"/>
          </w:rPr>
          <w:delText xml:space="preserve">new </w:delText>
        </w:r>
        <w:r w:rsidR="001E1F44" w:rsidDel="00AE44F0">
          <w:rPr>
            <w:sz w:val="22"/>
            <w:szCs w:val="22"/>
          </w:rPr>
          <w:delText>era of grid stability</w:delText>
        </w:r>
      </w:del>
      <w:del w:id="38" w:author="Shannon Boettcher" w:date="2025-01-04T08:50:00Z" w16du:dateUtc="2025-01-04T16:50:00Z">
        <w:r w:rsidR="001E1F44" w:rsidDel="001F34DD">
          <w:rPr>
            <w:sz w:val="22"/>
            <w:szCs w:val="22"/>
          </w:rPr>
          <w:delText>,</w:delText>
        </w:r>
      </w:del>
      <w:ins w:id="39" w:author="Shannon Boettcher" w:date="2025-01-04T08:50:00Z" w16du:dateUtc="2025-01-04T16:50:00Z">
        <w:r w:rsidR="001F34DD">
          <w:rPr>
            <w:sz w:val="22"/>
            <w:szCs w:val="22"/>
          </w:rPr>
          <w:t xml:space="preserve">lower </w:t>
        </w:r>
      </w:ins>
      <w:del w:id="40" w:author="Shannon Boettcher" w:date="2025-01-04T08:50:00Z" w16du:dateUtc="2025-01-04T16:50:00Z">
        <w:r w:rsidR="001E1F44" w:rsidDel="001F34DD">
          <w:rPr>
            <w:sz w:val="22"/>
            <w:szCs w:val="22"/>
          </w:rPr>
          <w:delText xml:space="preserve"> </w:delText>
        </w:r>
      </w:del>
      <w:ins w:id="41" w:author="Shannon Boettcher" w:date="2025-01-04T08:44:00Z" w16du:dateUtc="2025-01-04T16:44:00Z">
        <w:r w:rsidR="00AE44F0">
          <w:rPr>
            <w:sz w:val="22"/>
            <w:szCs w:val="22"/>
          </w:rPr>
          <w:t xml:space="preserve">costs of electricity through </w:t>
        </w:r>
      </w:ins>
      <w:r w:rsidR="001E1F44">
        <w:rPr>
          <w:sz w:val="22"/>
          <w:szCs w:val="22"/>
        </w:rPr>
        <w:t xml:space="preserve">distributed energy </w:t>
      </w:r>
      <w:ins w:id="42" w:author="Shannon Boettcher" w:date="2025-01-04T09:05:00Z" w16du:dateUtc="2025-01-04T17:05:00Z">
        <w:r w:rsidR="00AB1636">
          <w:rPr>
            <w:sz w:val="22"/>
            <w:szCs w:val="22"/>
          </w:rPr>
          <w:t>r</w:t>
        </w:r>
      </w:ins>
      <w:del w:id="43" w:author="Shannon Boettcher" w:date="2025-01-04T09:05:00Z" w16du:dateUtc="2025-01-04T17:05:00Z">
        <w:r w:rsidR="001E1F44" w:rsidDel="00AB1636">
          <w:rPr>
            <w:sz w:val="22"/>
            <w:szCs w:val="22"/>
          </w:rPr>
          <w:delText>r</w:delText>
        </w:r>
      </w:del>
      <w:r w:rsidR="001E1F44">
        <w:rPr>
          <w:sz w:val="22"/>
          <w:szCs w:val="22"/>
        </w:rPr>
        <w:t>esources</w:t>
      </w:r>
      <w:r w:rsidR="00BF7DD4">
        <w:rPr>
          <w:sz w:val="22"/>
          <w:szCs w:val="22"/>
        </w:rPr>
        <w:t xml:space="preserve"> (DER)</w:t>
      </w:r>
      <w:ins w:id="44" w:author="Shannon Boettcher" w:date="2025-01-04T09:05:00Z" w16du:dateUtc="2025-01-04T17:05:00Z">
        <w:r w:rsidR="00AB1636">
          <w:rPr>
            <w:sz w:val="22"/>
            <w:szCs w:val="22"/>
          </w:rPr>
          <w:t xml:space="preserve"> that contribute to a</w:t>
        </w:r>
      </w:ins>
      <w:ins w:id="45" w:author="Shannon Boettcher" w:date="2025-01-04T08:50:00Z" w16du:dateUtc="2025-01-04T16:50:00Z">
        <w:r w:rsidR="001F34DD">
          <w:rPr>
            <w:sz w:val="22"/>
            <w:szCs w:val="22"/>
          </w:rPr>
          <w:t xml:space="preserve"> resilient and efficient electrical grid</w:t>
        </w:r>
      </w:ins>
      <w:ins w:id="46" w:author="Shannon Boettcher" w:date="2025-01-04T09:06:00Z" w16du:dateUtc="2025-01-04T17:06:00Z">
        <w:r w:rsidR="00471129">
          <w:rPr>
            <w:sz w:val="22"/>
            <w:szCs w:val="22"/>
          </w:rPr>
          <w:t xml:space="preserve">, while growing advanced </w:t>
        </w:r>
      </w:ins>
      <w:del w:id="47" w:author="Shannon Boettcher" w:date="2025-01-04T08:54:00Z" w16du:dateUtc="2025-01-04T16:54:00Z">
        <w:r w:rsidR="001E1F44" w:rsidDel="00BA7D32">
          <w:rPr>
            <w:sz w:val="22"/>
            <w:szCs w:val="22"/>
          </w:rPr>
          <w:delText>,</w:delText>
        </w:r>
      </w:del>
      <w:del w:id="48" w:author="Shannon Boettcher" w:date="2025-01-04T08:55:00Z" w16du:dateUtc="2025-01-04T16:55:00Z">
        <w:r w:rsidR="00B57C30" w:rsidRPr="00B57C30" w:rsidDel="00360886">
          <w:rPr>
            <w:sz w:val="22"/>
            <w:szCs w:val="22"/>
          </w:rPr>
          <w:delText xml:space="preserve"> </w:delText>
        </w:r>
      </w:del>
      <w:del w:id="49" w:author="Shannon Boettcher" w:date="2025-01-04T08:54:00Z" w16du:dateUtc="2025-01-04T16:54:00Z">
        <w:r w:rsidR="00B57C30" w:rsidRPr="00B57C30" w:rsidDel="00BA7D32">
          <w:rPr>
            <w:sz w:val="22"/>
            <w:szCs w:val="22"/>
          </w:rPr>
          <w:delText>and</w:delText>
        </w:r>
      </w:del>
      <w:del w:id="50" w:author="Shannon Boettcher" w:date="2025-01-04T08:44:00Z" w16du:dateUtc="2025-01-04T16:44:00Z">
        <w:r w:rsidR="00B57C30" w:rsidRPr="00B57C30" w:rsidDel="00AE44F0">
          <w:rPr>
            <w:sz w:val="22"/>
            <w:szCs w:val="22"/>
          </w:rPr>
          <w:delText xml:space="preserve"> </w:delText>
        </w:r>
      </w:del>
      <w:del w:id="51" w:author="Shannon Boettcher" w:date="2025-01-04T08:55:00Z" w16du:dateUtc="2025-01-04T16:55:00Z">
        <w:r w:rsidR="001E1F44" w:rsidDel="00360886">
          <w:rPr>
            <w:sz w:val="22"/>
            <w:szCs w:val="22"/>
          </w:rPr>
          <w:delText>low-cost energy for</w:delText>
        </w:r>
      </w:del>
      <w:del w:id="52" w:author="Shannon Boettcher" w:date="2025-01-04T09:06:00Z" w16du:dateUtc="2025-01-04T17:06:00Z">
        <w:r w:rsidR="001E1F44" w:rsidDel="00471129">
          <w:rPr>
            <w:sz w:val="22"/>
            <w:szCs w:val="22"/>
          </w:rPr>
          <w:delText xml:space="preserve"> </w:delText>
        </w:r>
      </w:del>
      <w:r w:rsidR="001E1F44">
        <w:rPr>
          <w:sz w:val="22"/>
          <w:szCs w:val="22"/>
        </w:rPr>
        <w:t>chemical</w:t>
      </w:r>
      <w:ins w:id="53" w:author="Shannon Boettcher" w:date="2025-01-04T09:06:00Z" w16du:dateUtc="2025-01-04T17:06:00Z">
        <w:r w:rsidR="00471129">
          <w:rPr>
            <w:sz w:val="22"/>
            <w:szCs w:val="22"/>
          </w:rPr>
          <w:t>, materials,</w:t>
        </w:r>
      </w:ins>
      <w:r w:rsidR="001E1F44">
        <w:rPr>
          <w:sz w:val="22"/>
          <w:szCs w:val="22"/>
        </w:rPr>
        <w:t xml:space="preserve"> and product </w:t>
      </w:r>
      <w:r w:rsidR="00B57C30" w:rsidRPr="00B57C30">
        <w:rPr>
          <w:sz w:val="22"/>
          <w:szCs w:val="22"/>
        </w:rPr>
        <w:t xml:space="preserve">manufacturing </w:t>
      </w:r>
      <w:del w:id="54" w:author="Shannon Boettcher" w:date="2025-01-04T09:06:00Z" w16du:dateUtc="2025-01-04T17:06:00Z">
        <w:r w:rsidR="00B57C30" w:rsidRPr="00B57C30" w:rsidDel="00471129">
          <w:rPr>
            <w:sz w:val="22"/>
            <w:szCs w:val="22"/>
          </w:rPr>
          <w:delText>solutions</w:delText>
        </w:r>
      </w:del>
      <w:ins w:id="55" w:author="Shannon Boettcher" w:date="2025-01-04T09:05:00Z" w16du:dateUtc="2025-01-04T17:05:00Z">
        <w:r w:rsidR="00AB1636">
          <w:rPr>
            <w:sz w:val="22"/>
            <w:szCs w:val="22"/>
          </w:rPr>
          <w:t>driven</w:t>
        </w:r>
      </w:ins>
      <w:del w:id="56" w:author="Shannon Boettcher" w:date="2025-01-04T09:05:00Z" w16du:dateUtc="2025-01-04T17:05:00Z">
        <w:r w:rsidR="00B57C30" w:rsidRPr="00B57C30" w:rsidDel="00AB1636">
          <w:rPr>
            <w:sz w:val="22"/>
            <w:szCs w:val="22"/>
          </w:rPr>
          <w:delText xml:space="preserve"> </w:delText>
        </w:r>
      </w:del>
      <w:del w:id="57" w:author="Shannon Boettcher" w:date="2025-01-04T08:55:00Z" w16du:dateUtc="2025-01-04T16:55:00Z">
        <w:r w:rsidR="00B57C30" w:rsidRPr="00B57C30" w:rsidDel="00BA7D32">
          <w:rPr>
            <w:sz w:val="22"/>
            <w:szCs w:val="22"/>
          </w:rPr>
          <w:delText>that leverage</w:delText>
        </w:r>
      </w:del>
      <w:ins w:id="58" w:author="Shannon Boettcher" w:date="2025-01-04T07:18:00Z" w16du:dateUtc="2025-01-04T15:18:00Z">
        <w:r w:rsidR="00F56584">
          <w:rPr>
            <w:sz w:val="22"/>
            <w:szCs w:val="22"/>
          </w:rPr>
          <w:t xml:space="preserve"> </w:t>
        </w:r>
      </w:ins>
      <w:del w:id="59" w:author="Shannon Boettcher" w:date="2025-01-04T07:18:00Z" w16du:dateUtc="2025-01-04T15:18:00Z">
        <w:r w:rsidR="00B57C30" w:rsidRPr="00B57C30" w:rsidDel="00F56584">
          <w:rPr>
            <w:sz w:val="22"/>
            <w:szCs w:val="22"/>
          </w:rPr>
          <w:delText xml:space="preserve"> </w:delText>
        </w:r>
      </w:del>
      <w:r w:rsidR="00B57C30" w:rsidRPr="00B57C30">
        <w:rPr>
          <w:sz w:val="22"/>
          <w:szCs w:val="22"/>
        </w:rPr>
        <w:t>abundant, low-cost, and renewable electricity</w:t>
      </w:r>
      <w:ins w:id="60" w:author="Shannon Boettcher" w:date="2025-01-04T09:06:00Z" w16du:dateUtc="2025-01-04T17:06:00Z">
        <w:r w:rsidR="004B3FFC">
          <w:rPr>
            <w:sz w:val="22"/>
            <w:szCs w:val="22"/>
          </w:rPr>
          <w:t>.</w:t>
        </w:r>
      </w:ins>
      <w:del w:id="61" w:author="Shannon Boettcher" w:date="2025-01-04T09:06:00Z" w16du:dateUtc="2025-01-04T17:06:00Z">
        <w:r w:rsidR="00B57C30" w:rsidRPr="00B57C30" w:rsidDel="004B3FFC">
          <w:rPr>
            <w:sz w:val="22"/>
            <w:szCs w:val="22"/>
          </w:rPr>
          <w:delText xml:space="preserve"> within the underfunded and underserved Central Valley region.</w:delText>
        </w:r>
      </w:del>
      <w:r w:rsidR="00B57C30" w:rsidRPr="00B57C30">
        <w:rPr>
          <w:sz w:val="22"/>
          <w:szCs w:val="22"/>
        </w:rPr>
        <w:t xml:space="preserve"> </w:t>
      </w:r>
    </w:p>
    <w:p w14:paraId="08D6D16C" w14:textId="62484397" w:rsidR="00771839" w:rsidRDefault="00B57C30" w:rsidP="009F25DE">
      <w:pPr>
        <w:pStyle w:val="NormalWeb"/>
        <w:spacing w:after="240" w:afterAutospacing="0"/>
        <w:jc w:val="both"/>
        <w:rPr>
          <w:sz w:val="22"/>
          <w:szCs w:val="22"/>
        </w:rPr>
      </w:pPr>
      <w:r w:rsidRPr="00B57C30">
        <w:rPr>
          <w:sz w:val="22"/>
          <w:szCs w:val="22"/>
        </w:rPr>
        <w:t>With Sacramento</w:t>
      </w:r>
      <w:r w:rsidR="001E1F44">
        <w:rPr>
          <w:sz w:val="22"/>
          <w:szCs w:val="22"/>
        </w:rPr>
        <w:t xml:space="preserve"> in the geographic heart of the Region</w:t>
      </w:r>
      <w:r w:rsidR="00E87108">
        <w:rPr>
          <w:sz w:val="22"/>
          <w:szCs w:val="22"/>
        </w:rPr>
        <w:t xml:space="preserve">, </w:t>
      </w:r>
      <w:r w:rsidR="00034DD3">
        <w:rPr>
          <w:sz w:val="22"/>
          <w:szCs w:val="22"/>
        </w:rPr>
        <w:t>EPIC</w:t>
      </w:r>
      <w:r w:rsidR="001E1F44">
        <w:rPr>
          <w:sz w:val="22"/>
          <w:szCs w:val="22"/>
        </w:rPr>
        <w:t xml:space="preserve"> serves as a central hub to </w:t>
      </w:r>
      <w:r w:rsidRPr="00B57C30">
        <w:rPr>
          <w:sz w:val="22"/>
          <w:szCs w:val="22"/>
        </w:rPr>
        <w:t xml:space="preserve">synthesize isolated projects and maximize opportunities for equitable participation in the future of </w:t>
      </w:r>
      <w:r w:rsidR="001E1F44">
        <w:rPr>
          <w:sz w:val="22"/>
          <w:szCs w:val="22"/>
        </w:rPr>
        <w:t>advanced manufacturing, transportation, and</w:t>
      </w:r>
      <w:r w:rsidRPr="00B57C30">
        <w:rPr>
          <w:sz w:val="22"/>
          <w:szCs w:val="22"/>
        </w:rPr>
        <w:t xml:space="preserve"> energ</w:t>
      </w:r>
      <w:r w:rsidR="001E1F44">
        <w:rPr>
          <w:sz w:val="22"/>
          <w:szCs w:val="22"/>
        </w:rPr>
        <w:t>y</w:t>
      </w:r>
      <w:r w:rsidRPr="00B57C30">
        <w:rPr>
          <w:sz w:val="22"/>
          <w:szCs w:val="22"/>
        </w:rPr>
        <w:t>.</w:t>
      </w:r>
      <w:r w:rsidR="007F012F">
        <w:rPr>
          <w:sz w:val="22"/>
          <w:szCs w:val="22"/>
        </w:rPr>
        <w:t xml:space="preserve"> </w:t>
      </w:r>
      <w:r w:rsidR="00CA745A">
        <w:rPr>
          <w:sz w:val="22"/>
          <w:szCs w:val="22"/>
        </w:rPr>
        <w:t>T</w:t>
      </w:r>
      <w:r w:rsidR="00771839" w:rsidRPr="00771839">
        <w:rPr>
          <w:sz w:val="22"/>
          <w:szCs w:val="22"/>
        </w:rPr>
        <w:t xml:space="preserve">he Engine will foster and support </w:t>
      </w:r>
      <w:ins w:id="62" w:author="Shannon Boettcher" w:date="2025-01-04T07:19:00Z" w16du:dateUtc="2025-01-04T15:19:00Z">
        <w:r w:rsidR="00006D86">
          <w:rPr>
            <w:sz w:val="22"/>
            <w:szCs w:val="22"/>
          </w:rPr>
          <w:t xml:space="preserve">both </w:t>
        </w:r>
      </w:ins>
      <w:proofErr w:type="gramStart"/>
      <w:r w:rsidR="00771839" w:rsidRPr="00771839">
        <w:rPr>
          <w:sz w:val="22"/>
          <w:szCs w:val="22"/>
        </w:rPr>
        <w:t>early-stage</w:t>
      </w:r>
      <w:proofErr w:type="gramEnd"/>
      <w:r w:rsidR="00771839" w:rsidRPr="00771839">
        <w:rPr>
          <w:sz w:val="22"/>
          <w:szCs w:val="22"/>
        </w:rPr>
        <w:t xml:space="preserve"> </w:t>
      </w:r>
      <w:commentRangeStart w:id="63"/>
      <w:del w:id="64" w:author="Shannon Boettcher" w:date="2025-01-04T07:19:00Z" w16du:dateUtc="2025-01-04T15:19:00Z">
        <w:r w:rsidR="00771839" w:rsidRPr="00771839" w:rsidDel="00006D86">
          <w:rPr>
            <w:sz w:val="22"/>
            <w:szCs w:val="22"/>
          </w:rPr>
          <w:delText xml:space="preserve">clean </w:delText>
        </w:r>
      </w:del>
      <w:r w:rsidR="00771839" w:rsidRPr="00771839">
        <w:rPr>
          <w:sz w:val="22"/>
          <w:szCs w:val="22"/>
        </w:rPr>
        <w:t xml:space="preserve">energy </w:t>
      </w:r>
      <w:ins w:id="65" w:author="Shannon Boettcher" w:date="2025-01-04T07:19:00Z" w16du:dateUtc="2025-01-04T15:19:00Z">
        <w:r w:rsidR="00006D86">
          <w:rPr>
            <w:sz w:val="22"/>
            <w:szCs w:val="22"/>
          </w:rPr>
          <w:t xml:space="preserve">storage and conversion, </w:t>
        </w:r>
      </w:ins>
      <w:del w:id="66" w:author="Shannon Boettcher" w:date="2025-01-04T07:19:00Z" w16du:dateUtc="2025-01-04T15:19:00Z">
        <w:r w:rsidR="00771839" w:rsidRPr="00771839" w:rsidDel="00006D86">
          <w:rPr>
            <w:sz w:val="22"/>
            <w:szCs w:val="22"/>
          </w:rPr>
          <w:delText xml:space="preserve">and </w:delText>
        </w:r>
      </w:del>
      <w:r w:rsidR="00771839" w:rsidRPr="00771839">
        <w:rPr>
          <w:sz w:val="22"/>
          <w:szCs w:val="22"/>
        </w:rPr>
        <w:t>transportation</w:t>
      </w:r>
      <w:ins w:id="67" w:author="Shannon Boettcher" w:date="2025-01-04T07:19:00Z" w16du:dateUtc="2025-01-04T15:19:00Z">
        <w:r w:rsidR="00006D86">
          <w:rPr>
            <w:sz w:val="22"/>
            <w:szCs w:val="22"/>
          </w:rPr>
          <w:t>, and chemical and materials manufacturing</w:t>
        </w:r>
      </w:ins>
      <w:r w:rsidR="00771839" w:rsidRPr="00771839">
        <w:rPr>
          <w:sz w:val="22"/>
          <w:szCs w:val="22"/>
        </w:rPr>
        <w:t xml:space="preserve"> companies </w:t>
      </w:r>
      <w:commentRangeEnd w:id="63"/>
      <w:r w:rsidR="00E87108">
        <w:rPr>
          <w:rStyle w:val="CommentReference"/>
          <w:rFonts w:ascii="Calibri" w:eastAsia="Calibri" w:hAnsi="Calibri" w:cs="Calibri"/>
        </w:rPr>
        <w:commentReference w:id="63"/>
      </w:r>
      <w:r w:rsidR="00771839" w:rsidRPr="00771839">
        <w:rPr>
          <w:sz w:val="22"/>
          <w:szCs w:val="22"/>
        </w:rPr>
        <w:t xml:space="preserve">and </w:t>
      </w:r>
      <w:ins w:id="68" w:author="Shannon Boettcher" w:date="2025-01-04T07:19:00Z" w16du:dateUtc="2025-01-04T15:19:00Z">
        <w:r w:rsidR="00006D86">
          <w:rPr>
            <w:sz w:val="22"/>
            <w:szCs w:val="22"/>
          </w:rPr>
          <w:t>partner with established industries</w:t>
        </w:r>
      </w:ins>
      <w:ins w:id="69" w:author="Shannon Boettcher" w:date="2025-01-04T07:35:00Z" w16du:dateUtc="2025-01-04T15:35:00Z">
        <w:r w:rsidR="00970EE6">
          <w:rPr>
            <w:sz w:val="22"/>
            <w:szCs w:val="22"/>
          </w:rPr>
          <w:t>, including regional</w:t>
        </w:r>
      </w:ins>
      <w:ins w:id="70" w:author="Shannon Boettcher" w:date="2025-01-04T07:19:00Z" w16du:dateUtc="2025-01-04T15:19:00Z">
        <w:r w:rsidR="00006D86">
          <w:rPr>
            <w:sz w:val="22"/>
            <w:szCs w:val="22"/>
          </w:rPr>
          <w:t xml:space="preserve"> oil</w:t>
        </w:r>
      </w:ins>
      <w:ins w:id="71" w:author="Shannon Boettcher" w:date="2025-01-04T07:35:00Z" w16du:dateUtc="2025-01-04T15:35:00Z">
        <w:r w:rsidR="00970EE6">
          <w:rPr>
            <w:sz w:val="22"/>
            <w:szCs w:val="22"/>
          </w:rPr>
          <w:t xml:space="preserve">, </w:t>
        </w:r>
      </w:ins>
      <w:ins w:id="72" w:author="Shannon Boettcher" w:date="2025-01-04T07:20:00Z" w16du:dateUtc="2025-01-04T15:20:00Z">
        <w:r w:rsidR="00006D86">
          <w:rPr>
            <w:sz w:val="22"/>
            <w:szCs w:val="22"/>
          </w:rPr>
          <w:t>gas</w:t>
        </w:r>
      </w:ins>
      <w:ins w:id="73" w:author="Shannon Boettcher" w:date="2025-01-04T07:35:00Z" w16du:dateUtc="2025-01-04T15:35:00Z">
        <w:r w:rsidR="00970EE6">
          <w:rPr>
            <w:sz w:val="22"/>
            <w:szCs w:val="22"/>
          </w:rPr>
          <w:t xml:space="preserve">, and </w:t>
        </w:r>
      </w:ins>
      <w:ins w:id="74" w:author="Shannon Boettcher" w:date="2025-01-04T07:20:00Z" w16du:dateUtc="2025-01-04T15:20:00Z">
        <w:r w:rsidR="00006D86">
          <w:rPr>
            <w:sz w:val="22"/>
            <w:szCs w:val="22"/>
          </w:rPr>
          <w:t>petrochemical</w:t>
        </w:r>
      </w:ins>
      <w:ins w:id="75" w:author="Shannon Boettcher" w:date="2025-01-04T07:35:00Z" w16du:dateUtc="2025-01-04T15:35:00Z">
        <w:r w:rsidR="007359C2">
          <w:rPr>
            <w:sz w:val="22"/>
            <w:szCs w:val="22"/>
          </w:rPr>
          <w:t xml:space="preserve"> leaders aiming to leverage new electrochemical technologies to improve, augment, </w:t>
        </w:r>
      </w:ins>
      <w:ins w:id="76" w:author="Shannon Boettcher" w:date="2025-01-04T07:36:00Z" w16du:dateUtc="2025-01-04T15:36:00Z">
        <w:r w:rsidR="007359C2">
          <w:rPr>
            <w:sz w:val="22"/>
            <w:szCs w:val="22"/>
          </w:rPr>
          <w:t>or replace legacy processes</w:t>
        </w:r>
        <w:r w:rsidR="00770BAB">
          <w:rPr>
            <w:sz w:val="22"/>
            <w:szCs w:val="22"/>
          </w:rPr>
          <w:t xml:space="preserve"> and drive world competitiveness. The Engine</w:t>
        </w:r>
      </w:ins>
      <w:ins w:id="77" w:author="Shannon Boettcher" w:date="2025-01-04T07:20:00Z" w16du:dateUtc="2025-01-04T15:20:00Z">
        <w:r w:rsidR="00006D86">
          <w:rPr>
            <w:sz w:val="22"/>
            <w:szCs w:val="22"/>
          </w:rPr>
          <w:t xml:space="preserve"> </w:t>
        </w:r>
      </w:ins>
      <w:r w:rsidR="00771839" w:rsidRPr="00771839">
        <w:rPr>
          <w:sz w:val="22"/>
          <w:szCs w:val="22"/>
        </w:rPr>
        <w:t>provide</w:t>
      </w:r>
      <w:ins w:id="78" w:author="Shannon Boettcher" w:date="2025-01-04T07:36:00Z" w16du:dateUtc="2025-01-04T15:36:00Z">
        <w:r w:rsidR="00770BAB">
          <w:rPr>
            <w:sz w:val="22"/>
            <w:szCs w:val="22"/>
          </w:rPr>
          <w:t>s</w:t>
        </w:r>
      </w:ins>
      <w:r w:rsidR="00771839" w:rsidRPr="00771839">
        <w:rPr>
          <w:sz w:val="22"/>
          <w:szCs w:val="22"/>
        </w:rPr>
        <w:t xml:space="preserve"> the community, researchers, innovators, and industry incumbents </w:t>
      </w:r>
      <w:del w:id="79" w:author="Shannon Boettcher" w:date="2025-01-04T07:36:00Z" w16du:dateUtc="2025-01-04T15:36:00Z">
        <w:r w:rsidR="00771839" w:rsidRPr="00771839" w:rsidDel="00770BAB">
          <w:rPr>
            <w:sz w:val="22"/>
            <w:szCs w:val="22"/>
          </w:rPr>
          <w:delText xml:space="preserve">with </w:delText>
        </w:r>
      </w:del>
      <w:r w:rsidR="00771839" w:rsidRPr="00771839">
        <w:rPr>
          <w:sz w:val="22"/>
          <w:szCs w:val="22"/>
        </w:rPr>
        <w:t xml:space="preserve">access to resources and physical facilities to build new knowledge, products, and services related to smart and shared energy sources, fueling and charging infrastructure, </w:t>
      </w:r>
      <w:ins w:id="80" w:author="Shannon Boettcher" w:date="2025-01-04T07:36:00Z" w16du:dateUtc="2025-01-04T15:36:00Z">
        <w:r w:rsidR="004D3DE9">
          <w:rPr>
            <w:sz w:val="22"/>
            <w:szCs w:val="22"/>
          </w:rPr>
          <w:t xml:space="preserve">advanced </w:t>
        </w:r>
      </w:ins>
      <w:ins w:id="81" w:author="Shannon Boettcher" w:date="2025-01-04T07:37:00Z" w16du:dateUtc="2025-01-04T15:37:00Z">
        <w:r w:rsidR="004D3DE9">
          <w:rPr>
            <w:sz w:val="22"/>
            <w:szCs w:val="22"/>
          </w:rPr>
          <w:t>electrochemical</w:t>
        </w:r>
      </w:ins>
      <w:ins w:id="82" w:author="Shannon Boettcher" w:date="2025-01-04T07:36:00Z" w16du:dateUtc="2025-01-04T15:36:00Z">
        <w:r w:rsidR="004D3DE9">
          <w:rPr>
            <w:sz w:val="22"/>
            <w:szCs w:val="22"/>
          </w:rPr>
          <w:t xml:space="preserve"> </w:t>
        </w:r>
      </w:ins>
      <w:r w:rsidR="00771839" w:rsidRPr="00771839">
        <w:rPr>
          <w:sz w:val="22"/>
          <w:szCs w:val="22"/>
        </w:rPr>
        <w:t>manufacturing and chemical production</w:t>
      </w:r>
      <w:del w:id="83" w:author="Shannon Boettcher" w:date="2025-01-04T07:37:00Z" w16du:dateUtc="2025-01-04T15:37:00Z">
        <w:r w:rsidR="00771839" w:rsidRPr="00771839" w:rsidDel="004D3DE9">
          <w:rPr>
            <w:sz w:val="22"/>
            <w:szCs w:val="22"/>
          </w:rPr>
          <w:delText xml:space="preserve"> with reduced carbon intensity</w:delText>
        </w:r>
      </w:del>
      <w:r w:rsidR="00771839" w:rsidRPr="00771839">
        <w:rPr>
          <w:sz w:val="22"/>
          <w:szCs w:val="22"/>
        </w:rPr>
        <w:t xml:space="preserve">, and automated, connected, and zero-emission vehicles (ACZEV). </w:t>
      </w:r>
    </w:p>
    <w:p w14:paraId="317176A0" w14:textId="06E48399" w:rsidR="00FC4279" w:rsidRPr="00FC4279" w:rsidRDefault="00FC4279" w:rsidP="00FC4279">
      <w:pPr>
        <w:pStyle w:val="NormalWeb"/>
        <w:spacing w:before="0" w:beforeAutospacing="0" w:after="0" w:afterAutospacing="0"/>
        <w:jc w:val="center"/>
        <w:rPr>
          <w:b/>
          <w:bCs/>
          <w:sz w:val="22"/>
          <w:szCs w:val="22"/>
        </w:rPr>
      </w:pPr>
      <w:r w:rsidRPr="00FC4279">
        <w:rPr>
          <w:b/>
          <w:bCs/>
          <w:sz w:val="22"/>
          <w:szCs w:val="22"/>
        </w:rPr>
        <w:t>Figure 1: Ecosystem for electrochemical technology development, education, and job creation from early stages to full-scale development</w:t>
      </w:r>
    </w:p>
    <w:p w14:paraId="25BF01B4" w14:textId="2168DB94" w:rsidR="001A16C2" w:rsidRDefault="00FC4279" w:rsidP="00C52EDA">
      <w:pPr>
        <w:pStyle w:val="NormalWeb"/>
        <w:spacing w:before="0" w:beforeAutospacing="0" w:after="0" w:afterAutospacing="0"/>
        <w:jc w:val="center"/>
        <w:rPr>
          <w:sz w:val="22"/>
          <w:szCs w:val="22"/>
        </w:rPr>
      </w:pPr>
      <w:del w:id="84" w:author="Shannon Boettcher" w:date="2025-01-04T09:33:00Z" w16du:dateUtc="2025-01-04T17:33:00Z">
        <w:r w:rsidRPr="00CA16D1" w:rsidDel="009A6B7A">
          <w:rPr>
            <w:noProof/>
          </w:rPr>
          <w:lastRenderedPageBreak/>
          <w:drawing>
            <wp:inline distT="0" distB="0" distL="0" distR="0" wp14:anchorId="31AAF024" wp14:editId="0C7CDADB">
              <wp:extent cx="5565913" cy="3299152"/>
              <wp:effectExtent l="0" t="0" r="0" b="3175"/>
              <wp:docPr id="146794299" name="Picture 146794299" descr="A diagram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299" name="Picture 146794299" descr="A diagram of a factor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2247" cy="3409600"/>
                      </a:xfrm>
                      <a:prstGeom prst="rect">
                        <a:avLst/>
                      </a:prstGeom>
                    </pic:spPr>
                  </pic:pic>
                </a:graphicData>
              </a:graphic>
            </wp:inline>
          </w:drawing>
        </w:r>
      </w:del>
      <w:ins w:id="85" w:author="Shannon Boettcher" w:date="2025-01-04T09:33:00Z" w16du:dateUtc="2025-01-04T17:33:00Z">
        <w:r w:rsidR="009A6B7A" w:rsidRPr="009A6B7A">
          <w:rPr>
            <w:noProof/>
          </w:rPr>
          <w:t xml:space="preserve"> </w:t>
        </w:r>
      </w:ins>
      <w:commentRangeStart w:id="86"/>
      <w:ins w:id="87" w:author="Shannon Boettcher" w:date="2025-01-04T09:55:00Z" w16du:dateUtc="2025-01-04T17:55:00Z">
        <w:r w:rsidR="00063C41" w:rsidRPr="00063C41">
          <w:rPr>
            <w:noProof/>
          </w:rPr>
          <w:drawing>
            <wp:inline distT="0" distB="0" distL="0" distR="0" wp14:anchorId="4EBC8F7C" wp14:editId="67F016C9">
              <wp:extent cx="5943600" cy="3545840"/>
              <wp:effectExtent l="0" t="0" r="0" b="0"/>
              <wp:docPr id="2049090657" name="Picture 1" descr="A diagram of a process of manufactu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90657" name="Picture 1" descr="A diagram of a process of manufacturing&#10;&#10;Description automatically generated"/>
                      <pic:cNvPicPr/>
                    </pic:nvPicPr>
                    <pic:blipFill>
                      <a:blip r:embed="rId13"/>
                      <a:stretch>
                        <a:fillRect/>
                      </a:stretch>
                    </pic:blipFill>
                    <pic:spPr>
                      <a:xfrm>
                        <a:off x="0" y="0"/>
                        <a:ext cx="5943600" cy="3545840"/>
                      </a:xfrm>
                      <a:prstGeom prst="rect">
                        <a:avLst/>
                      </a:prstGeom>
                    </pic:spPr>
                  </pic:pic>
                </a:graphicData>
              </a:graphic>
            </wp:inline>
          </w:drawing>
        </w:r>
      </w:ins>
      <w:commentRangeEnd w:id="86"/>
      <w:ins w:id="88" w:author="Shannon Boettcher" w:date="2025-01-05T11:22:00Z" w16du:dateUtc="2025-01-05T19:22:00Z">
        <w:r w:rsidR="000D5C38">
          <w:rPr>
            <w:rStyle w:val="CommentReference"/>
            <w:rFonts w:ascii="Calibri" w:eastAsia="Calibri" w:hAnsi="Calibri" w:cs="Calibri"/>
          </w:rPr>
          <w:commentReference w:id="86"/>
        </w:r>
      </w:ins>
    </w:p>
    <w:p w14:paraId="401C688A" w14:textId="78D05465" w:rsidR="003D25C7" w:rsidRDefault="001A16C2" w:rsidP="00AE7883">
      <w:pPr>
        <w:pStyle w:val="NormalWeb"/>
        <w:spacing w:after="240"/>
        <w:jc w:val="both"/>
        <w:rPr>
          <w:sz w:val="22"/>
          <w:szCs w:val="22"/>
        </w:rPr>
      </w:pPr>
      <w:commentRangeStart w:id="89"/>
      <w:commentRangeStart w:id="90"/>
      <w:r w:rsidRPr="00C43D5B">
        <w:rPr>
          <w:b/>
          <w:bCs/>
          <w:sz w:val="22"/>
          <w:szCs w:val="22"/>
          <w:highlight w:val="red"/>
          <w:u w:val="single"/>
        </w:rPr>
        <w:t>P</w:t>
      </w:r>
      <w:commentRangeEnd w:id="89"/>
      <w:r w:rsidR="00737335">
        <w:rPr>
          <w:rStyle w:val="CommentReference"/>
          <w:rFonts w:ascii="Calibri" w:eastAsia="Calibri" w:hAnsi="Calibri" w:cs="Calibri"/>
        </w:rPr>
        <w:commentReference w:id="89"/>
      </w:r>
      <w:commentRangeEnd w:id="90"/>
      <w:r w:rsidR="00F97E36">
        <w:rPr>
          <w:rStyle w:val="CommentReference"/>
          <w:rFonts w:ascii="Calibri" w:eastAsia="Calibri" w:hAnsi="Calibri" w:cs="Calibri"/>
        </w:rPr>
        <w:commentReference w:id="90"/>
      </w:r>
      <w:r w:rsidRPr="00C43D5B">
        <w:rPr>
          <w:b/>
          <w:bCs/>
          <w:sz w:val="22"/>
          <w:szCs w:val="22"/>
          <w:highlight w:val="red"/>
          <w:u w:val="single"/>
        </w:rPr>
        <w:t>roposed Geographical</w:t>
      </w:r>
      <w:r w:rsidRPr="001A16C2">
        <w:rPr>
          <w:b/>
          <w:bCs/>
          <w:sz w:val="22"/>
          <w:szCs w:val="22"/>
          <w:u w:val="single"/>
        </w:rPr>
        <w:t xml:space="preserve"> </w:t>
      </w:r>
      <w:r w:rsidRPr="00C43D5B">
        <w:rPr>
          <w:b/>
          <w:bCs/>
          <w:sz w:val="22"/>
          <w:szCs w:val="22"/>
          <w:highlight w:val="darkCyan"/>
          <w:u w:val="single"/>
        </w:rPr>
        <w:t>Region of Service</w:t>
      </w:r>
      <w:r w:rsidRPr="001A16C2">
        <w:rPr>
          <w:b/>
          <w:bCs/>
          <w:sz w:val="22"/>
          <w:szCs w:val="22"/>
          <w:u w:val="single"/>
        </w:rPr>
        <w:t>:</w:t>
      </w:r>
      <w:r w:rsidRPr="001A16C2">
        <w:rPr>
          <w:sz w:val="22"/>
          <w:szCs w:val="22"/>
        </w:rPr>
        <w:t xml:space="preserve"> The Engine</w:t>
      </w:r>
      <w:r w:rsidR="00D7154D">
        <w:rPr>
          <w:sz w:val="22"/>
          <w:szCs w:val="22"/>
        </w:rPr>
        <w:t>—</w:t>
      </w:r>
      <w:del w:id="91" w:author="Shannon Boettcher" w:date="2025-01-04T08:03:00Z" w16du:dateUtc="2025-01-04T16:03:00Z">
        <w:r w:rsidR="00D7154D" w:rsidDel="00843B4E">
          <w:rPr>
            <w:sz w:val="22"/>
            <w:szCs w:val="22"/>
          </w:rPr>
          <w:delText>grounded in</w:delText>
        </w:r>
      </w:del>
      <w:ins w:id="92" w:author="Shannon Boettcher" w:date="2025-01-04T08:03:00Z" w16du:dateUtc="2025-01-04T16:03:00Z">
        <w:r w:rsidR="00843B4E">
          <w:rPr>
            <w:sz w:val="22"/>
            <w:szCs w:val="22"/>
          </w:rPr>
          <w:t>centered in</w:t>
        </w:r>
      </w:ins>
      <w:r w:rsidR="00D7154D">
        <w:rPr>
          <w:sz w:val="22"/>
          <w:szCs w:val="22"/>
        </w:rPr>
        <w:t xml:space="preserve"> Sacramento—</w:t>
      </w:r>
      <w:r w:rsidRPr="001A16C2">
        <w:rPr>
          <w:sz w:val="22"/>
          <w:szCs w:val="22"/>
        </w:rPr>
        <w:t xml:space="preserve">is focused </w:t>
      </w:r>
      <w:proofErr w:type="gramStart"/>
      <w:r w:rsidRPr="001A16C2">
        <w:rPr>
          <w:sz w:val="22"/>
          <w:szCs w:val="22"/>
        </w:rPr>
        <w:t>in</w:t>
      </w:r>
      <w:proofErr w:type="gramEnd"/>
      <w:r w:rsidRPr="001A16C2">
        <w:rPr>
          <w:sz w:val="22"/>
          <w:szCs w:val="22"/>
        </w:rPr>
        <w:t xml:space="preserve"> California’s Central Valley, a region characterized by agricultural output, diverse population, and a history of economic underinvestment. It includes key cities such as Bakersfield, Fresno, and Sacramento, which are strategic hubs for innovation and development. The Central Valley faces economic and environmental challenges, including reliance on the </w:t>
      </w:r>
      <w:ins w:id="93" w:author="Shannon Boettcher" w:date="2025-01-04T08:03:00Z" w16du:dateUtc="2025-01-04T16:03:00Z">
        <w:r w:rsidR="00843B4E">
          <w:rPr>
            <w:sz w:val="22"/>
            <w:szCs w:val="22"/>
          </w:rPr>
          <w:t xml:space="preserve">traditional </w:t>
        </w:r>
      </w:ins>
      <w:r w:rsidRPr="001A16C2">
        <w:rPr>
          <w:sz w:val="22"/>
          <w:szCs w:val="22"/>
        </w:rPr>
        <w:t xml:space="preserve">O&amp;G industry and poor air quality. </w:t>
      </w:r>
    </w:p>
    <w:p w14:paraId="588081A1" w14:textId="3A00A345" w:rsidR="001A16C2" w:rsidRDefault="00D96566" w:rsidP="00AE7883">
      <w:pPr>
        <w:pStyle w:val="NormalWeb"/>
        <w:spacing w:after="240"/>
        <w:jc w:val="both"/>
        <w:rPr>
          <w:sz w:val="22"/>
          <w:szCs w:val="22"/>
        </w:rPr>
      </w:pPr>
      <w:r>
        <w:rPr>
          <w:sz w:val="22"/>
          <w:szCs w:val="22"/>
        </w:rPr>
        <w:lastRenderedPageBreak/>
        <w:t>[</w:t>
      </w:r>
      <w:commentRangeStart w:id="94"/>
      <w:commentRangeStart w:id="95"/>
      <w:commentRangeStart w:id="96"/>
      <w:r>
        <w:rPr>
          <w:sz w:val="22"/>
          <w:szCs w:val="22"/>
        </w:rPr>
        <w:t>SHOULD WE ADD IN A MAP HERE SHOWING THE GEOGRAPHY AND WHERE THE KEY PARTNERS ARE?]</w:t>
      </w:r>
      <w:commentRangeEnd w:id="94"/>
      <w:r>
        <w:rPr>
          <w:rStyle w:val="CommentReference"/>
          <w:rFonts w:ascii="Calibri" w:eastAsia="Calibri" w:hAnsi="Calibri" w:cs="Calibri"/>
        </w:rPr>
        <w:commentReference w:id="94"/>
      </w:r>
      <w:commentRangeEnd w:id="95"/>
      <w:r w:rsidR="00261312">
        <w:rPr>
          <w:rStyle w:val="CommentReference"/>
          <w:rFonts w:ascii="Calibri" w:eastAsia="Calibri" w:hAnsi="Calibri" w:cs="Calibri"/>
        </w:rPr>
        <w:commentReference w:id="95"/>
      </w:r>
      <w:commentRangeEnd w:id="96"/>
      <w:r w:rsidR="00F97E36">
        <w:rPr>
          <w:rStyle w:val="CommentReference"/>
          <w:rFonts w:ascii="Calibri" w:eastAsia="Calibri" w:hAnsi="Calibri" w:cs="Calibri"/>
        </w:rPr>
        <w:commentReference w:id="96"/>
      </w:r>
      <w:r w:rsidR="00591F5B">
        <w:rPr>
          <w:sz w:val="22"/>
          <w:szCs w:val="22"/>
        </w:rPr>
        <w:t xml:space="preserve"> </w:t>
      </w:r>
      <w:r w:rsidR="00591F5B" w:rsidRPr="003D25C7">
        <w:rPr>
          <w:sz w:val="22"/>
          <w:szCs w:val="22"/>
          <w:highlight w:val="yellow"/>
        </w:rPr>
        <w:t>[</w:t>
      </w:r>
      <w:r w:rsidR="00F749CB" w:rsidRPr="006F176D">
        <w:rPr>
          <w:sz w:val="22"/>
          <w:szCs w:val="22"/>
          <w:highlight w:val="cyan"/>
        </w:rPr>
        <w:t>UPDATED MAP TO BE ADDED – current map is a placeholder</w:t>
      </w:r>
      <w:r w:rsidR="00591F5B" w:rsidRPr="003D25C7">
        <w:rPr>
          <w:sz w:val="22"/>
          <w:szCs w:val="22"/>
          <w:highlight w:val="yellow"/>
        </w:rPr>
        <w:t>]</w:t>
      </w:r>
    </w:p>
    <w:p w14:paraId="3F82E9C8" w14:textId="7EA32759" w:rsidR="00591F5B" w:rsidRDefault="00F749CB" w:rsidP="00AE7883">
      <w:pPr>
        <w:pStyle w:val="NormalWeb"/>
        <w:spacing w:after="240"/>
        <w:jc w:val="both"/>
        <w:rPr>
          <w:sz w:val="22"/>
          <w:szCs w:val="22"/>
        </w:rPr>
      </w:pPr>
      <w:commentRangeStart w:id="97"/>
      <w:r>
        <w:rPr>
          <w:noProof/>
          <w:sz w:val="22"/>
          <w:szCs w:val="22"/>
          <w14:ligatures w14:val="standardContextual"/>
        </w:rPr>
        <w:drawing>
          <wp:inline distT="0" distB="0" distL="0" distR="0" wp14:anchorId="231F02BC" wp14:editId="061C3633">
            <wp:extent cx="5901267" cy="3699854"/>
            <wp:effectExtent l="0" t="0" r="4445" b="0"/>
            <wp:docPr id="443712642" name="Picture 1" descr="A map of the central valley clean mobility innovation corrid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12642" name="Picture 1" descr="A map of the central valley clean mobility innovation corrid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01267" cy="3699854"/>
                    </a:xfrm>
                    <a:prstGeom prst="rect">
                      <a:avLst/>
                    </a:prstGeom>
                  </pic:spPr>
                </pic:pic>
              </a:graphicData>
            </a:graphic>
          </wp:inline>
        </w:drawing>
      </w:r>
      <w:commentRangeEnd w:id="97"/>
      <w:r w:rsidR="00225C03">
        <w:rPr>
          <w:rStyle w:val="CommentReference"/>
          <w:rFonts w:ascii="Calibri" w:eastAsia="Calibri" w:hAnsi="Calibri" w:cs="Calibri"/>
        </w:rPr>
        <w:commentReference w:id="97"/>
      </w:r>
    </w:p>
    <w:p w14:paraId="5D0393E1" w14:textId="4835486F" w:rsidR="001A16C2" w:rsidDel="00FA4D10" w:rsidRDefault="001A16C2" w:rsidP="001A16C2">
      <w:pPr>
        <w:pStyle w:val="NormalWeb"/>
        <w:spacing w:after="240"/>
        <w:jc w:val="both"/>
        <w:rPr>
          <w:del w:id="98" w:author="Shannon Boettcher" w:date="2025-01-04T08:08:00Z" w16du:dateUtc="2025-01-04T16:08:00Z"/>
          <w:sz w:val="22"/>
          <w:szCs w:val="22"/>
        </w:rPr>
      </w:pPr>
      <w:r w:rsidRPr="00E33A90">
        <w:rPr>
          <w:sz w:val="22"/>
          <w:szCs w:val="22"/>
        </w:rPr>
        <w:t xml:space="preserve">The State of California is often seen as a monolith and perceived as an incredibly wealthy, innovative, and productive part of the United States. Although it is true that California is a global driver of innovation and </w:t>
      </w:r>
      <w:del w:id="99" w:author="Shannon Boettcher" w:date="2025-01-04T08:05:00Z" w16du:dateUtc="2025-01-04T16:05:00Z">
        <w:r w:rsidRPr="00E33A90" w:rsidDel="001917CD">
          <w:rPr>
            <w:sz w:val="22"/>
            <w:szCs w:val="22"/>
          </w:rPr>
          <w:delText xml:space="preserve">even </w:delText>
        </w:r>
      </w:del>
      <w:r w:rsidRPr="00E33A90">
        <w:rPr>
          <w:sz w:val="22"/>
          <w:szCs w:val="22"/>
        </w:rPr>
        <w:t xml:space="preserve">the world economy, when broken down into its regional components, extreme inequalities </w:t>
      </w:r>
      <w:del w:id="100" w:author="Shannon Boettcher" w:date="2025-01-04T08:05:00Z" w16du:dateUtc="2025-01-04T16:05:00Z">
        <w:r w:rsidRPr="00E33A90" w:rsidDel="001917CD">
          <w:rPr>
            <w:sz w:val="22"/>
            <w:szCs w:val="22"/>
          </w:rPr>
          <w:delText xml:space="preserve">can be </w:delText>
        </w:r>
      </w:del>
      <w:ins w:id="101" w:author="Shannon Boettcher" w:date="2025-01-04T08:05:00Z" w16du:dateUtc="2025-01-04T16:05:00Z">
        <w:r w:rsidR="001917CD">
          <w:rPr>
            <w:sz w:val="22"/>
            <w:szCs w:val="22"/>
          </w:rPr>
          <w:t xml:space="preserve">are </w:t>
        </w:r>
      </w:ins>
      <w:r w:rsidRPr="00E33A90">
        <w:rPr>
          <w:sz w:val="22"/>
          <w:szCs w:val="22"/>
        </w:rPr>
        <w:t>found. For example, if California were to be broken into six different states, the Central Valley would be the poorest state in America</w:t>
      </w:r>
      <w:r w:rsidR="003D25C7">
        <w:rPr>
          <w:sz w:val="22"/>
          <w:szCs w:val="22"/>
        </w:rPr>
        <w:t>,</w:t>
      </w:r>
      <w:r w:rsidRPr="00E33A90">
        <w:rPr>
          <w:sz w:val="22"/>
          <w:szCs w:val="22"/>
        </w:rPr>
        <w:t xml:space="preserve"> ranking below Mississippi.</w:t>
      </w:r>
      <w:r w:rsidRPr="00E33A90">
        <w:rPr>
          <w:sz w:val="22"/>
          <w:szCs w:val="22"/>
          <w:highlight w:val="yellow"/>
          <w:vertAlign w:val="superscript"/>
        </w:rPr>
        <w:t>5</w:t>
      </w:r>
      <w:r w:rsidRPr="00E33A90">
        <w:rPr>
          <w:sz w:val="22"/>
          <w:szCs w:val="22"/>
        </w:rPr>
        <w:t xml:space="preserve"> Meanwhile, Los Angeles would rank as the 16th largest economy in the world</w:t>
      </w:r>
      <w:commentRangeStart w:id="102"/>
      <w:commentRangeStart w:id="103"/>
      <w:r w:rsidRPr="00E33A90">
        <w:rPr>
          <w:sz w:val="22"/>
          <w:szCs w:val="22"/>
          <w:highlight w:val="yellow"/>
          <w:vertAlign w:val="superscript"/>
        </w:rPr>
        <w:t>6</w:t>
      </w:r>
      <w:r>
        <w:rPr>
          <w:sz w:val="22"/>
          <w:szCs w:val="22"/>
          <w:vertAlign w:val="superscript"/>
        </w:rPr>
        <w:t xml:space="preserve"> </w:t>
      </w:r>
      <w:bookmarkStart w:id="104" w:name="_bookmark5"/>
      <w:bookmarkStart w:id="105" w:name="_bookmark4"/>
      <w:bookmarkStart w:id="106" w:name="_bookmark3"/>
      <w:bookmarkStart w:id="107" w:name="_bookmark2"/>
      <w:bookmarkStart w:id="108" w:name="_bookmark1"/>
      <w:bookmarkStart w:id="109" w:name="_bookmark0"/>
      <w:bookmarkEnd w:id="104"/>
      <w:bookmarkEnd w:id="105"/>
      <w:bookmarkEnd w:id="106"/>
      <w:bookmarkEnd w:id="107"/>
      <w:bookmarkEnd w:id="108"/>
      <w:bookmarkEnd w:id="109"/>
      <w:commentRangeEnd w:id="102"/>
      <w:r w:rsidR="00D26436">
        <w:rPr>
          <w:rStyle w:val="CommentReference"/>
          <w:rFonts w:ascii="Calibri" w:eastAsia="Calibri" w:hAnsi="Calibri" w:cs="Calibri"/>
        </w:rPr>
        <w:commentReference w:id="102"/>
      </w:r>
      <w:commentRangeEnd w:id="103"/>
      <w:r w:rsidR="00D6778B">
        <w:rPr>
          <w:rStyle w:val="CommentReference"/>
          <w:rFonts w:ascii="Calibri" w:eastAsia="Calibri" w:hAnsi="Calibri" w:cs="Calibri"/>
        </w:rPr>
        <w:commentReference w:id="103"/>
      </w:r>
      <w:r w:rsidRPr="00E33A90">
        <w:rPr>
          <w:sz w:val="22"/>
          <w:szCs w:val="22"/>
        </w:rPr>
        <w:t>and the Bay Area as the 19th</w:t>
      </w:r>
      <w:r w:rsidRPr="00E33A90">
        <w:rPr>
          <w:sz w:val="22"/>
          <w:szCs w:val="22"/>
          <w:highlight w:val="yellow"/>
        </w:rPr>
        <w:t>.</w:t>
      </w:r>
      <w:hyperlink w:anchor="bookmark5" w:history="1">
        <w:r w:rsidRPr="00E33A90">
          <w:rPr>
            <w:rStyle w:val="Hyperlink"/>
            <w:sz w:val="22"/>
            <w:szCs w:val="22"/>
            <w:highlight w:val="yellow"/>
            <w:vertAlign w:val="superscript"/>
          </w:rPr>
          <w:t>7</w:t>
        </w:r>
      </w:hyperlink>
      <w:r w:rsidRPr="00E33A90">
        <w:rPr>
          <w:sz w:val="22"/>
          <w:szCs w:val="22"/>
        </w:rPr>
        <w:t xml:space="preserve"> </w:t>
      </w:r>
      <w:r w:rsidR="00D6778B">
        <w:rPr>
          <w:sz w:val="22"/>
          <w:szCs w:val="22"/>
        </w:rPr>
        <w:t>Kern County’s unemployment</w:t>
      </w:r>
      <w:r w:rsidR="005E45B4">
        <w:rPr>
          <w:sz w:val="22"/>
          <w:szCs w:val="22"/>
        </w:rPr>
        <w:t xml:space="preserve"> rate</w:t>
      </w:r>
      <w:r w:rsidR="00D6778B">
        <w:rPr>
          <w:sz w:val="22"/>
          <w:szCs w:val="22"/>
        </w:rPr>
        <w:t>, povert</w:t>
      </w:r>
      <w:r w:rsidR="005E45B4">
        <w:rPr>
          <w:sz w:val="22"/>
          <w:szCs w:val="22"/>
        </w:rPr>
        <w:t>y rate</w:t>
      </w:r>
      <w:r w:rsidR="00D6778B">
        <w:rPr>
          <w:sz w:val="22"/>
          <w:szCs w:val="22"/>
        </w:rPr>
        <w:t>, high school graduation</w:t>
      </w:r>
      <w:r w:rsidR="005E45B4">
        <w:rPr>
          <w:sz w:val="22"/>
          <w:szCs w:val="22"/>
        </w:rPr>
        <w:t xml:space="preserve"> rate</w:t>
      </w:r>
      <w:r w:rsidR="00D6778B">
        <w:rPr>
          <w:sz w:val="22"/>
          <w:szCs w:val="22"/>
        </w:rPr>
        <w:t xml:space="preserve">, and </w:t>
      </w:r>
      <w:r w:rsidR="005E45B4">
        <w:rPr>
          <w:sz w:val="22"/>
          <w:szCs w:val="22"/>
        </w:rPr>
        <w:t xml:space="preserve">percent of </w:t>
      </w:r>
      <w:r w:rsidR="00D6778B">
        <w:rPr>
          <w:sz w:val="22"/>
          <w:szCs w:val="22"/>
        </w:rPr>
        <w:t xml:space="preserve">persons with a bachelor’s degree or higher </w:t>
      </w:r>
      <w:r w:rsidR="005E45B4">
        <w:rPr>
          <w:sz w:val="22"/>
          <w:szCs w:val="22"/>
        </w:rPr>
        <w:t>are</w:t>
      </w:r>
      <w:r w:rsidR="00D6778B">
        <w:rPr>
          <w:sz w:val="22"/>
          <w:szCs w:val="22"/>
        </w:rPr>
        <w:t xml:space="preserve"> 7.4 percent, 20 percent, 73 percent</w:t>
      </w:r>
      <w:r w:rsidR="005E45B4">
        <w:rPr>
          <w:sz w:val="22"/>
          <w:szCs w:val="22"/>
        </w:rPr>
        <w:t>,</w:t>
      </w:r>
      <w:r w:rsidR="00D6778B">
        <w:rPr>
          <w:sz w:val="22"/>
          <w:szCs w:val="22"/>
        </w:rPr>
        <w:t xml:space="preserve"> and 16 percent, respectively, in comparison to the state’s 4.1 percent, 13 percent, 83 percent, and 34 percent. </w:t>
      </w:r>
      <w:r w:rsidRPr="00E33A90">
        <w:rPr>
          <w:sz w:val="22"/>
          <w:szCs w:val="22"/>
        </w:rPr>
        <w:t xml:space="preserve">This extreme level of inequality </w:t>
      </w:r>
      <w:del w:id="110" w:author="Shannon Boettcher" w:date="2025-01-04T08:06:00Z" w16du:dateUtc="2025-01-04T16:06:00Z">
        <w:r w:rsidRPr="00E33A90" w:rsidDel="009E6796">
          <w:rPr>
            <w:sz w:val="22"/>
            <w:szCs w:val="22"/>
          </w:rPr>
          <w:delText>on an unimaginable scale</w:delText>
        </w:r>
        <w:r w:rsidDel="009E6796">
          <w:rPr>
            <w:sz w:val="22"/>
            <w:szCs w:val="22"/>
          </w:rPr>
          <w:delText xml:space="preserve"> </w:delText>
        </w:r>
      </w:del>
      <w:r w:rsidRPr="00E33A90">
        <w:rPr>
          <w:sz w:val="22"/>
          <w:szCs w:val="22"/>
        </w:rPr>
        <w:t xml:space="preserve">illustrates the fact that California is </w:t>
      </w:r>
      <w:ins w:id="111" w:author="Shannon Boettcher" w:date="2025-01-04T08:06:00Z" w16du:dateUtc="2025-01-04T16:06:00Z">
        <w:r w:rsidR="00E44C75">
          <w:rPr>
            <w:sz w:val="22"/>
            <w:szCs w:val="22"/>
          </w:rPr>
          <w:t xml:space="preserve">not </w:t>
        </w:r>
      </w:ins>
      <w:del w:id="112" w:author="Shannon Boettcher" w:date="2025-01-04T08:06:00Z" w16du:dateUtc="2025-01-04T16:06:00Z">
        <w:r w:rsidRPr="00E33A90" w:rsidDel="00E44C75">
          <w:rPr>
            <w:sz w:val="22"/>
            <w:szCs w:val="22"/>
          </w:rPr>
          <w:delText>anything but</w:delText>
        </w:r>
      </w:del>
      <w:r w:rsidRPr="00E33A90">
        <w:rPr>
          <w:sz w:val="22"/>
          <w:szCs w:val="22"/>
        </w:rPr>
        <w:t xml:space="preserve"> a monolith.</w:t>
      </w:r>
      <w:r>
        <w:rPr>
          <w:sz w:val="22"/>
          <w:szCs w:val="22"/>
        </w:rPr>
        <w:t xml:space="preserve"> </w:t>
      </w:r>
      <w:del w:id="113" w:author="Shannon Boettcher" w:date="2025-01-04T08:06:00Z" w16du:dateUtc="2025-01-04T16:06:00Z">
        <w:r w:rsidR="001B55E6" w:rsidRPr="00E33A90" w:rsidDel="00E44C75">
          <w:rPr>
            <w:sz w:val="22"/>
            <w:szCs w:val="22"/>
          </w:rPr>
          <w:delText xml:space="preserve">Yet </w:delText>
        </w:r>
        <w:commentRangeStart w:id="114"/>
        <w:commentRangeStart w:id="115"/>
        <w:r w:rsidR="001B55E6" w:rsidRPr="00E33A90" w:rsidDel="00E44C75">
          <w:rPr>
            <w:sz w:val="22"/>
            <w:szCs w:val="22"/>
          </w:rPr>
          <w:delText xml:space="preserve">the </w:delText>
        </w:r>
        <w:commentRangeEnd w:id="114"/>
        <w:r w:rsidR="001B55E6" w:rsidDel="00E44C75">
          <w:rPr>
            <w:rStyle w:val="CommentReference"/>
            <w:rFonts w:ascii="Calibri" w:eastAsia="Calibri" w:hAnsi="Calibri" w:cs="Calibri"/>
          </w:rPr>
          <w:commentReference w:id="114"/>
        </w:r>
        <w:commentRangeEnd w:id="115"/>
        <w:r w:rsidR="001B55E6" w:rsidDel="00E44C75">
          <w:rPr>
            <w:rStyle w:val="CommentReference"/>
            <w:rFonts w:ascii="Calibri" w:eastAsia="Calibri" w:hAnsi="Calibri" w:cs="Calibri"/>
          </w:rPr>
          <w:commentReference w:id="115"/>
        </w:r>
        <w:r w:rsidR="001B55E6" w:rsidRPr="00E33A90" w:rsidDel="00E44C75">
          <w:rPr>
            <w:sz w:val="22"/>
            <w:szCs w:val="22"/>
          </w:rPr>
          <w:delText>lingering</w:delText>
        </w:r>
      </w:del>
      <w:ins w:id="116" w:author="Shannon Boettcher" w:date="2025-01-04T08:06:00Z" w16du:dateUtc="2025-01-04T16:06:00Z">
        <w:r w:rsidR="00E44C75">
          <w:rPr>
            <w:sz w:val="22"/>
            <w:szCs w:val="22"/>
          </w:rPr>
          <w:t xml:space="preserve"> In fact, the</w:t>
        </w:r>
      </w:ins>
      <w:r w:rsidR="001B55E6" w:rsidRPr="00E33A90">
        <w:rPr>
          <w:sz w:val="22"/>
          <w:szCs w:val="22"/>
        </w:rPr>
        <w:t xml:space="preserve"> </w:t>
      </w:r>
      <w:r w:rsidRPr="00E33A90">
        <w:rPr>
          <w:sz w:val="22"/>
          <w:szCs w:val="22"/>
        </w:rPr>
        <w:t xml:space="preserve">perception of California as </w:t>
      </w:r>
      <w:del w:id="117" w:author="Shannon Boettcher" w:date="2025-01-04T08:06:00Z" w16du:dateUtc="2025-01-04T16:06:00Z">
        <w:r w:rsidRPr="00E33A90" w:rsidDel="00E44C75">
          <w:rPr>
            <w:sz w:val="22"/>
            <w:szCs w:val="22"/>
          </w:rPr>
          <w:delText xml:space="preserve">an </w:delText>
        </w:r>
      </w:del>
      <w:ins w:id="118" w:author="Shannon Boettcher" w:date="2025-01-04T08:06:00Z" w16du:dateUtc="2025-01-04T16:06:00Z">
        <w:r w:rsidR="00E44C75">
          <w:rPr>
            <w:sz w:val="22"/>
            <w:szCs w:val="22"/>
          </w:rPr>
          <w:t>a</w:t>
        </w:r>
        <w:r w:rsidR="00E44C75" w:rsidRPr="00E33A90">
          <w:rPr>
            <w:sz w:val="22"/>
            <w:szCs w:val="22"/>
          </w:rPr>
          <w:t xml:space="preserve"> </w:t>
        </w:r>
      </w:ins>
      <w:del w:id="119" w:author="Shannon Boettcher" w:date="2025-01-04T08:06:00Z" w16du:dateUtc="2025-01-04T16:06:00Z">
        <w:r w:rsidRPr="00E33A90" w:rsidDel="00E44C75">
          <w:rPr>
            <w:sz w:val="22"/>
            <w:szCs w:val="22"/>
          </w:rPr>
          <w:delText xml:space="preserve">all-around </w:delText>
        </w:r>
      </w:del>
      <w:r w:rsidRPr="00E33A90">
        <w:rPr>
          <w:sz w:val="22"/>
          <w:szCs w:val="22"/>
        </w:rPr>
        <w:t xml:space="preserve">wealthy economy </w:t>
      </w:r>
      <w:del w:id="120" w:author="Shannon Boettcher" w:date="2025-01-04T08:06:00Z" w16du:dateUtc="2025-01-04T16:06:00Z">
        <w:r w:rsidRPr="00E33A90" w:rsidDel="00E44C75">
          <w:rPr>
            <w:sz w:val="22"/>
            <w:szCs w:val="22"/>
          </w:rPr>
          <w:delText xml:space="preserve">hurts </w:delText>
        </w:r>
      </w:del>
      <w:ins w:id="121" w:author="Shannon Boettcher" w:date="2025-01-04T08:06:00Z" w16du:dateUtc="2025-01-04T16:06:00Z">
        <w:r w:rsidR="00E44C75">
          <w:rPr>
            <w:sz w:val="22"/>
            <w:szCs w:val="22"/>
          </w:rPr>
          <w:t>damages</w:t>
        </w:r>
        <w:r w:rsidR="00E44C75" w:rsidRPr="00E33A90">
          <w:rPr>
            <w:sz w:val="22"/>
            <w:szCs w:val="22"/>
          </w:rPr>
          <w:t xml:space="preserve"> </w:t>
        </w:r>
      </w:ins>
      <w:r w:rsidRPr="00E33A90">
        <w:rPr>
          <w:sz w:val="22"/>
          <w:szCs w:val="22"/>
        </w:rPr>
        <w:t xml:space="preserve">the Central Valley </w:t>
      </w:r>
      <w:del w:id="122" w:author="Shannon Boettcher" w:date="2025-01-04T08:06:00Z" w16du:dateUtc="2025-01-04T16:06:00Z">
        <w:r w:rsidRPr="00E33A90" w:rsidDel="00E44C75">
          <w:rPr>
            <w:sz w:val="22"/>
            <w:szCs w:val="22"/>
          </w:rPr>
          <w:delText xml:space="preserve">because </w:delText>
        </w:r>
      </w:del>
      <w:ins w:id="123" w:author="Shannon Boettcher" w:date="2025-01-04T08:06:00Z" w16du:dateUtc="2025-01-04T16:06:00Z">
        <w:r w:rsidR="00E44C75">
          <w:rPr>
            <w:sz w:val="22"/>
            <w:szCs w:val="22"/>
          </w:rPr>
          <w:t>as</w:t>
        </w:r>
        <w:r w:rsidR="00E44C75" w:rsidRPr="00E33A90">
          <w:rPr>
            <w:sz w:val="22"/>
            <w:szCs w:val="22"/>
          </w:rPr>
          <w:t xml:space="preserve"> </w:t>
        </w:r>
      </w:ins>
      <w:r w:rsidRPr="00E33A90">
        <w:rPr>
          <w:sz w:val="22"/>
          <w:szCs w:val="22"/>
        </w:rPr>
        <w:t xml:space="preserve">federal agencies with the intention of investing in underinvested regions </w:t>
      </w:r>
      <w:del w:id="124" w:author="Shannon Boettcher" w:date="2025-01-04T08:07:00Z" w16du:dateUtc="2025-01-04T16:07:00Z">
        <w:r w:rsidRPr="00E33A90" w:rsidDel="00FA4D10">
          <w:rPr>
            <w:sz w:val="22"/>
            <w:szCs w:val="22"/>
          </w:rPr>
          <w:delText>are likely to ignore, overlook, and forget about the</w:delText>
        </w:r>
      </w:del>
      <w:ins w:id="125" w:author="Shannon Boettcher" w:date="2025-01-04T08:07:00Z" w16du:dateUtc="2025-01-04T16:07:00Z">
        <w:r w:rsidR="00FA4D10">
          <w:rPr>
            <w:sz w:val="22"/>
            <w:szCs w:val="22"/>
          </w:rPr>
          <w:t>often overlook the</w:t>
        </w:r>
      </w:ins>
      <w:r w:rsidRPr="00E33A90">
        <w:rPr>
          <w:sz w:val="22"/>
          <w:szCs w:val="22"/>
        </w:rPr>
        <w:t xml:space="preserve"> Central Valley. Meanwhile, the State and other federal agencies pour billions of dollars into high economic-performing areas in California</w:t>
      </w:r>
      <w:r>
        <w:rPr>
          <w:sz w:val="22"/>
          <w:szCs w:val="22"/>
        </w:rPr>
        <w:t>,</w:t>
      </w:r>
      <w:r w:rsidRPr="00E33A90">
        <w:rPr>
          <w:sz w:val="22"/>
          <w:szCs w:val="22"/>
        </w:rPr>
        <w:t xml:space="preserve"> such as Silicon Valley and Los Angeles. This leads to a vicious cycle for the Central Valley: when people invest in California, they invest in its productive economies, but when they invest in the nation’s poorer economies, they </w:t>
      </w:r>
      <w:del w:id="126" w:author="Shannon Boettcher" w:date="2025-01-04T08:07:00Z" w16du:dateUtc="2025-01-04T16:07:00Z">
        <w:r w:rsidRPr="00E33A90" w:rsidDel="00FA4D10">
          <w:rPr>
            <w:sz w:val="22"/>
            <w:szCs w:val="22"/>
          </w:rPr>
          <w:delText xml:space="preserve">completely </w:delText>
        </w:r>
      </w:del>
      <w:r w:rsidRPr="00E33A90">
        <w:rPr>
          <w:sz w:val="22"/>
          <w:szCs w:val="22"/>
        </w:rPr>
        <w:t xml:space="preserve">sidestep the Central Valley. </w:t>
      </w:r>
      <w:del w:id="127" w:author="Shannon Boettcher" w:date="2025-01-04T08:07:00Z" w16du:dateUtc="2025-01-04T16:07:00Z">
        <w:r w:rsidRPr="00E33A90" w:rsidDel="00FA4D10">
          <w:rPr>
            <w:sz w:val="22"/>
            <w:szCs w:val="22"/>
          </w:rPr>
          <w:delText>Therefore, the Central Valley region is a</w:delText>
        </w:r>
        <w:r w:rsidDel="00FA4D10">
          <w:rPr>
            <w:sz w:val="22"/>
            <w:szCs w:val="22"/>
          </w:rPr>
          <w:delText xml:space="preserve"> </w:delText>
        </w:r>
        <w:r w:rsidRPr="00E33A90" w:rsidDel="00FA4D10">
          <w:rPr>
            <w:sz w:val="22"/>
            <w:szCs w:val="22"/>
          </w:rPr>
          <w:delText>completely underinvested region in the truest sense.</w:delText>
        </w:r>
      </w:del>
    </w:p>
    <w:p w14:paraId="058B0451" w14:textId="77777777" w:rsidR="003D25C7" w:rsidDel="00FA4D10" w:rsidRDefault="003D25C7" w:rsidP="001A16C2">
      <w:pPr>
        <w:pStyle w:val="NormalWeb"/>
        <w:spacing w:after="240"/>
        <w:jc w:val="both"/>
        <w:rPr>
          <w:del w:id="128" w:author="Shannon Boettcher" w:date="2025-01-04T08:08:00Z" w16du:dateUtc="2025-01-04T16:08:00Z"/>
          <w:sz w:val="22"/>
          <w:szCs w:val="22"/>
        </w:rPr>
      </w:pPr>
    </w:p>
    <w:p w14:paraId="1B135198" w14:textId="45B1EDD4" w:rsidR="003D25C7" w:rsidDel="00FA4D10" w:rsidRDefault="003D25C7" w:rsidP="001A16C2">
      <w:pPr>
        <w:pStyle w:val="NormalWeb"/>
        <w:spacing w:after="240"/>
        <w:jc w:val="both"/>
        <w:rPr>
          <w:del w:id="129" w:author="Shannon Boettcher" w:date="2025-01-04T08:08:00Z" w16du:dateUtc="2025-01-04T16:08:00Z"/>
          <w:sz w:val="22"/>
          <w:szCs w:val="22"/>
        </w:rPr>
      </w:pPr>
    </w:p>
    <w:p w14:paraId="2F0D2A1D" w14:textId="0E9FBA03" w:rsidR="003D25C7" w:rsidRDefault="003D25C7" w:rsidP="001A16C2">
      <w:pPr>
        <w:pStyle w:val="NormalWeb"/>
        <w:spacing w:after="240"/>
        <w:jc w:val="both"/>
        <w:rPr>
          <w:sz w:val="22"/>
          <w:szCs w:val="22"/>
        </w:rPr>
      </w:pPr>
      <w:del w:id="130" w:author="Shannon Boettcher" w:date="2025-01-04T08:08:00Z" w16du:dateUtc="2025-01-04T16:08:00Z">
        <w:r w:rsidRPr="003D25C7" w:rsidDel="00FA4D10">
          <w:rPr>
            <w:sz w:val="22"/>
            <w:szCs w:val="22"/>
            <w:highlight w:val="yellow"/>
          </w:rPr>
          <w:lastRenderedPageBreak/>
          <w:delText>[</w:delText>
        </w:r>
      </w:del>
      <w:r w:rsidRPr="003D25C7">
        <w:rPr>
          <w:sz w:val="22"/>
          <w:szCs w:val="22"/>
          <w:highlight w:val="yellow"/>
        </w:rPr>
        <w:t xml:space="preserve">map </w:t>
      </w:r>
      <w:commentRangeStart w:id="131"/>
      <w:commentRangeStart w:id="132"/>
      <w:r w:rsidRPr="003D25C7">
        <w:rPr>
          <w:sz w:val="22"/>
          <w:szCs w:val="22"/>
          <w:highlight w:val="yellow"/>
        </w:rPr>
        <w:t xml:space="preserve">to be added </w:t>
      </w:r>
      <w:commentRangeEnd w:id="131"/>
      <w:r w:rsidR="00F97E36">
        <w:rPr>
          <w:rStyle w:val="CommentReference"/>
          <w:rFonts w:ascii="Calibri" w:eastAsia="Calibri" w:hAnsi="Calibri" w:cs="Calibri"/>
        </w:rPr>
        <w:commentReference w:id="131"/>
      </w:r>
      <w:commentRangeEnd w:id="132"/>
      <w:r w:rsidR="006F176D">
        <w:rPr>
          <w:rStyle w:val="CommentReference"/>
          <w:rFonts w:ascii="Calibri" w:eastAsia="Calibri" w:hAnsi="Calibri" w:cs="Calibri"/>
        </w:rPr>
        <w:commentReference w:id="132"/>
      </w:r>
      <w:r w:rsidRPr="003D25C7">
        <w:rPr>
          <w:sz w:val="22"/>
          <w:szCs w:val="22"/>
          <w:highlight w:val="yellow"/>
        </w:rPr>
        <w:t>here that demonstrates severe inequalities</w:t>
      </w:r>
      <w:r>
        <w:rPr>
          <w:sz w:val="22"/>
          <w:szCs w:val="22"/>
          <w:highlight w:val="yellow"/>
        </w:rPr>
        <w:t xml:space="preserve"> – Disadvantaged community rankings, Justice40 communities, Distressed </w:t>
      </w:r>
      <w:r w:rsidR="00270DD1">
        <w:rPr>
          <w:sz w:val="22"/>
          <w:szCs w:val="22"/>
          <w:highlight w:val="yellow"/>
        </w:rPr>
        <w:t>community</w:t>
      </w:r>
      <w:r>
        <w:rPr>
          <w:sz w:val="22"/>
          <w:szCs w:val="22"/>
          <w:highlight w:val="yellow"/>
        </w:rPr>
        <w:t xml:space="preserve"> as appliable, </w:t>
      </w:r>
      <w:proofErr w:type="spellStart"/>
      <w:r>
        <w:rPr>
          <w:sz w:val="22"/>
          <w:szCs w:val="22"/>
          <w:highlight w:val="yellow"/>
        </w:rPr>
        <w:t>etc</w:t>
      </w:r>
      <w:proofErr w:type="spellEnd"/>
      <w:r w:rsidRPr="003D25C7">
        <w:rPr>
          <w:sz w:val="22"/>
          <w:szCs w:val="22"/>
          <w:highlight w:val="yellow"/>
        </w:rPr>
        <w:t>]</w:t>
      </w:r>
    </w:p>
    <w:p w14:paraId="6051FACF" w14:textId="6BF2EFD6" w:rsidR="003D25C7" w:rsidDel="00FA4D10" w:rsidRDefault="003D25C7" w:rsidP="001A16C2">
      <w:pPr>
        <w:pStyle w:val="NormalWeb"/>
        <w:spacing w:after="240"/>
        <w:jc w:val="both"/>
        <w:rPr>
          <w:del w:id="133" w:author="Shannon Boettcher" w:date="2025-01-04T08:08:00Z" w16du:dateUtc="2025-01-04T16:08:00Z"/>
          <w:sz w:val="22"/>
          <w:szCs w:val="22"/>
        </w:rPr>
      </w:pPr>
    </w:p>
    <w:p w14:paraId="7B01F0DB" w14:textId="15D1A1B9" w:rsidR="003D25C7" w:rsidDel="00FA4D10" w:rsidRDefault="003D25C7" w:rsidP="001A16C2">
      <w:pPr>
        <w:pStyle w:val="NormalWeb"/>
        <w:spacing w:after="240"/>
        <w:jc w:val="both"/>
        <w:rPr>
          <w:del w:id="134" w:author="Shannon Boettcher" w:date="2025-01-04T08:08:00Z" w16du:dateUtc="2025-01-04T16:08:00Z"/>
          <w:sz w:val="22"/>
          <w:szCs w:val="22"/>
        </w:rPr>
      </w:pPr>
    </w:p>
    <w:p w14:paraId="5B989B6E" w14:textId="31B1C732" w:rsidR="003D25C7" w:rsidDel="00FA4D10" w:rsidRDefault="003D25C7" w:rsidP="001A16C2">
      <w:pPr>
        <w:pStyle w:val="NormalWeb"/>
        <w:spacing w:after="240"/>
        <w:jc w:val="both"/>
        <w:rPr>
          <w:del w:id="135" w:author="Shannon Boettcher" w:date="2025-01-04T08:08:00Z" w16du:dateUtc="2025-01-04T16:08:00Z"/>
          <w:sz w:val="22"/>
          <w:szCs w:val="22"/>
        </w:rPr>
      </w:pPr>
    </w:p>
    <w:p w14:paraId="6D4CF5F4" w14:textId="5592F04D" w:rsidR="001A16C2" w:rsidRPr="00E33A90" w:rsidRDefault="001A16C2" w:rsidP="001A16C2">
      <w:pPr>
        <w:pStyle w:val="NormalWeb"/>
        <w:spacing w:after="240"/>
        <w:jc w:val="both"/>
        <w:rPr>
          <w:b/>
          <w:bCs/>
          <w:sz w:val="22"/>
          <w:szCs w:val="22"/>
        </w:rPr>
      </w:pPr>
      <w:r w:rsidRPr="00E33A90">
        <w:rPr>
          <w:sz w:val="22"/>
          <w:szCs w:val="22"/>
        </w:rPr>
        <w:t>Underinvestment in the region has led to severe economic and environmental conditions in the region. Nicknamed “the Appalachia of the West,” the Central Valley has been aptly compared due to its declining industries, persistently high unemployment, low education rates, and extreme poverty</w:t>
      </w:r>
      <w:r w:rsidRPr="00E33A90">
        <w:rPr>
          <w:sz w:val="22"/>
          <w:szCs w:val="22"/>
          <w:highlight w:val="yellow"/>
        </w:rPr>
        <w:t>.</w:t>
      </w:r>
      <w:hyperlink w:anchor="bookmark4" w:history="1">
        <w:r w:rsidRPr="00E33A90">
          <w:rPr>
            <w:rStyle w:val="Hyperlink"/>
            <w:sz w:val="22"/>
            <w:szCs w:val="22"/>
            <w:highlight w:val="yellow"/>
            <w:vertAlign w:val="superscript"/>
          </w:rPr>
          <w:t>8</w:t>
        </w:r>
      </w:hyperlink>
      <w:r w:rsidRPr="00E33A90">
        <w:rPr>
          <w:sz w:val="22"/>
          <w:szCs w:val="22"/>
        </w:rPr>
        <w:t xml:space="preserve"> According to the White House Climate and Economic Justice Screening Tool, virtually all of the Central Valley is designated as a Disadvantaged Community (DAC)</w:t>
      </w:r>
      <w:r w:rsidRPr="00E33A90">
        <w:rPr>
          <w:sz w:val="22"/>
          <w:szCs w:val="22"/>
          <w:highlight w:val="yellow"/>
        </w:rPr>
        <w:t>.</w:t>
      </w:r>
      <w:hyperlink w:anchor="bookmark3" w:history="1">
        <w:r w:rsidRPr="00E33A90">
          <w:rPr>
            <w:rStyle w:val="Hyperlink"/>
            <w:sz w:val="22"/>
            <w:szCs w:val="22"/>
            <w:highlight w:val="yellow"/>
            <w:vertAlign w:val="superscript"/>
          </w:rPr>
          <w:t>9</w:t>
        </w:r>
      </w:hyperlink>
      <w:r w:rsidRPr="00E33A90">
        <w:rPr>
          <w:sz w:val="22"/>
          <w:szCs w:val="22"/>
        </w:rPr>
        <w:t xml:space="preserve"> For example, the Central Valley’s largest city—Fresno—suffers disproportionately in terms of climate change burdens, poor workforce development, and </w:t>
      </w:r>
      <w:ins w:id="136" w:author="Shannon Boettcher" w:date="2025-01-04T08:09:00Z" w16du:dateUtc="2025-01-04T16:09:00Z">
        <w:r w:rsidR="00131E9D">
          <w:rPr>
            <w:sz w:val="22"/>
            <w:szCs w:val="22"/>
          </w:rPr>
          <w:t xml:space="preserve">lack of </w:t>
        </w:r>
      </w:ins>
      <w:r w:rsidRPr="00E33A90">
        <w:rPr>
          <w:sz w:val="22"/>
          <w:szCs w:val="22"/>
        </w:rPr>
        <w:t>clean energy and energy efficiency. As a DAC, the City of Fresno is in the 98th percentile of the lowest income in the nation and the 95th percentile for least educated in the nation; it is in the 99th percentile for PM2.5 particles in the air and the 94th percentile in energy burden. Economically, Fresno is in the 95th percentile for poverty compared to the rest of the nati</w:t>
      </w:r>
      <w:commentRangeStart w:id="137"/>
      <w:r w:rsidRPr="00E33A90">
        <w:rPr>
          <w:sz w:val="22"/>
          <w:szCs w:val="22"/>
        </w:rPr>
        <w:t>on—that is, it is poorer than 95</w:t>
      </w:r>
      <w:r w:rsidR="00E6035E">
        <w:rPr>
          <w:sz w:val="22"/>
          <w:szCs w:val="22"/>
        </w:rPr>
        <w:t xml:space="preserve"> percent</w:t>
      </w:r>
      <w:r w:rsidRPr="00E33A90">
        <w:rPr>
          <w:sz w:val="22"/>
          <w:szCs w:val="22"/>
        </w:rPr>
        <w:t xml:space="preserve"> of all other cities in the United States. It also ranks in the 96th percentile in unemployment rates and the 96th percentile in median income. These differences are extreme because they culminate in a fatal consequence: the City of Fresno is in the 96th percentile for low life expectancy—in other words, 96</w:t>
      </w:r>
      <w:r w:rsidR="00E6035E">
        <w:rPr>
          <w:sz w:val="22"/>
          <w:szCs w:val="22"/>
        </w:rPr>
        <w:t xml:space="preserve"> percent</w:t>
      </w:r>
      <w:r w:rsidRPr="00E33A90">
        <w:rPr>
          <w:sz w:val="22"/>
          <w:szCs w:val="22"/>
        </w:rPr>
        <w:t xml:space="preserve"> of other cities in the country can expect to live longer than those born in Fresno by virtue of their birthplace.</w:t>
      </w:r>
      <w:commentRangeEnd w:id="137"/>
      <w:r w:rsidR="00EF5439">
        <w:rPr>
          <w:rStyle w:val="CommentReference"/>
          <w:rFonts w:ascii="Calibri" w:eastAsia="Calibri" w:hAnsi="Calibri" w:cs="Calibri"/>
        </w:rPr>
        <w:commentReference w:id="137"/>
      </w:r>
    </w:p>
    <w:p w14:paraId="3C847BF7" w14:textId="5CB5BA02" w:rsidR="001A16C2" w:rsidRDefault="001A16C2" w:rsidP="001A16C2">
      <w:pPr>
        <w:pStyle w:val="NormalWeb"/>
        <w:spacing w:after="240"/>
        <w:jc w:val="both"/>
        <w:rPr>
          <w:sz w:val="22"/>
          <w:szCs w:val="22"/>
        </w:rPr>
      </w:pPr>
      <w:r w:rsidRPr="00E33A90">
        <w:rPr>
          <w:sz w:val="22"/>
          <w:szCs w:val="22"/>
        </w:rPr>
        <w:t xml:space="preserve">Environmentally, the region’s situation is </w:t>
      </w:r>
      <w:del w:id="138" w:author="Shannon Boettcher" w:date="2025-01-04T08:38:00Z" w16du:dateUtc="2025-01-04T16:38:00Z">
        <w:r w:rsidRPr="00E33A90" w:rsidDel="002B51BB">
          <w:rPr>
            <w:sz w:val="22"/>
            <w:szCs w:val="22"/>
          </w:rPr>
          <w:delText>just as bleak</w:delText>
        </w:r>
      </w:del>
      <w:ins w:id="139" w:author="Shannon Boettcher" w:date="2025-01-04T08:38:00Z" w16du:dateUtc="2025-01-04T16:38:00Z">
        <w:r w:rsidR="002B51BB">
          <w:rPr>
            <w:sz w:val="22"/>
            <w:szCs w:val="22"/>
          </w:rPr>
          <w:t xml:space="preserve">also </w:t>
        </w:r>
        <w:commentRangeStart w:id="140"/>
        <w:r w:rsidR="002B51BB">
          <w:rPr>
            <w:sz w:val="22"/>
            <w:szCs w:val="22"/>
          </w:rPr>
          <w:t>challenged</w:t>
        </w:r>
      </w:ins>
      <w:commentRangeEnd w:id="140"/>
      <w:ins w:id="141" w:author="Shannon Boettcher" w:date="2025-01-04T08:40:00Z" w16du:dateUtc="2025-01-04T16:40:00Z">
        <w:r w:rsidR="00477461">
          <w:rPr>
            <w:rStyle w:val="CommentReference"/>
            <w:rFonts w:ascii="Calibri" w:eastAsia="Calibri" w:hAnsi="Calibri" w:cs="Calibri"/>
          </w:rPr>
          <w:commentReference w:id="140"/>
        </w:r>
      </w:ins>
      <w:r w:rsidRPr="00E33A90">
        <w:rPr>
          <w:sz w:val="22"/>
          <w:szCs w:val="22"/>
        </w:rPr>
        <w:t xml:space="preserve">. The </w:t>
      </w:r>
      <w:del w:id="142" w:author="Shannon Boettcher" w:date="2025-01-04T08:10:00Z" w16du:dateUtc="2025-01-04T16:10:00Z">
        <w:r w:rsidRPr="00E33A90" w:rsidDel="00AF5C89">
          <w:rPr>
            <w:sz w:val="22"/>
            <w:szCs w:val="22"/>
          </w:rPr>
          <w:delText xml:space="preserve">perpetual </w:delText>
        </w:r>
      </w:del>
      <w:ins w:id="143" w:author="Shannon Boettcher" w:date="2025-01-04T08:10:00Z" w16du:dateUtc="2025-01-04T16:10:00Z">
        <w:r w:rsidR="00AF5C89">
          <w:rPr>
            <w:sz w:val="22"/>
            <w:szCs w:val="22"/>
          </w:rPr>
          <w:t>decadal</w:t>
        </w:r>
        <w:r w:rsidR="00AF5C89" w:rsidRPr="00E33A90">
          <w:rPr>
            <w:sz w:val="22"/>
            <w:szCs w:val="22"/>
          </w:rPr>
          <w:t xml:space="preserve"> </w:t>
        </w:r>
      </w:ins>
      <w:r w:rsidRPr="00E33A90">
        <w:rPr>
          <w:sz w:val="22"/>
          <w:szCs w:val="22"/>
        </w:rPr>
        <w:t xml:space="preserve">California drought is disproportionately felt by the Central Valley, posing a serious threat to its farming industry, food, and people as the state’s </w:t>
      </w:r>
      <w:del w:id="144" w:author="Shannon Boettcher" w:date="2025-01-04T08:10:00Z" w16du:dateUtc="2025-01-04T16:10:00Z">
        <w:r w:rsidRPr="00E33A90" w:rsidDel="00AF5C89">
          <w:rPr>
            <w:sz w:val="22"/>
            <w:szCs w:val="22"/>
          </w:rPr>
          <w:delText xml:space="preserve">precious </w:delText>
        </w:r>
      </w:del>
      <w:r w:rsidRPr="00E33A90">
        <w:rPr>
          <w:sz w:val="22"/>
          <w:szCs w:val="22"/>
        </w:rPr>
        <w:t xml:space="preserve">resource </w:t>
      </w:r>
      <w:del w:id="145" w:author="Shannon Boettcher" w:date="2025-01-04T08:10:00Z" w16du:dateUtc="2025-01-04T16:10:00Z">
        <w:r w:rsidRPr="00E33A90" w:rsidDel="00AF5C89">
          <w:rPr>
            <w:sz w:val="22"/>
            <w:szCs w:val="22"/>
          </w:rPr>
          <w:delText xml:space="preserve">gets </w:delText>
        </w:r>
      </w:del>
      <w:ins w:id="146" w:author="Shannon Boettcher" w:date="2025-01-04T08:10:00Z" w16du:dateUtc="2025-01-04T16:10:00Z">
        <w:r w:rsidR="00AF5C89">
          <w:rPr>
            <w:sz w:val="22"/>
            <w:szCs w:val="22"/>
          </w:rPr>
          <w:t>is</w:t>
        </w:r>
        <w:r w:rsidR="00AF5C89" w:rsidRPr="00E33A90">
          <w:rPr>
            <w:sz w:val="22"/>
            <w:szCs w:val="22"/>
          </w:rPr>
          <w:t xml:space="preserve"> </w:t>
        </w:r>
      </w:ins>
      <w:r w:rsidRPr="00E33A90">
        <w:rPr>
          <w:sz w:val="22"/>
          <w:szCs w:val="22"/>
        </w:rPr>
        <w:t>diverted to areas with larger populations.</w:t>
      </w:r>
      <w:hyperlink w:anchor="bookmark2" w:history="1">
        <w:r w:rsidRPr="00E33A90">
          <w:rPr>
            <w:rStyle w:val="Hyperlink"/>
            <w:sz w:val="22"/>
            <w:szCs w:val="22"/>
            <w:highlight w:val="yellow"/>
            <w:vertAlign w:val="superscript"/>
          </w:rPr>
          <w:t>10</w:t>
        </w:r>
      </w:hyperlink>
      <w:r w:rsidRPr="00E33A90">
        <w:rPr>
          <w:sz w:val="22"/>
          <w:szCs w:val="22"/>
        </w:rPr>
        <w:t xml:space="preserve"> </w:t>
      </w:r>
      <w:commentRangeStart w:id="147"/>
      <w:del w:id="148" w:author="Shannon Boettcher" w:date="2025-01-04T08:10:00Z" w16du:dateUtc="2025-01-04T16:10:00Z">
        <w:r w:rsidRPr="00E33A90" w:rsidDel="00AF5C89">
          <w:rPr>
            <w:sz w:val="22"/>
            <w:szCs w:val="22"/>
          </w:rPr>
          <w:delText>Caused in part by the drought as well as climate change, t</w:delText>
        </w:r>
      </w:del>
      <w:ins w:id="149" w:author="Shannon Boettcher" w:date="2025-01-04T08:10:00Z" w16du:dateUtc="2025-01-04T16:10:00Z">
        <w:r w:rsidR="00AF5C89">
          <w:rPr>
            <w:sz w:val="22"/>
            <w:szCs w:val="22"/>
          </w:rPr>
          <w:t>T</w:t>
        </w:r>
      </w:ins>
      <w:r w:rsidRPr="00E33A90">
        <w:rPr>
          <w:sz w:val="22"/>
          <w:szCs w:val="22"/>
        </w:rPr>
        <w:t xml:space="preserve">he Central Valley is also disproportionately affected by the wildfires </w:t>
      </w:r>
      <w:ins w:id="150" w:author="Shannon Boettcher" w:date="2025-01-04T08:40:00Z" w16du:dateUtc="2025-01-04T16:40:00Z">
        <w:r w:rsidR="00477461">
          <w:rPr>
            <w:sz w:val="22"/>
            <w:szCs w:val="22"/>
          </w:rPr>
          <w:t xml:space="preserve">that </w:t>
        </w:r>
      </w:ins>
      <w:del w:id="151" w:author="Shannon Boettcher" w:date="2025-01-04T08:10:00Z" w16du:dateUtc="2025-01-04T16:10:00Z">
        <w:r w:rsidRPr="00E33A90" w:rsidDel="00AF5C89">
          <w:rPr>
            <w:sz w:val="22"/>
            <w:szCs w:val="22"/>
          </w:rPr>
          <w:delText>that seem to h</w:delText>
        </w:r>
      </w:del>
      <w:ins w:id="152" w:author="Shannon Boettcher" w:date="2025-01-04T08:10:00Z" w16du:dateUtc="2025-01-04T16:10:00Z">
        <w:r w:rsidR="00AF5C89">
          <w:rPr>
            <w:sz w:val="22"/>
            <w:szCs w:val="22"/>
          </w:rPr>
          <w:t xml:space="preserve">have </w:t>
        </w:r>
      </w:ins>
      <w:del w:id="153" w:author="Shannon Boettcher" w:date="2025-01-04T08:10:00Z" w16du:dateUtc="2025-01-04T16:10:00Z">
        <w:r w:rsidRPr="00E33A90" w:rsidDel="00AF5C89">
          <w:rPr>
            <w:sz w:val="22"/>
            <w:szCs w:val="22"/>
          </w:rPr>
          <w:delText xml:space="preserve">ave </w:delText>
        </w:r>
      </w:del>
      <w:r w:rsidRPr="00E33A90">
        <w:rPr>
          <w:sz w:val="22"/>
          <w:szCs w:val="22"/>
        </w:rPr>
        <w:t>become a year-round phenomenon</w:t>
      </w:r>
      <w:del w:id="154" w:author="Shannon Boettcher" w:date="2025-01-04T08:40:00Z" w16du:dateUtc="2025-01-04T16:40:00Z">
        <w:r w:rsidRPr="00E33A90" w:rsidDel="00477461">
          <w:rPr>
            <w:sz w:val="22"/>
            <w:szCs w:val="22"/>
          </w:rPr>
          <w:delText xml:space="preserve"> in the stat</w:delText>
        </w:r>
        <w:commentRangeEnd w:id="147"/>
        <w:r w:rsidR="00AF5C89" w:rsidDel="00477461">
          <w:rPr>
            <w:rStyle w:val="CommentReference"/>
            <w:rFonts w:ascii="Calibri" w:eastAsia="Calibri" w:hAnsi="Calibri" w:cs="Calibri"/>
          </w:rPr>
          <w:commentReference w:id="147"/>
        </w:r>
        <w:r w:rsidRPr="00E33A90" w:rsidDel="00477461">
          <w:rPr>
            <w:sz w:val="22"/>
            <w:szCs w:val="22"/>
          </w:rPr>
          <w:delText>e</w:delText>
        </w:r>
      </w:del>
      <w:r w:rsidRPr="00E33A90">
        <w:rPr>
          <w:sz w:val="22"/>
          <w:szCs w:val="22"/>
        </w:rPr>
        <w:t>; in addition to being devastating for families</w:t>
      </w:r>
      <w:del w:id="155" w:author="Shannon Boettcher" w:date="2025-01-04T08:41:00Z" w16du:dateUtc="2025-01-04T16:41:00Z">
        <w:r w:rsidRPr="00E33A90" w:rsidDel="00477461">
          <w:rPr>
            <w:sz w:val="22"/>
            <w:szCs w:val="22"/>
          </w:rPr>
          <w:delText xml:space="preserve"> </w:delText>
        </w:r>
      </w:del>
      <w:ins w:id="156" w:author="Shannon Boettcher" w:date="2025-01-04T08:41:00Z" w16du:dateUtc="2025-01-04T16:41:00Z">
        <w:r w:rsidR="00705264">
          <w:rPr>
            <w:sz w:val="22"/>
            <w:szCs w:val="22"/>
          </w:rPr>
          <w:t xml:space="preserve"> and damaging air quality</w:t>
        </w:r>
      </w:ins>
      <w:del w:id="157" w:author="Shannon Boettcher" w:date="2025-01-04T08:41:00Z" w16du:dateUtc="2025-01-04T16:41:00Z">
        <w:r w:rsidRPr="00E33A90" w:rsidDel="00477461">
          <w:rPr>
            <w:sz w:val="22"/>
            <w:szCs w:val="22"/>
          </w:rPr>
          <w:delText>and contributing to GHG released in the air</w:delText>
        </w:r>
      </w:del>
      <w:r w:rsidRPr="00E33A90">
        <w:rPr>
          <w:sz w:val="22"/>
          <w:szCs w:val="22"/>
        </w:rPr>
        <w:t>, they also threaten one of the Central Valley’s main economic industries: agriculture.</w:t>
      </w:r>
      <w:hyperlink w:anchor="bookmark1" w:history="1">
        <w:r w:rsidRPr="00E33A90">
          <w:rPr>
            <w:rStyle w:val="Hyperlink"/>
            <w:sz w:val="22"/>
            <w:szCs w:val="22"/>
            <w:highlight w:val="yellow"/>
            <w:vertAlign w:val="superscript"/>
          </w:rPr>
          <w:t>11</w:t>
        </w:r>
      </w:hyperlink>
    </w:p>
    <w:p w14:paraId="419482FB" w14:textId="54307E35" w:rsidR="001A16C2" w:rsidRPr="00E33A90" w:rsidRDefault="001A16C2" w:rsidP="001A16C2">
      <w:pPr>
        <w:pStyle w:val="NormalWeb"/>
        <w:spacing w:after="240"/>
        <w:jc w:val="both"/>
        <w:rPr>
          <w:sz w:val="22"/>
          <w:szCs w:val="22"/>
          <w:vertAlign w:val="superscript"/>
        </w:rPr>
      </w:pPr>
      <w:r w:rsidRPr="00E33A90">
        <w:rPr>
          <w:sz w:val="22"/>
          <w:szCs w:val="22"/>
        </w:rPr>
        <w:t>Although the Central Valley clearly suffers the consequences of underinvestment, the</w:t>
      </w:r>
      <w:commentRangeStart w:id="158"/>
      <w:r w:rsidRPr="00E33A90">
        <w:rPr>
          <w:sz w:val="22"/>
          <w:szCs w:val="22"/>
        </w:rPr>
        <w:t xml:space="preserve"> region’s </w:t>
      </w:r>
      <w:del w:id="159" w:author="Shannon Boettcher" w:date="2025-01-04T08:36:00Z" w16du:dateUtc="2025-01-04T16:36:00Z">
        <w:r w:rsidRPr="00E33A90" w:rsidDel="00876E67">
          <w:rPr>
            <w:sz w:val="22"/>
            <w:szCs w:val="22"/>
          </w:rPr>
          <w:delText xml:space="preserve">Black, Indigenous, and People of Color </w:delText>
        </w:r>
      </w:del>
      <w:ins w:id="160" w:author="Shannon Boettcher" w:date="2025-01-04T08:36:00Z" w16du:dateUtc="2025-01-04T16:36:00Z">
        <w:r w:rsidR="00876E67">
          <w:rPr>
            <w:sz w:val="22"/>
            <w:szCs w:val="22"/>
          </w:rPr>
          <w:t xml:space="preserve">minority groups </w:t>
        </w:r>
      </w:ins>
      <w:del w:id="161" w:author="Shannon Boettcher" w:date="2025-01-04T08:29:00Z" w16du:dateUtc="2025-01-04T16:29:00Z">
        <w:r w:rsidRPr="00E33A90" w:rsidDel="0037755E">
          <w:rPr>
            <w:sz w:val="22"/>
            <w:szCs w:val="22"/>
          </w:rPr>
          <w:delText xml:space="preserve">(BIPOC) </w:delText>
        </w:r>
      </w:del>
      <w:r w:rsidRPr="00E33A90">
        <w:rPr>
          <w:sz w:val="22"/>
          <w:szCs w:val="22"/>
        </w:rPr>
        <w:t>suffer disproportionately</w:t>
      </w:r>
      <w:commentRangeStart w:id="162"/>
      <w:del w:id="163" w:author="Shannon Boettcher" w:date="2025-01-04T08:13:00Z" w16du:dateUtc="2025-01-04T16:13:00Z">
        <w:r w:rsidRPr="00E33A90" w:rsidDel="006A64B9">
          <w:rPr>
            <w:sz w:val="22"/>
            <w:szCs w:val="22"/>
          </w:rPr>
          <w:delText xml:space="preserve"> due to systemic barriers that keep the population from accessing and building upon resources</w:delText>
        </w:r>
      </w:del>
      <w:commentRangeEnd w:id="162"/>
      <w:r w:rsidR="006A64B9">
        <w:rPr>
          <w:rStyle w:val="CommentReference"/>
          <w:rFonts w:ascii="Calibri" w:eastAsia="Calibri" w:hAnsi="Calibri" w:cs="Calibri"/>
        </w:rPr>
        <w:commentReference w:id="162"/>
      </w:r>
      <w:r w:rsidRPr="00E33A90">
        <w:rPr>
          <w:sz w:val="22"/>
          <w:szCs w:val="22"/>
        </w:rPr>
        <w:t>.</w:t>
      </w:r>
      <w:commentRangeEnd w:id="158"/>
      <w:r w:rsidR="00BF3755">
        <w:rPr>
          <w:rStyle w:val="CommentReference"/>
          <w:rFonts w:ascii="Calibri" w:eastAsia="Calibri" w:hAnsi="Calibri" w:cs="Calibri"/>
        </w:rPr>
        <w:commentReference w:id="158"/>
      </w:r>
      <w:r w:rsidRPr="00E33A90">
        <w:rPr>
          <w:sz w:val="22"/>
          <w:szCs w:val="22"/>
        </w:rPr>
        <w:t xml:space="preserve"> For example, although the City of Fresno as a whole ranks as one of the worst cities for life expectancy, its black and brown communities </w:t>
      </w:r>
      <w:ins w:id="164" w:author="Shannon Boettcher" w:date="2025-01-04T08:36:00Z" w16du:dateUtc="2025-01-04T16:36:00Z">
        <w:r w:rsidR="00876E67">
          <w:rPr>
            <w:sz w:val="22"/>
            <w:szCs w:val="22"/>
          </w:rPr>
          <w:t xml:space="preserve">specifically </w:t>
        </w:r>
      </w:ins>
      <w:del w:id="165" w:author="Shannon Boettcher" w:date="2025-01-04T08:14:00Z" w16du:dateUtc="2025-01-04T16:14:00Z">
        <w:r w:rsidRPr="00E33A90" w:rsidDel="006A64B9">
          <w:rPr>
            <w:sz w:val="22"/>
            <w:szCs w:val="22"/>
          </w:rPr>
          <w:delText>carry the burden</w:delText>
        </w:r>
      </w:del>
      <w:del w:id="166" w:author="Shannon Boettcher" w:date="2025-01-04T08:36:00Z" w16du:dateUtc="2025-01-04T16:36:00Z">
        <w:r w:rsidRPr="00E33A90" w:rsidDel="00876E67">
          <w:rPr>
            <w:sz w:val="22"/>
            <w:szCs w:val="22"/>
          </w:rPr>
          <w:delText xml:space="preserve">: they </w:delText>
        </w:r>
      </w:del>
      <w:r w:rsidRPr="00E33A90">
        <w:rPr>
          <w:sz w:val="22"/>
          <w:szCs w:val="22"/>
        </w:rPr>
        <w:t xml:space="preserve">live on average </w:t>
      </w:r>
      <w:del w:id="167" w:author="Shannon Boettcher" w:date="2025-01-04T08:13:00Z" w16du:dateUtc="2025-01-04T16:13:00Z">
        <w:r w:rsidRPr="00E33A90" w:rsidDel="006A64B9">
          <w:rPr>
            <w:sz w:val="22"/>
            <w:szCs w:val="22"/>
          </w:rPr>
          <w:delText xml:space="preserve">about </w:delText>
        </w:r>
      </w:del>
      <w:r w:rsidRPr="00E33A90">
        <w:rPr>
          <w:sz w:val="22"/>
          <w:szCs w:val="22"/>
        </w:rPr>
        <w:t xml:space="preserve">20 years less than </w:t>
      </w:r>
      <w:del w:id="168" w:author="Shannon Boettcher" w:date="2025-01-04T08:12:00Z" w16du:dateUtc="2025-01-04T16:12:00Z">
        <w:r w:rsidRPr="00E33A90" w:rsidDel="00F568AE">
          <w:rPr>
            <w:sz w:val="22"/>
            <w:szCs w:val="22"/>
          </w:rPr>
          <w:delText xml:space="preserve">their wealthy and </w:delText>
        </w:r>
      </w:del>
      <w:r w:rsidRPr="00E33A90">
        <w:rPr>
          <w:sz w:val="22"/>
          <w:szCs w:val="22"/>
        </w:rPr>
        <w:t xml:space="preserve">white Fresno </w:t>
      </w:r>
      <w:del w:id="169" w:author="Shannon Boettcher" w:date="2025-01-04T08:12:00Z" w16du:dateUtc="2025-01-04T16:12:00Z">
        <w:r w:rsidRPr="00E33A90" w:rsidDel="00F568AE">
          <w:rPr>
            <w:sz w:val="22"/>
            <w:szCs w:val="22"/>
          </w:rPr>
          <w:delText>neighbors</w:delText>
        </w:r>
      </w:del>
      <w:ins w:id="170" w:author="Shannon Boettcher" w:date="2025-01-04T08:12:00Z" w16du:dateUtc="2025-01-04T16:12:00Z">
        <w:r w:rsidR="00F568AE">
          <w:rPr>
            <w:sz w:val="22"/>
            <w:szCs w:val="22"/>
          </w:rPr>
          <w:t>residents</w:t>
        </w:r>
      </w:ins>
      <w:r w:rsidRPr="00E33A90">
        <w:rPr>
          <w:sz w:val="22"/>
          <w:szCs w:val="22"/>
        </w:rPr>
        <w:t>.</w:t>
      </w:r>
      <w:hyperlink w:anchor="bookmark0" w:history="1">
        <w:r w:rsidRPr="00E33A90">
          <w:rPr>
            <w:rStyle w:val="Hyperlink"/>
            <w:sz w:val="22"/>
            <w:szCs w:val="22"/>
            <w:highlight w:val="yellow"/>
            <w:vertAlign w:val="superscript"/>
          </w:rPr>
          <w:t>12</w:t>
        </w:r>
      </w:hyperlink>
      <w:r w:rsidRPr="00E33A90">
        <w:rPr>
          <w:sz w:val="22"/>
          <w:szCs w:val="22"/>
        </w:rPr>
        <w:t xml:space="preserve"> A 20-year difference in life expectancy within a singular city is not insignificant, nor is it due to arbitrary circumstances. </w:t>
      </w:r>
      <w:del w:id="171" w:author="Shannon Boettcher" w:date="2025-01-04T08:29:00Z" w16du:dateUtc="2025-01-04T16:29:00Z">
        <w:r w:rsidRPr="00E33A90" w:rsidDel="009D5E9D">
          <w:rPr>
            <w:sz w:val="22"/>
            <w:szCs w:val="22"/>
          </w:rPr>
          <w:delText>Rather, s</w:delText>
        </w:r>
      </w:del>
      <w:ins w:id="172" w:author="Shannon Boettcher" w:date="2025-01-04T08:29:00Z" w16du:dateUtc="2025-01-04T16:29:00Z">
        <w:r w:rsidR="009D5E9D">
          <w:rPr>
            <w:sz w:val="22"/>
            <w:szCs w:val="22"/>
          </w:rPr>
          <w:t>S</w:t>
        </w:r>
      </w:ins>
      <w:r w:rsidRPr="00E33A90">
        <w:rPr>
          <w:sz w:val="22"/>
          <w:szCs w:val="22"/>
        </w:rPr>
        <w:t>tarting with initial segregation laws</w:t>
      </w:r>
      <w:r>
        <w:rPr>
          <w:sz w:val="22"/>
          <w:szCs w:val="22"/>
        </w:rPr>
        <w:t xml:space="preserve"> </w:t>
      </w:r>
      <w:bookmarkStart w:id="173" w:name="A.3_Regional_Solution"/>
      <w:bookmarkEnd w:id="173"/>
      <w:r w:rsidRPr="00E33A90">
        <w:rPr>
          <w:sz w:val="22"/>
          <w:szCs w:val="22"/>
        </w:rPr>
        <w:t>in the 19th and 20th centuries, “unrelenting disinvestment, neglect, and a lack of representation have held back generations of black and brown residents.”</w:t>
      </w:r>
      <w:hyperlink w:anchor="bookmark2" w:history="1">
        <w:r w:rsidRPr="00E33A90">
          <w:rPr>
            <w:rStyle w:val="Hyperlink"/>
            <w:sz w:val="22"/>
            <w:szCs w:val="22"/>
            <w:highlight w:val="yellow"/>
            <w:vertAlign w:val="superscript"/>
          </w:rPr>
          <w:t>13</w:t>
        </w:r>
      </w:hyperlink>
      <w:r w:rsidRPr="00E33A90">
        <w:rPr>
          <w:sz w:val="22"/>
          <w:szCs w:val="22"/>
        </w:rPr>
        <w:t xml:space="preserve"> This disinvestment has led to tangible negative outcomes: only 63</w:t>
      </w:r>
      <w:r w:rsidR="00E6035E">
        <w:rPr>
          <w:sz w:val="22"/>
          <w:szCs w:val="22"/>
        </w:rPr>
        <w:t xml:space="preserve"> percent</w:t>
      </w:r>
      <w:r w:rsidRPr="00E33A90">
        <w:rPr>
          <w:sz w:val="22"/>
          <w:szCs w:val="22"/>
        </w:rPr>
        <w:t xml:space="preserve"> of Hispanic youth in Fresno County obtain their high school degree while nearly 100</w:t>
      </w:r>
      <w:r w:rsidR="00E6035E">
        <w:rPr>
          <w:sz w:val="22"/>
          <w:szCs w:val="22"/>
        </w:rPr>
        <w:t xml:space="preserve"> percent</w:t>
      </w:r>
      <w:r w:rsidRPr="00E33A90">
        <w:rPr>
          <w:sz w:val="22"/>
          <w:szCs w:val="22"/>
        </w:rPr>
        <w:t xml:space="preserve"> of white Fresno citizens obtain their high school degree; nearly 30</w:t>
      </w:r>
      <w:r w:rsidR="00E6035E">
        <w:rPr>
          <w:sz w:val="22"/>
          <w:szCs w:val="22"/>
        </w:rPr>
        <w:t xml:space="preserve"> percent</w:t>
      </w:r>
      <w:r w:rsidRPr="00E33A90">
        <w:rPr>
          <w:sz w:val="22"/>
          <w:szCs w:val="22"/>
        </w:rPr>
        <w:t xml:space="preserve"> of black Fresno County residents live in poverty, compared to 11</w:t>
      </w:r>
      <w:r w:rsidR="00E6035E">
        <w:rPr>
          <w:sz w:val="22"/>
          <w:szCs w:val="22"/>
        </w:rPr>
        <w:t xml:space="preserve"> percent</w:t>
      </w:r>
      <w:r w:rsidRPr="00E33A90">
        <w:rPr>
          <w:sz w:val="22"/>
          <w:szCs w:val="22"/>
        </w:rPr>
        <w:t xml:space="preserve"> of whites; and 17</w:t>
      </w:r>
      <w:r w:rsidR="00E6035E">
        <w:rPr>
          <w:sz w:val="22"/>
          <w:szCs w:val="22"/>
        </w:rPr>
        <w:t xml:space="preserve"> percent</w:t>
      </w:r>
      <w:r w:rsidRPr="00E33A90">
        <w:rPr>
          <w:sz w:val="22"/>
          <w:szCs w:val="22"/>
        </w:rPr>
        <w:t xml:space="preserve"> of black Fresno County residents are unemployed, compared to 8</w:t>
      </w:r>
      <w:r w:rsidR="00E6035E">
        <w:rPr>
          <w:sz w:val="22"/>
          <w:szCs w:val="22"/>
        </w:rPr>
        <w:t xml:space="preserve"> percent</w:t>
      </w:r>
      <w:r w:rsidRPr="00E33A90">
        <w:rPr>
          <w:sz w:val="22"/>
          <w:szCs w:val="22"/>
        </w:rPr>
        <w:t xml:space="preserve"> of their white neighbors.</w:t>
      </w:r>
      <w:hyperlink w:anchor="bookmark1" w:history="1">
        <w:r w:rsidRPr="00E33A90">
          <w:rPr>
            <w:rStyle w:val="Hyperlink"/>
            <w:sz w:val="22"/>
            <w:szCs w:val="22"/>
            <w:highlight w:val="yellow"/>
            <w:vertAlign w:val="superscript"/>
          </w:rPr>
          <w:t>14</w:t>
        </w:r>
      </w:hyperlink>
    </w:p>
    <w:p w14:paraId="79719F43" w14:textId="40827444" w:rsidR="001A16C2" w:rsidRPr="00E33A90" w:rsidRDefault="001A16C2" w:rsidP="001A16C2">
      <w:pPr>
        <w:pStyle w:val="NormalWeb"/>
        <w:spacing w:after="240"/>
        <w:jc w:val="both"/>
        <w:rPr>
          <w:sz w:val="22"/>
          <w:szCs w:val="22"/>
          <w:vertAlign w:val="superscript"/>
        </w:rPr>
      </w:pPr>
      <w:r w:rsidRPr="00E33A90">
        <w:rPr>
          <w:sz w:val="22"/>
          <w:szCs w:val="22"/>
        </w:rPr>
        <w:t>Finally, especially when compared to its coastal counterparts, the Central Valley bears the disproportionate burden of the State’s energy crisis. For example, 15</w:t>
      </w:r>
      <w:r w:rsidR="00E6035E">
        <w:rPr>
          <w:sz w:val="22"/>
          <w:szCs w:val="22"/>
        </w:rPr>
        <w:t xml:space="preserve"> percent</w:t>
      </w:r>
      <w:r w:rsidRPr="00E33A90">
        <w:rPr>
          <w:sz w:val="22"/>
          <w:szCs w:val="22"/>
        </w:rPr>
        <w:t xml:space="preserve"> of Central Valley residents live in “energy poverty,” meaning that they spend 10 percent or more of their </w:t>
      </w:r>
      <w:del w:id="174" w:author="Shannon Boettcher" w:date="2025-01-04T08:30:00Z" w16du:dateUtc="2025-01-04T16:30:00Z">
        <w:r w:rsidRPr="00E33A90" w:rsidDel="009157D0">
          <w:rPr>
            <w:sz w:val="22"/>
            <w:szCs w:val="22"/>
          </w:rPr>
          <w:delText xml:space="preserve">meager </w:delText>
        </w:r>
      </w:del>
      <w:ins w:id="175" w:author="Shannon Boettcher" w:date="2025-01-04T08:30:00Z" w16du:dateUtc="2025-01-04T16:30:00Z">
        <w:r w:rsidR="009157D0">
          <w:rPr>
            <w:sz w:val="22"/>
            <w:szCs w:val="22"/>
          </w:rPr>
          <w:t>low</w:t>
        </w:r>
        <w:r w:rsidR="009157D0" w:rsidRPr="00E33A90">
          <w:rPr>
            <w:sz w:val="22"/>
            <w:szCs w:val="22"/>
          </w:rPr>
          <w:t xml:space="preserve"> </w:t>
        </w:r>
      </w:ins>
      <w:r w:rsidRPr="00E33A90">
        <w:rPr>
          <w:sz w:val="22"/>
          <w:szCs w:val="22"/>
        </w:rPr>
        <w:t>income on household energy costs, compared to the coastal average of 3 to 4 percent.</w:t>
      </w:r>
      <w:hyperlink w:anchor="bookmark0" w:history="1">
        <w:r w:rsidRPr="00E33A90">
          <w:rPr>
            <w:rStyle w:val="Hyperlink"/>
            <w:sz w:val="22"/>
            <w:szCs w:val="22"/>
            <w:highlight w:val="yellow"/>
            <w:vertAlign w:val="superscript"/>
          </w:rPr>
          <w:t>15</w:t>
        </w:r>
      </w:hyperlink>
    </w:p>
    <w:p w14:paraId="16F7C381" w14:textId="6529C66C" w:rsidR="001A16C2" w:rsidRPr="00667A02" w:rsidRDefault="001A16C2" w:rsidP="001A16C2">
      <w:pPr>
        <w:pStyle w:val="NormalWeb"/>
        <w:spacing w:after="240"/>
        <w:jc w:val="both"/>
        <w:rPr>
          <w:sz w:val="22"/>
          <w:szCs w:val="22"/>
        </w:rPr>
      </w:pPr>
      <w:r w:rsidRPr="00E33A90">
        <w:rPr>
          <w:sz w:val="22"/>
          <w:szCs w:val="22"/>
        </w:rPr>
        <w:lastRenderedPageBreak/>
        <w:t xml:space="preserve">Taken together, </w:t>
      </w:r>
      <w:del w:id="176" w:author="Shannon Boettcher" w:date="2025-01-04T08:30:00Z" w16du:dateUtc="2025-01-04T16:30:00Z">
        <w:r w:rsidRPr="00E33A90" w:rsidDel="009157D0">
          <w:rPr>
            <w:sz w:val="22"/>
            <w:szCs w:val="22"/>
          </w:rPr>
          <w:delText xml:space="preserve">the picture cannot be clearer: </w:delText>
        </w:r>
      </w:del>
      <w:r w:rsidRPr="00E33A90">
        <w:rPr>
          <w:sz w:val="22"/>
          <w:szCs w:val="22"/>
        </w:rPr>
        <w:t xml:space="preserve">the Central Valley is the “Invisible California,” not able to reap the benefits of its neighbors’ economies while </w:t>
      </w:r>
      <w:del w:id="177" w:author="Shannon Boettcher" w:date="2025-01-04T08:30:00Z" w16du:dateUtc="2025-01-04T16:30:00Z">
        <w:r w:rsidRPr="00E33A90" w:rsidDel="009157D0">
          <w:rPr>
            <w:sz w:val="22"/>
            <w:szCs w:val="22"/>
          </w:rPr>
          <w:delText xml:space="preserve">getting </w:delText>
        </w:r>
      </w:del>
      <w:r w:rsidRPr="00E33A90">
        <w:rPr>
          <w:sz w:val="22"/>
          <w:szCs w:val="22"/>
        </w:rPr>
        <w:t>ignored by funders for opportunities to improve their own economy. In turn, this leads to severe economic and</w:t>
      </w:r>
      <w:r>
        <w:rPr>
          <w:sz w:val="22"/>
          <w:szCs w:val="22"/>
        </w:rPr>
        <w:t xml:space="preserve"> </w:t>
      </w:r>
      <w:r w:rsidRPr="00E33A90">
        <w:rPr>
          <w:sz w:val="22"/>
          <w:szCs w:val="22"/>
        </w:rPr>
        <w:t xml:space="preserve">environmental conditions, with the burden being disproportionately carried by </w:t>
      </w:r>
      <w:del w:id="178" w:author="Shannon Boettcher" w:date="2025-01-04T08:37:00Z" w16du:dateUtc="2025-01-04T16:37:00Z">
        <w:r w:rsidRPr="00E33A90" w:rsidDel="00F5394A">
          <w:rPr>
            <w:sz w:val="22"/>
            <w:szCs w:val="22"/>
          </w:rPr>
          <w:delText>BIPOC</w:delText>
        </w:r>
      </w:del>
      <w:ins w:id="179" w:author="Shannon Boettcher" w:date="2025-01-04T08:37:00Z" w16du:dateUtc="2025-01-04T16:37:00Z">
        <w:r w:rsidR="00F5394A">
          <w:rPr>
            <w:sz w:val="22"/>
            <w:szCs w:val="22"/>
          </w:rPr>
          <w:t>minority communities</w:t>
        </w:r>
      </w:ins>
      <w:r w:rsidRPr="00E33A90">
        <w:rPr>
          <w:sz w:val="22"/>
          <w:szCs w:val="22"/>
        </w:rPr>
        <w:t>.</w:t>
      </w:r>
    </w:p>
    <w:p w14:paraId="289CB4DE" w14:textId="48EF6A1D" w:rsidR="001A16C2" w:rsidRDefault="001A16C2" w:rsidP="00AE7883">
      <w:pPr>
        <w:pStyle w:val="NormalWeb"/>
        <w:spacing w:after="240"/>
        <w:jc w:val="both"/>
        <w:rPr>
          <w:sz w:val="22"/>
          <w:szCs w:val="22"/>
        </w:rPr>
      </w:pPr>
      <w:r>
        <w:rPr>
          <w:sz w:val="22"/>
          <w:szCs w:val="22"/>
        </w:rPr>
        <w:t xml:space="preserve">Despite these economic and environmental challenges, </w:t>
      </w:r>
      <w:del w:id="180" w:author="Shannon Boettcher" w:date="2025-01-04T08:39:00Z" w16du:dateUtc="2025-01-04T16:39:00Z">
        <w:r w:rsidDel="00D03A56">
          <w:rPr>
            <w:sz w:val="22"/>
            <w:szCs w:val="22"/>
          </w:rPr>
          <w:delText>i</w:delText>
        </w:r>
        <w:r w:rsidRPr="001A16C2" w:rsidDel="00D03A56">
          <w:rPr>
            <w:sz w:val="22"/>
            <w:szCs w:val="22"/>
          </w:rPr>
          <w:delText xml:space="preserve">t </w:delText>
        </w:r>
      </w:del>
      <w:ins w:id="181" w:author="Shannon Boettcher" w:date="2025-01-04T08:39:00Z" w16du:dateUtc="2025-01-04T16:39:00Z">
        <w:r w:rsidR="00D03A56">
          <w:rPr>
            <w:sz w:val="22"/>
            <w:szCs w:val="22"/>
          </w:rPr>
          <w:t>the Central Valley</w:t>
        </w:r>
        <w:r w:rsidR="00D03A56" w:rsidRPr="001A16C2">
          <w:rPr>
            <w:sz w:val="22"/>
            <w:szCs w:val="22"/>
          </w:rPr>
          <w:t xml:space="preserve"> </w:t>
        </w:r>
      </w:ins>
      <w:del w:id="182" w:author="Shannon Boettcher" w:date="2025-01-04T08:39:00Z" w16du:dateUtc="2025-01-04T16:39:00Z">
        <w:r w:rsidRPr="001A16C2" w:rsidDel="00D03A56">
          <w:rPr>
            <w:sz w:val="22"/>
            <w:szCs w:val="22"/>
          </w:rPr>
          <w:delText xml:space="preserve">also </w:delText>
        </w:r>
      </w:del>
      <w:r w:rsidRPr="001A16C2">
        <w:rPr>
          <w:sz w:val="22"/>
          <w:szCs w:val="22"/>
        </w:rPr>
        <w:t>offers unique opportunities due to its growing innovation ecosystems, availability of academic institutions, the recent establishment of advanced research facilities like CSUB's $83 million Energy Innovation Building, the CMC’s proposed 180,000 square foot R&amp;D and prototyping/testing center, and proximity to East Bay research powerhouse institutions, UCB and LBNL</w:t>
      </w:r>
      <w:ins w:id="183" w:author="Shannon Boettcher" w:date="2025-01-04T08:39:00Z" w16du:dateUtc="2025-01-04T16:39:00Z">
        <w:r w:rsidR="003E2374">
          <w:rPr>
            <w:sz w:val="22"/>
            <w:szCs w:val="22"/>
          </w:rPr>
          <w:t>, that will be leveraged to spark regional innovation.</w:t>
        </w:r>
      </w:ins>
      <w:del w:id="184" w:author="Shannon Boettcher" w:date="2025-01-04T08:39:00Z" w16du:dateUtc="2025-01-04T16:39:00Z">
        <w:r w:rsidRPr="001A16C2" w:rsidDel="003E2374">
          <w:rPr>
            <w:sz w:val="22"/>
            <w:szCs w:val="22"/>
          </w:rPr>
          <w:delText>.</w:delText>
        </w:r>
      </w:del>
    </w:p>
    <w:p w14:paraId="0FA17B17" w14:textId="1A1BFE22" w:rsidR="00275FBA" w:rsidRDefault="00275FBA" w:rsidP="00AE7883">
      <w:pPr>
        <w:pStyle w:val="NormalWeb"/>
        <w:spacing w:after="240"/>
        <w:jc w:val="both"/>
        <w:rPr>
          <w:color w:val="000000" w:themeColor="text1"/>
          <w:sz w:val="22"/>
          <w:szCs w:val="22"/>
        </w:rPr>
      </w:pPr>
      <w:r w:rsidRPr="00275FBA">
        <w:rPr>
          <w:color w:val="000000" w:themeColor="text1"/>
          <w:sz w:val="22"/>
          <w:szCs w:val="22"/>
        </w:rPr>
        <w:t>By spanning the corridor from both ends of the Central Valley in Sacramento to Bakersfield, each subregion (northern Central Valley, mid</w:t>
      </w:r>
      <w:r>
        <w:rPr>
          <w:color w:val="000000" w:themeColor="text1"/>
          <w:sz w:val="22"/>
          <w:szCs w:val="22"/>
        </w:rPr>
        <w:t>-</w:t>
      </w:r>
      <w:r w:rsidRPr="00275FBA">
        <w:rPr>
          <w:color w:val="000000" w:themeColor="text1"/>
          <w:sz w:val="22"/>
          <w:szCs w:val="22"/>
        </w:rPr>
        <w:t xml:space="preserve">Central Valley, and southern Central Valley) will serve as a gateway to leverage assets from its neighboring regional ecosystems (Silicon Valley and Los Angeles, respectively) to build upon its own internal assets and compound growth—both regionally and nationally. </w:t>
      </w:r>
      <w:r w:rsidR="00034DD3">
        <w:rPr>
          <w:color w:val="000000" w:themeColor="text1"/>
          <w:sz w:val="22"/>
          <w:szCs w:val="22"/>
        </w:rPr>
        <w:t>EPIC</w:t>
      </w:r>
      <w:r w:rsidRPr="00275FBA">
        <w:rPr>
          <w:color w:val="000000" w:themeColor="text1"/>
          <w:sz w:val="22"/>
          <w:szCs w:val="22"/>
        </w:rPr>
        <w:t xml:space="preserve"> will draw upon the region’s rich history of and capabilities in energy production and technological manufacturing to develop innovative energy options through applied research, partnerships, and outreach that will positively impact economic and workforce development for generations. </w:t>
      </w:r>
    </w:p>
    <w:p w14:paraId="26F73C13" w14:textId="43BB475D" w:rsidR="001A16C2" w:rsidRDefault="00C52EDA" w:rsidP="001A16C2">
      <w:pPr>
        <w:pStyle w:val="NormalWeb"/>
        <w:spacing w:after="240" w:afterAutospacing="0"/>
        <w:jc w:val="both"/>
        <w:rPr>
          <w:sz w:val="22"/>
          <w:szCs w:val="22"/>
        </w:rPr>
      </w:pPr>
      <w:r>
        <w:rPr>
          <w:sz w:val="22"/>
          <w:szCs w:val="22"/>
        </w:rPr>
        <w:t>The</w:t>
      </w:r>
      <w:r w:rsidR="001A16C2" w:rsidRPr="00B43889">
        <w:rPr>
          <w:sz w:val="22"/>
          <w:szCs w:val="22"/>
        </w:rPr>
        <w:t xml:space="preserve"> Central Valley has </w:t>
      </w:r>
      <w:r>
        <w:rPr>
          <w:sz w:val="22"/>
          <w:szCs w:val="22"/>
        </w:rPr>
        <w:t xml:space="preserve">also </w:t>
      </w:r>
      <w:r w:rsidR="001A16C2" w:rsidRPr="00B43889">
        <w:rPr>
          <w:sz w:val="22"/>
          <w:szCs w:val="22"/>
        </w:rPr>
        <w:t>taken steps over the last decade to lift its community out of poverty by improving its economy and environment. Currently, there are several—yet isolated—initiatives taking place in the Central Valley that are in their nascent stages and have not yet matured</w:t>
      </w:r>
      <w:r w:rsidR="001A16C2" w:rsidRPr="00B43889">
        <w:rPr>
          <w:i/>
          <w:iCs/>
          <w:sz w:val="22"/>
          <w:szCs w:val="22"/>
        </w:rPr>
        <w:t>.</w:t>
      </w:r>
      <w:r w:rsidR="001A16C2">
        <w:rPr>
          <w:i/>
          <w:iCs/>
          <w:sz w:val="22"/>
          <w:szCs w:val="22"/>
        </w:rPr>
        <w:t xml:space="preserve"> </w:t>
      </w:r>
      <w:r w:rsidR="001A16C2" w:rsidRPr="009F25DE">
        <w:rPr>
          <w:sz w:val="22"/>
          <w:szCs w:val="22"/>
        </w:rPr>
        <w:t xml:space="preserve">By leveraging regional assets, cross-sector partnerships, and a commitment to diversity, equity, inclusion, and accessibility (DEIA), </w:t>
      </w:r>
      <w:r w:rsidR="00034DD3">
        <w:rPr>
          <w:sz w:val="22"/>
          <w:szCs w:val="22"/>
        </w:rPr>
        <w:t>EPIC</w:t>
      </w:r>
      <w:r w:rsidR="001A16C2" w:rsidRPr="009F25DE">
        <w:rPr>
          <w:sz w:val="22"/>
          <w:szCs w:val="22"/>
        </w:rPr>
        <w:t xml:space="preserve"> aims to catalyze new knowledge, products, and services that address </w:t>
      </w:r>
      <w:r w:rsidR="001A16C2">
        <w:rPr>
          <w:sz w:val="22"/>
          <w:szCs w:val="22"/>
        </w:rPr>
        <w:t>the following</w:t>
      </w:r>
      <w:r w:rsidR="001A16C2" w:rsidRPr="009F25DE">
        <w:rPr>
          <w:sz w:val="22"/>
          <w:szCs w:val="22"/>
        </w:rPr>
        <w:t xml:space="preserve"> </w:t>
      </w:r>
      <w:r w:rsidR="001A16C2">
        <w:rPr>
          <w:sz w:val="22"/>
          <w:szCs w:val="22"/>
        </w:rPr>
        <w:t xml:space="preserve">specific </w:t>
      </w:r>
      <w:r w:rsidR="001A16C2" w:rsidRPr="009F25DE">
        <w:rPr>
          <w:sz w:val="22"/>
          <w:szCs w:val="22"/>
        </w:rPr>
        <w:t>regional</w:t>
      </w:r>
      <w:r w:rsidR="001A16C2">
        <w:rPr>
          <w:sz w:val="22"/>
          <w:szCs w:val="22"/>
        </w:rPr>
        <w:t xml:space="preserve">, national, societal, and geostrategic </w:t>
      </w:r>
      <w:r w:rsidR="001A16C2" w:rsidRPr="009F25DE">
        <w:rPr>
          <w:sz w:val="22"/>
          <w:szCs w:val="22"/>
        </w:rPr>
        <w:t>challenges and national priorities</w:t>
      </w:r>
      <w:r w:rsidR="001A16C2">
        <w:rPr>
          <w:sz w:val="22"/>
          <w:szCs w:val="22"/>
        </w:rPr>
        <w:t xml:space="preserve">: </w:t>
      </w:r>
    </w:p>
    <w:p w14:paraId="0435204E" w14:textId="77777777" w:rsidR="00286C07" w:rsidRDefault="001A16C2" w:rsidP="001A16C2">
      <w:pPr>
        <w:pStyle w:val="NormalWeb"/>
        <w:spacing w:after="240"/>
        <w:jc w:val="both"/>
        <w:rPr>
          <w:ins w:id="185" w:author="Shannon Boettcher" w:date="2025-01-04T09:58:00Z" w16du:dateUtc="2025-01-04T17:58:00Z"/>
          <w:sz w:val="22"/>
          <w:szCs w:val="22"/>
        </w:rPr>
      </w:pPr>
      <w:r w:rsidRPr="00C43D5B">
        <w:rPr>
          <w:b/>
          <w:bCs/>
          <w:sz w:val="22"/>
          <w:szCs w:val="22"/>
          <w:highlight w:val="red"/>
          <w:u w:val="single"/>
        </w:rPr>
        <w:t>Regional</w:t>
      </w:r>
      <w:r w:rsidRPr="00DF0C62">
        <w:rPr>
          <w:b/>
          <w:bCs/>
          <w:sz w:val="22"/>
          <w:szCs w:val="22"/>
          <w:u w:val="single"/>
        </w:rPr>
        <w:t xml:space="preserve"> </w:t>
      </w:r>
      <w:r w:rsidRPr="00C43D5B">
        <w:rPr>
          <w:b/>
          <w:bCs/>
          <w:sz w:val="22"/>
          <w:szCs w:val="22"/>
          <w:highlight w:val="darkCyan"/>
          <w:u w:val="single"/>
        </w:rPr>
        <w:t>Challenges</w:t>
      </w:r>
      <w:r w:rsidRPr="00DF0C62">
        <w:rPr>
          <w:b/>
          <w:bCs/>
          <w:sz w:val="22"/>
          <w:szCs w:val="22"/>
          <w:u w:val="single"/>
        </w:rPr>
        <w:t>:</w:t>
      </w:r>
      <w:r w:rsidRPr="00DF0C62">
        <w:rPr>
          <w:sz w:val="22"/>
          <w:szCs w:val="22"/>
        </w:rPr>
        <w:t xml:space="preserve"> </w:t>
      </w:r>
      <w:r w:rsidRPr="00DF0C62">
        <w:rPr>
          <w:b/>
          <w:bCs/>
          <w:i/>
          <w:iCs/>
          <w:sz w:val="22"/>
          <w:szCs w:val="22"/>
        </w:rPr>
        <w:t>Economic Disparities and Underfunded Regions:</w:t>
      </w:r>
      <w:r w:rsidRPr="00DF0C62">
        <w:rPr>
          <w:sz w:val="22"/>
          <w:szCs w:val="22"/>
        </w:rPr>
        <w:t xml:space="preserve"> The Central Valley is one of the poorest</w:t>
      </w:r>
      <w:r w:rsidR="006247D8">
        <w:rPr>
          <w:sz w:val="22"/>
          <w:szCs w:val="22"/>
        </w:rPr>
        <w:t xml:space="preserve"> regions</w:t>
      </w:r>
      <w:r w:rsidRPr="00DF0C62">
        <w:rPr>
          <w:sz w:val="22"/>
          <w:szCs w:val="22"/>
        </w:rPr>
        <w:t xml:space="preserve"> in California and possesses some of the nation’s most polluted communities</w:t>
      </w:r>
      <w:r w:rsidRPr="00DF0C62">
        <w:rPr>
          <w:sz w:val="22"/>
          <w:szCs w:val="22"/>
          <w:highlight w:val="yellow"/>
        </w:rPr>
        <w:t>.</w:t>
      </w:r>
      <w:r w:rsidRPr="00DF0C62">
        <w:rPr>
          <w:sz w:val="22"/>
          <w:szCs w:val="22"/>
          <w:highlight w:val="yellow"/>
          <w:vertAlign w:val="superscript"/>
        </w:rPr>
        <w:t>4</w:t>
      </w:r>
      <w:r w:rsidRPr="00DF0C62">
        <w:rPr>
          <w:sz w:val="22"/>
          <w:szCs w:val="22"/>
        </w:rPr>
        <w:t xml:space="preserve"> It is often overlooked for private investment. </w:t>
      </w:r>
      <w:r w:rsidR="00034DD3">
        <w:rPr>
          <w:sz w:val="22"/>
          <w:szCs w:val="22"/>
        </w:rPr>
        <w:t>EPIC</w:t>
      </w:r>
      <w:r w:rsidRPr="00DF0C62">
        <w:rPr>
          <w:sz w:val="22"/>
          <w:szCs w:val="22"/>
        </w:rPr>
        <w:t xml:space="preserve"> aims to bridge this gap by fostering economic growth and innovation in this underfunded region around a multi-decade growth area in electrochemical technology. According to the American Lung Association’s 2024 State of the Air Repor</w:t>
      </w:r>
      <w:r w:rsidRPr="00DF0C62">
        <w:rPr>
          <w:sz w:val="22"/>
          <w:szCs w:val="22"/>
          <w:highlight w:val="yellow"/>
        </w:rPr>
        <w:t>t</w:t>
      </w:r>
      <w:r w:rsidRPr="00DF0C62">
        <w:rPr>
          <w:sz w:val="22"/>
          <w:szCs w:val="22"/>
          <w:highlight w:val="yellow"/>
          <w:vertAlign w:val="superscript"/>
        </w:rPr>
        <w:t>5</w:t>
      </w:r>
      <w:r w:rsidRPr="00DF0C62">
        <w:rPr>
          <w:sz w:val="22"/>
          <w:szCs w:val="22"/>
          <w:highlight w:val="yellow"/>
        </w:rPr>
        <w:t>,</w:t>
      </w:r>
      <w:r w:rsidRPr="00DF0C62">
        <w:rPr>
          <w:sz w:val="22"/>
          <w:szCs w:val="22"/>
        </w:rPr>
        <w:t xml:space="preserve"> cities in the region like Bakersfield, Fresno-Madera-Hanford, Sacramento-Roseville, and Visalia appear on all three most polluted cities lists for high levels of unhealthy ozone days, particle pollution days, and annual particle pollution levels. </w:t>
      </w:r>
      <w:r w:rsidRPr="00DF0C62">
        <w:rPr>
          <w:b/>
          <w:bCs/>
          <w:i/>
          <w:iCs/>
          <w:sz w:val="22"/>
          <w:szCs w:val="22"/>
        </w:rPr>
        <w:t xml:space="preserve">Transition Regional Jobs </w:t>
      </w:r>
      <w:del w:id="186" w:author="Shannon Boettcher" w:date="2025-01-04T09:56:00Z" w16du:dateUtc="2025-01-04T17:56:00Z">
        <w:r w:rsidRPr="00DF0C62" w:rsidDel="00322D78">
          <w:rPr>
            <w:b/>
            <w:bCs/>
            <w:i/>
            <w:iCs/>
            <w:sz w:val="22"/>
            <w:szCs w:val="22"/>
          </w:rPr>
          <w:delText>from O&amp;G to Clean Tech</w:delText>
        </w:r>
      </w:del>
      <w:ins w:id="187" w:author="Shannon Boettcher" w:date="2025-01-04T09:56:00Z" w16du:dateUtc="2025-01-04T17:56:00Z">
        <w:r w:rsidR="00322D78">
          <w:rPr>
            <w:b/>
            <w:bCs/>
            <w:i/>
            <w:iCs/>
            <w:sz w:val="22"/>
            <w:szCs w:val="22"/>
          </w:rPr>
          <w:t>to New Technologies</w:t>
        </w:r>
      </w:ins>
      <w:r w:rsidRPr="00DF0C62">
        <w:rPr>
          <w:b/>
          <w:bCs/>
          <w:i/>
          <w:iCs/>
          <w:sz w:val="22"/>
          <w:szCs w:val="22"/>
        </w:rPr>
        <w:t>:</w:t>
      </w:r>
      <w:r w:rsidRPr="00DF0C62">
        <w:rPr>
          <w:sz w:val="22"/>
          <w:szCs w:val="22"/>
        </w:rPr>
        <w:t xml:space="preserve"> The </w:t>
      </w:r>
      <w:del w:id="188" w:author="Shannon Boettcher" w:date="2025-01-04T09:56:00Z" w16du:dateUtc="2025-01-04T17:56:00Z">
        <w:r w:rsidRPr="00DF0C62" w:rsidDel="001721C6">
          <w:rPr>
            <w:sz w:val="22"/>
            <w:szCs w:val="22"/>
          </w:rPr>
          <w:delText xml:space="preserve">Central Valley has historically relied on the </w:delText>
        </w:r>
      </w:del>
      <w:ins w:id="189" w:author="Shannon Boettcher" w:date="2025-01-04T09:56:00Z" w16du:dateUtc="2025-01-04T17:56:00Z">
        <w:r w:rsidR="001721C6">
          <w:rPr>
            <w:sz w:val="22"/>
            <w:szCs w:val="22"/>
          </w:rPr>
          <w:t xml:space="preserve">historical </w:t>
        </w:r>
      </w:ins>
      <w:r w:rsidRPr="00DF0C62">
        <w:rPr>
          <w:sz w:val="22"/>
          <w:szCs w:val="22"/>
        </w:rPr>
        <w:t xml:space="preserve">O&amp;G industry </w:t>
      </w:r>
      <w:del w:id="190" w:author="Shannon Boettcher" w:date="2025-01-04T09:57:00Z" w16du:dateUtc="2025-01-04T17:57:00Z">
        <w:r w:rsidRPr="00DF0C62" w:rsidDel="001721C6">
          <w:rPr>
            <w:sz w:val="22"/>
            <w:szCs w:val="22"/>
          </w:rPr>
          <w:delText>for employment, resulting in</w:delText>
        </w:r>
      </w:del>
      <w:ins w:id="191" w:author="Shannon Boettcher" w:date="2025-01-04T09:57:00Z" w16du:dateUtc="2025-01-04T17:57:00Z">
        <w:r w:rsidR="001721C6">
          <w:rPr>
            <w:sz w:val="22"/>
            <w:szCs w:val="22"/>
          </w:rPr>
          <w:t>has resulted in</w:t>
        </w:r>
      </w:ins>
      <w:r w:rsidRPr="00DF0C62">
        <w:rPr>
          <w:sz w:val="22"/>
          <w:szCs w:val="22"/>
        </w:rPr>
        <w:t xml:space="preserve"> significant environmental and health challenges for its </w:t>
      </w:r>
      <w:ins w:id="192" w:author="Shannon Boettcher" w:date="2025-01-04T09:57:00Z" w16du:dateUtc="2025-01-04T17:57:00Z">
        <w:r w:rsidR="001721C6">
          <w:rPr>
            <w:sz w:val="22"/>
            <w:szCs w:val="22"/>
          </w:rPr>
          <w:t xml:space="preserve">workforce and regional </w:t>
        </w:r>
      </w:ins>
      <w:del w:id="193" w:author="Shannon Boettcher" w:date="2025-01-04T09:57:00Z" w16du:dateUtc="2025-01-04T17:57:00Z">
        <w:r w:rsidRPr="00DF0C62" w:rsidDel="001721C6">
          <w:rPr>
            <w:sz w:val="22"/>
            <w:szCs w:val="22"/>
          </w:rPr>
          <w:delText>residents</w:delText>
        </w:r>
      </w:del>
      <w:ins w:id="194" w:author="Shannon Boettcher" w:date="2025-01-04T09:57:00Z" w16du:dateUtc="2025-01-04T17:57:00Z">
        <w:r w:rsidR="001721C6">
          <w:rPr>
            <w:sz w:val="22"/>
            <w:szCs w:val="22"/>
          </w:rPr>
          <w:t>residents of the Valley</w:t>
        </w:r>
      </w:ins>
      <w:r w:rsidRPr="00DF0C62">
        <w:rPr>
          <w:sz w:val="22"/>
          <w:szCs w:val="22"/>
        </w:rPr>
        <w:t xml:space="preserve">. </w:t>
      </w:r>
      <w:r w:rsidR="00034DD3">
        <w:rPr>
          <w:sz w:val="22"/>
          <w:szCs w:val="22"/>
        </w:rPr>
        <w:t>EPIC</w:t>
      </w:r>
      <w:r w:rsidRPr="00DF0C62">
        <w:rPr>
          <w:sz w:val="22"/>
          <w:szCs w:val="22"/>
        </w:rPr>
        <w:t xml:space="preserve"> will facilitate the transition from </w:t>
      </w:r>
      <w:ins w:id="195" w:author="Shannon Boettcher" w:date="2025-01-04T09:57:00Z" w16du:dateUtc="2025-01-04T17:57:00Z">
        <w:r w:rsidR="00286C07">
          <w:rPr>
            <w:sz w:val="22"/>
            <w:szCs w:val="22"/>
          </w:rPr>
          <w:t xml:space="preserve">traditional </w:t>
        </w:r>
      </w:ins>
      <w:r w:rsidRPr="00DF0C62">
        <w:rPr>
          <w:sz w:val="22"/>
          <w:szCs w:val="22"/>
        </w:rPr>
        <w:t>O&amp;G</w:t>
      </w:r>
      <w:del w:id="196" w:author="Shannon Boettcher" w:date="2025-01-04T09:57:00Z" w16du:dateUtc="2025-01-04T17:57:00Z">
        <w:r w:rsidRPr="00DF0C62" w:rsidDel="00286C07">
          <w:rPr>
            <w:sz w:val="22"/>
            <w:szCs w:val="22"/>
          </w:rPr>
          <w:delText>-dominated</w:delText>
        </w:r>
      </w:del>
      <w:r w:rsidRPr="00DF0C62">
        <w:rPr>
          <w:sz w:val="22"/>
          <w:szCs w:val="22"/>
        </w:rPr>
        <w:t xml:space="preserve"> employment to well-paid careers </w:t>
      </w:r>
      <w:del w:id="197" w:author="Shannon Boettcher" w:date="2025-01-04T09:58:00Z" w16du:dateUtc="2025-01-04T17:58:00Z">
        <w:r w:rsidRPr="00DF0C62" w:rsidDel="00286C07">
          <w:rPr>
            <w:sz w:val="22"/>
            <w:szCs w:val="22"/>
          </w:rPr>
          <w:delText xml:space="preserve">in </w:delText>
        </w:r>
        <w:r w:rsidDel="00286C07">
          <w:rPr>
            <w:sz w:val="22"/>
            <w:szCs w:val="22"/>
          </w:rPr>
          <w:delText xml:space="preserve">the </w:delText>
        </w:r>
      </w:del>
      <w:del w:id="198" w:author="Shannon Boettcher" w:date="2025-01-04T09:57:00Z" w16du:dateUtc="2025-01-04T17:57:00Z">
        <w:r w:rsidRPr="00DF0C62" w:rsidDel="00286C07">
          <w:rPr>
            <w:sz w:val="22"/>
            <w:szCs w:val="22"/>
          </w:rPr>
          <w:delText xml:space="preserve">clean </w:delText>
        </w:r>
      </w:del>
      <w:del w:id="199" w:author="Shannon Boettcher" w:date="2025-01-04T09:58:00Z" w16du:dateUtc="2025-01-04T17:58:00Z">
        <w:r w:rsidRPr="00F6633A" w:rsidDel="00286C07">
          <w:rPr>
            <w:sz w:val="22"/>
            <w:szCs w:val="22"/>
          </w:rPr>
          <w:delText>electrochemical</w:delText>
        </w:r>
        <w:r w:rsidDel="00286C07">
          <w:rPr>
            <w:sz w:val="22"/>
            <w:szCs w:val="22"/>
          </w:rPr>
          <w:delText xml:space="preserve"> sector</w:delText>
        </w:r>
        <w:r w:rsidRPr="00DF0C62" w:rsidDel="00286C07">
          <w:rPr>
            <w:sz w:val="22"/>
            <w:szCs w:val="22"/>
          </w:rPr>
          <w:delText xml:space="preserve">, </w:delText>
        </w:r>
      </w:del>
      <w:r w:rsidRPr="00DF0C62">
        <w:rPr>
          <w:sz w:val="22"/>
          <w:szCs w:val="22"/>
        </w:rPr>
        <w:t>with a strategic focus on electrochemical technology</w:t>
      </w:r>
      <w:ins w:id="200" w:author="Shannon Boettcher" w:date="2025-01-04T09:58:00Z" w16du:dateUtc="2025-01-04T17:58:00Z">
        <w:r w:rsidR="00286C07">
          <w:rPr>
            <w:sz w:val="22"/>
            <w:szCs w:val="22"/>
          </w:rPr>
          <w:t xml:space="preserve">. </w:t>
        </w:r>
      </w:ins>
    </w:p>
    <w:p w14:paraId="706227EE" w14:textId="77777777" w:rsidR="00286C07" w:rsidRDefault="001A16C2" w:rsidP="001A16C2">
      <w:pPr>
        <w:pStyle w:val="NormalWeb"/>
        <w:spacing w:after="240"/>
        <w:jc w:val="both"/>
        <w:rPr>
          <w:ins w:id="201" w:author="Shannon Boettcher" w:date="2025-01-04T09:58:00Z" w16du:dateUtc="2025-01-04T17:58:00Z"/>
          <w:sz w:val="22"/>
          <w:szCs w:val="22"/>
        </w:rPr>
      </w:pPr>
      <w:del w:id="202" w:author="Shannon Boettcher" w:date="2025-01-04T09:58:00Z" w16du:dateUtc="2025-01-04T17:58:00Z">
        <w:r w:rsidRPr="00DF0C62" w:rsidDel="00286C07">
          <w:rPr>
            <w:sz w:val="22"/>
            <w:szCs w:val="22"/>
          </w:rPr>
          <w:delText xml:space="preserve"> </w:delText>
        </w:r>
      </w:del>
      <w:r w:rsidRPr="00DF0C62">
        <w:rPr>
          <w:sz w:val="22"/>
          <w:szCs w:val="22"/>
        </w:rPr>
        <w:t xml:space="preserve">– to start battery manufacturing – but with an eye for exponential growth in the field to include manufacturing, recycling, carbon-dioxide capture and connecting to innovation in biotechnology through the intrinsically electrochemical machine-organism interface. EPIC also partners with O&amp;G to simultaneously create high-road jobs and lower emissions from O&amp;G using electrochemical technology. </w:t>
      </w:r>
    </w:p>
    <w:p w14:paraId="75C85A2C" w14:textId="4C97A357" w:rsidR="001A16C2" w:rsidRDefault="001A16C2" w:rsidP="001A16C2">
      <w:pPr>
        <w:pStyle w:val="NormalWeb"/>
        <w:spacing w:after="240"/>
        <w:jc w:val="both"/>
        <w:rPr>
          <w:sz w:val="22"/>
          <w:szCs w:val="22"/>
        </w:rPr>
      </w:pPr>
      <w:r w:rsidRPr="00DF0C62">
        <w:rPr>
          <w:b/>
          <w:bCs/>
          <w:i/>
          <w:iCs/>
          <w:sz w:val="22"/>
          <w:szCs w:val="22"/>
        </w:rPr>
        <w:t>Disconnected Innovation Ecosystems</w:t>
      </w:r>
      <w:r w:rsidRPr="00DF0C62">
        <w:rPr>
          <w:b/>
          <w:bCs/>
          <w:sz w:val="22"/>
          <w:szCs w:val="22"/>
        </w:rPr>
        <w:t>:</w:t>
      </w:r>
      <w:r w:rsidRPr="00DF0C62">
        <w:rPr>
          <w:sz w:val="22"/>
          <w:szCs w:val="22"/>
        </w:rPr>
        <w:t xml:space="preserve"> </w:t>
      </w:r>
      <w:r w:rsidRPr="00F1598D">
        <w:rPr>
          <w:sz w:val="22"/>
          <w:szCs w:val="22"/>
        </w:rPr>
        <w:t>Despite its assets, the Central Valley’s innovation ecosystem is fragmented, with limited coordination between academic institutions, industry stakeholders, and community organizations. Existing research efforts are often siloed, hindering their ability to scale and address broader challenges.</w:t>
      </w:r>
      <w:r>
        <w:rPr>
          <w:sz w:val="22"/>
          <w:szCs w:val="22"/>
        </w:rPr>
        <w:t xml:space="preserve"> </w:t>
      </w:r>
      <w:r w:rsidR="00034DD3">
        <w:rPr>
          <w:sz w:val="22"/>
          <w:szCs w:val="22"/>
        </w:rPr>
        <w:t>EPIC</w:t>
      </w:r>
      <w:r w:rsidRPr="00DF0C62">
        <w:rPr>
          <w:sz w:val="22"/>
          <w:szCs w:val="22"/>
        </w:rPr>
        <w:t xml:space="preserve"> will synthesize isolated projects into a single, streamlined, comprehensive economic Engine to maximize opportunities for equitable participation in the future of electrochemical technology.</w:t>
      </w:r>
    </w:p>
    <w:p w14:paraId="22384FCF" w14:textId="33164A9A" w:rsidR="001A16C2" w:rsidRDefault="001A16C2" w:rsidP="001A16C2">
      <w:pPr>
        <w:pStyle w:val="NormalWeb"/>
        <w:spacing w:after="240"/>
        <w:jc w:val="both"/>
        <w:rPr>
          <w:sz w:val="22"/>
          <w:szCs w:val="22"/>
        </w:rPr>
      </w:pPr>
      <w:r w:rsidRPr="00C43D5B">
        <w:rPr>
          <w:b/>
          <w:bCs/>
          <w:sz w:val="22"/>
          <w:szCs w:val="22"/>
          <w:highlight w:val="magenta"/>
          <w:u w:val="single"/>
        </w:rPr>
        <w:lastRenderedPageBreak/>
        <w:t>National Challenges</w:t>
      </w:r>
      <w:r w:rsidRPr="00DF0C62">
        <w:rPr>
          <w:b/>
          <w:bCs/>
          <w:sz w:val="22"/>
          <w:szCs w:val="22"/>
          <w:u w:val="single"/>
        </w:rPr>
        <w:t>:</w:t>
      </w:r>
      <w:r w:rsidRPr="00DF0C62">
        <w:rPr>
          <w:sz w:val="22"/>
          <w:szCs w:val="22"/>
        </w:rPr>
        <w:t xml:space="preserve"> </w:t>
      </w:r>
      <w:r w:rsidRPr="00DF0C62">
        <w:rPr>
          <w:b/>
          <w:bCs/>
          <w:i/>
          <w:iCs/>
          <w:sz w:val="22"/>
          <w:szCs w:val="22"/>
        </w:rPr>
        <w:t>Energy Storage Needs:</w:t>
      </w:r>
      <w:r w:rsidRPr="00DF0C62">
        <w:rPr>
          <w:sz w:val="22"/>
          <w:szCs w:val="22"/>
        </w:rPr>
        <w:t xml:space="preserve"> The rapid deployment of renewable energy sources requires advanced energy storage solutions. </w:t>
      </w:r>
      <w:r w:rsidR="00034DD3">
        <w:rPr>
          <w:sz w:val="22"/>
          <w:szCs w:val="22"/>
        </w:rPr>
        <w:t>EPIC</w:t>
      </w:r>
      <w:r w:rsidRPr="00DF0C62">
        <w:rPr>
          <w:sz w:val="22"/>
          <w:szCs w:val="22"/>
        </w:rPr>
        <w:t xml:space="preserve"> meets national energy storage needs for commercial and transportation uses through its focus on battery manufacturing, next-gen battery chemistry, and grid storage. </w:t>
      </w:r>
      <w:r w:rsidRPr="00DF0C62">
        <w:rPr>
          <w:b/>
          <w:bCs/>
          <w:i/>
          <w:iCs/>
          <w:sz w:val="22"/>
          <w:szCs w:val="22"/>
        </w:rPr>
        <w:t>Electrification Trends:</w:t>
      </w:r>
      <w:r w:rsidRPr="00DF0C62">
        <w:rPr>
          <w:sz w:val="22"/>
          <w:szCs w:val="22"/>
        </w:rPr>
        <w:t xml:space="preserve"> Energy systems and grid-level modeling at Lawrence Berkeley National Lab (LBNL)</w:t>
      </w:r>
      <w:r w:rsidRPr="00DF0C62">
        <w:rPr>
          <w:sz w:val="22"/>
          <w:szCs w:val="22"/>
          <w:highlight w:val="yellow"/>
        </w:rPr>
        <w:t>,</w:t>
      </w:r>
      <w:r w:rsidRPr="00DF0C62">
        <w:rPr>
          <w:sz w:val="22"/>
          <w:szCs w:val="22"/>
          <w:highlight w:val="yellow"/>
          <w:vertAlign w:val="superscript"/>
        </w:rPr>
        <w:t>6</w:t>
      </w:r>
      <w:r w:rsidRPr="00DF0C62">
        <w:rPr>
          <w:sz w:val="22"/>
          <w:szCs w:val="22"/>
        </w:rPr>
        <w:t xml:space="preserve"> along with current trends, particularly with the growing “duck curve” in California and the EPIC region,</w:t>
      </w:r>
      <w:r w:rsidRPr="00DF0C62">
        <w:rPr>
          <w:sz w:val="22"/>
          <w:szCs w:val="22"/>
          <w:highlight w:val="yellow"/>
          <w:vertAlign w:val="superscript"/>
        </w:rPr>
        <w:t>7, 8</w:t>
      </w:r>
      <w:r w:rsidRPr="00DF0C62">
        <w:rPr>
          <w:sz w:val="22"/>
          <w:szCs w:val="22"/>
        </w:rPr>
        <w:t xml:space="preserve"> show increasing variability in electric demand and generation driving price volatility</w:t>
      </w:r>
      <w:r w:rsidRPr="00DF0C62">
        <w:rPr>
          <w:sz w:val="22"/>
          <w:szCs w:val="22"/>
          <w:highlight w:val="yellow"/>
        </w:rPr>
        <w:t>,</w:t>
      </w:r>
      <w:r w:rsidRPr="00DF0C62">
        <w:rPr>
          <w:sz w:val="22"/>
          <w:szCs w:val="22"/>
          <w:highlight w:val="yellow"/>
          <w:vertAlign w:val="superscript"/>
        </w:rPr>
        <w:t>9</w:t>
      </w:r>
      <w:r w:rsidRPr="00DF0C62">
        <w:rPr>
          <w:sz w:val="22"/>
          <w:szCs w:val="22"/>
        </w:rPr>
        <w:t xml:space="preserve"> but also an opportunity for economic development that leverages new renewable intermittent electricity sources. </w:t>
      </w:r>
      <w:r w:rsidR="00034DD3">
        <w:rPr>
          <w:sz w:val="22"/>
          <w:szCs w:val="22"/>
        </w:rPr>
        <w:t>EPIC</w:t>
      </w:r>
      <w:r w:rsidRPr="00DF0C62">
        <w:rPr>
          <w:sz w:val="22"/>
          <w:szCs w:val="22"/>
        </w:rPr>
        <w:t xml:space="preserve"> focuses on electrochemical technology that dynamically manages this variability and ensures grid reliability while also building a workforce, innovation, manufacturing, education ecosystem of talent, and infrastructure to accelerate electrochemical technologies of the future that will drive the next century of economic activity. </w:t>
      </w:r>
      <w:r w:rsidRPr="00DF0C62">
        <w:rPr>
          <w:b/>
          <w:bCs/>
          <w:i/>
          <w:iCs/>
          <w:sz w:val="22"/>
          <w:szCs w:val="22"/>
        </w:rPr>
        <w:t>Clean Energy Advancement:</w:t>
      </w:r>
      <w:r w:rsidRPr="00DF0C62">
        <w:rPr>
          <w:sz w:val="22"/>
          <w:szCs w:val="22"/>
        </w:rPr>
        <w:t xml:space="preserve"> The United States needs to advance clean energy technologies to meet climate goals and reduce greenhouse gas (GHG) emissions.</w:t>
      </w:r>
      <w:r w:rsidRPr="00DF0C62">
        <w:rPr>
          <w:sz w:val="22"/>
          <w:szCs w:val="22"/>
          <w:highlight w:val="yellow"/>
          <w:vertAlign w:val="superscript"/>
        </w:rPr>
        <w:t>10</w:t>
      </w:r>
      <w:r w:rsidRPr="00DF0C62">
        <w:rPr>
          <w:sz w:val="22"/>
          <w:szCs w:val="22"/>
        </w:rPr>
        <w:t xml:space="preserve"> </w:t>
      </w:r>
      <w:r w:rsidR="00034DD3">
        <w:rPr>
          <w:sz w:val="22"/>
          <w:szCs w:val="22"/>
        </w:rPr>
        <w:t>EPIC</w:t>
      </w:r>
      <w:r w:rsidRPr="00DF0C62">
        <w:rPr>
          <w:sz w:val="22"/>
          <w:szCs w:val="22"/>
        </w:rPr>
        <w:t xml:space="preserve"> will focus on innovations in electrochemistry, including next-gen batteries, hydrogen fuel cells, and direct air capture (DAC) technologies, to drive national progress in clean energy. Synthetic fuels that drop into existing internal combustion and jet Engines are central to speeding the energy transition. </w:t>
      </w:r>
    </w:p>
    <w:p w14:paraId="655A7B68" w14:textId="7A0E55C4" w:rsidR="001A16C2" w:rsidRPr="00DF0C62" w:rsidRDefault="001A16C2" w:rsidP="001A16C2">
      <w:pPr>
        <w:pStyle w:val="NormalWeb"/>
        <w:spacing w:after="240"/>
        <w:jc w:val="both"/>
        <w:rPr>
          <w:sz w:val="22"/>
          <w:szCs w:val="22"/>
        </w:rPr>
      </w:pPr>
      <w:r w:rsidRPr="00C43D5B">
        <w:rPr>
          <w:b/>
          <w:bCs/>
          <w:sz w:val="22"/>
          <w:szCs w:val="22"/>
          <w:highlight w:val="magenta"/>
          <w:u w:val="single"/>
        </w:rPr>
        <w:t>Societal Challenges</w:t>
      </w:r>
      <w:r w:rsidRPr="00DF0C62">
        <w:rPr>
          <w:b/>
          <w:bCs/>
          <w:sz w:val="22"/>
          <w:szCs w:val="22"/>
          <w:u w:val="single"/>
        </w:rPr>
        <w:t>:</w:t>
      </w:r>
      <w:r w:rsidRPr="00DF0C62">
        <w:rPr>
          <w:sz w:val="22"/>
          <w:szCs w:val="22"/>
        </w:rPr>
        <w:t xml:space="preserve"> </w:t>
      </w:r>
      <w:r w:rsidRPr="00DF0C62">
        <w:rPr>
          <w:b/>
          <w:bCs/>
          <w:i/>
          <w:iCs/>
          <w:sz w:val="22"/>
          <w:szCs w:val="22"/>
        </w:rPr>
        <w:t>Climate Change Mitigation:</w:t>
      </w:r>
      <w:r w:rsidRPr="00DF0C62">
        <w:rPr>
          <w:sz w:val="22"/>
          <w:szCs w:val="22"/>
        </w:rPr>
        <w:t xml:space="preserve"> </w:t>
      </w:r>
      <w:r w:rsidR="00034DD3">
        <w:rPr>
          <w:sz w:val="22"/>
          <w:szCs w:val="22"/>
        </w:rPr>
        <w:t>EPIC</w:t>
      </w:r>
      <w:r w:rsidRPr="00DF0C62">
        <w:rPr>
          <w:sz w:val="22"/>
          <w:szCs w:val="22"/>
        </w:rPr>
        <w:t xml:space="preserve"> will contribute to global efforts to combat climate change by developing technologies that reduce reliance on fossil fuels and lower GHG emissions. </w:t>
      </w:r>
      <w:r w:rsidRPr="00DF0C62">
        <w:rPr>
          <w:b/>
          <w:bCs/>
          <w:i/>
          <w:iCs/>
          <w:sz w:val="22"/>
          <w:szCs w:val="22"/>
        </w:rPr>
        <w:t>Equitable Economic Opportunities:</w:t>
      </w:r>
      <w:r w:rsidRPr="00DF0C62">
        <w:rPr>
          <w:sz w:val="22"/>
          <w:szCs w:val="22"/>
        </w:rPr>
        <w:t xml:space="preserve"> By incorporating an approach that uses equity as a driver for economic development, </w:t>
      </w:r>
      <w:r w:rsidR="00034DD3">
        <w:rPr>
          <w:sz w:val="22"/>
          <w:szCs w:val="22"/>
        </w:rPr>
        <w:t>EPIC</w:t>
      </w:r>
      <w:r w:rsidRPr="00DF0C62">
        <w:rPr>
          <w:sz w:val="22"/>
          <w:szCs w:val="22"/>
        </w:rPr>
        <w:t xml:space="preserve"> will create new accessible pathways for historically marginalized and underserved populations, ensuring that the benefits of clean energy innovation are widely shared.</w:t>
      </w:r>
    </w:p>
    <w:p w14:paraId="5B3D425C" w14:textId="7D61BCA8" w:rsidR="001A16C2" w:rsidRPr="00DF0C62" w:rsidRDefault="001A16C2" w:rsidP="001A16C2">
      <w:pPr>
        <w:pStyle w:val="NormalWeb"/>
        <w:spacing w:after="240"/>
        <w:jc w:val="both"/>
        <w:rPr>
          <w:sz w:val="22"/>
          <w:szCs w:val="22"/>
        </w:rPr>
      </w:pPr>
      <w:r w:rsidRPr="00C43D5B">
        <w:rPr>
          <w:b/>
          <w:bCs/>
          <w:sz w:val="22"/>
          <w:szCs w:val="22"/>
          <w:highlight w:val="magenta"/>
          <w:u w:val="single"/>
        </w:rPr>
        <w:t>Geostrategic Challenges</w:t>
      </w:r>
      <w:r w:rsidRPr="00DF0C62">
        <w:rPr>
          <w:b/>
          <w:bCs/>
          <w:sz w:val="22"/>
          <w:szCs w:val="22"/>
          <w:u w:val="single"/>
        </w:rPr>
        <w:t>:</w:t>
      </w:r>
      <w:r w:rsidRPr="00DF0C62">
        <w:rPr>
          <w:sz w:val="22"/>
          <w:szCs w:val="22"/>
          <w:u w:val="single"/>
        </w:rPr>
        <w:t xml:space="preserve"> </w:t>
      </w:r>
      <w:r w:rsidRPr="00DF0C62">
        <w:rPr>
          <w:b/>
          <w:bCs/>
          <w:i/>
          <w:iCs/>
          <w:sz w:val="22"/>
          <w:szCs w:val="22"/>
        </w:rPr>
        <w:t xml:space="preserve">Global </w:t>
      </w:r>
      <w:del w:id="203" w:author="Shannon Boettcher" w:date="2025-01-04T09:58:00Z" w16du:dateUtc="2025-01-04T17:58:00Z">
        <w:r w:rsidRPr="00DF0C62" w:rsidDel="00B637BF">
          <w:rPr>
            <w:b/>
            <w:bCs/>
            <w:i/>
            <w:iCs/>
            <w:sz w:val="22"/>
            <w:szCs w:val="22"/>
          </w:rPr>
          <w:delText xml:space="preserve">Clean </w:delText>
        </w:r>
      </w:del>
      <w:r w:rsidRPr="00DF0C62">
        <w:rPr>
          <w:b/>
          <w:bCs/>
          <w:i/>
          <w:iCs/>
          <w:sz w:val="22"/>
          <w:szCs w:val="22"/>
        </w:rPr>
        <w:t>Energy Leadership:</w:t>
      </w:r>
      <w:r w:rsidRPr="00DF0C62">
        <w:rPr>
          <w:sz w:val="22"/>
          <w:szCs w:val="22"/>
        </w:rPr>
        <w:t xml:space="preserve"> As the world transitions to </w:t>
      </w:r>
      <w:del w:id="204" w:author="Shannon Boettcher" w:date="2025-01-04T09:58:00Z" w16du:dateUtc="2025-01-04T17:58:00Z">
        <w:r w:rsidRPr="00DF0C62" w:rsidDel="00B637BF">
          <w:rPr>
            <w:sz w:val="22"/>
            <w:szCs w:val="22"/>
          </w:rPr>
          <w:delText xml:space="preserve">clean </w:delText>
        </w:r>
      </w:del>
      <w:ins w:id="205" w:author="Shannon Boettcher" w:date="2025-01-04T09:58:00Z" w16du:dateUtc="2025-01-04T17:58:00Z">
        <w:r w:rsidR="00B637BF">
          <w:rPr>
            <w:sz w:val="22"/>
            <w:szCs w:val="22"/>
          </w:rPr>
          <w:t>more-diverse forms of</w:t>
        </w:r>
        <w:r w:rsidR="00B637BF" w:rsidRPr="00DF0C62">
          <w:rPr>
            <w:sz w:val="22"/>
            <w:szCs w:val="22"/>
          </w:rPr>
          <w:t xml:space="preserve"> </w:t>
        </w:r>
      </w:ins>
      <w:r w:rsidRPr="00DF0C62">
        <w:rPr>
          <w:sz w:val="22"/>
          <w:szCs w:val="22"/>
        </w:rPr>
        <w:t xml:space="preserve">energy, the United States must lead </w:t>
      </w:r>
      <w:ins w:id="206" w:author="Shannon Boettcher" w:date="2025-01-04T10:46:00Z" w16du:dateUtc="2025-01-04T18:46:00Z">
        <w:r w:rsidR="008B65C5">
          <w:rPr>
            <w:sz w:val="22"/>
            <w:szCs w:val="22"/>
          </w:rPr>
          <w:t xml:space="preserve">broadly in </w:t>
        </w:r>
      </w:ins>
      <w:del w:id="207" w:author="Shannon Boettcher" w:date="2025-01-04T10:46:00Z" w16du:dateUtc="2025-01-04T18:46:00Z">
        <w:r w:rsidRPr="00DF0C62" w:rsidDel="008B65C5">
          <w:rPr>
            <w:sz w:val="22"/>
            <w:szCs w:val="22"/>
          </w:rPr>
          <w:delText xml:space="preserve">in clean </w:delText>
        </w:r>
      </w:del>
      <w:r w:rsidRPr="00DF0C62">
        <w:rPr>
          <w:sz w:val="22"/>
          <w:szCs w:val="22"/>
        </w:rPr>
        <w:t xml:space="preserve">energy technology innovation and deployment. </w:t>
      </w:r>
      <w:r w:rsidR="00034DD3">
        <w:rPr>
          <w:sz w:val="22"/>
          <w:szCs w:val="22"/>
        </w:rPr>
        <w:t>EPIC</w:t>
      </w:r>
      <w:r w:rsidRPr="00DF0C62">
        <w:rPr>
          <w:sz w:val="22"/>
          <w:szCs w:val="22"/>
        </w:rPr>
        <w:t xml:space="preserve"> will </w:t>
      </w:r>
      <w:del w:id="208" w:author="Shannon Boettcher" w:date="2025-01-04T10:46:00Z" w16du:dateUtc="2025-01-04T18:46:00Z">
        <w:r w:rsidRPr="00DF0C62" w:rsidDel="008B65C5">
          <w:rPr>
            <w:sz w:val="22"/>
            <w:szCs w:val="22"/>
          </w:rPr>
          <w:delText xml:space="preserve">help </w:delText>
        </w:r>
      </w:del>
      <w:r w:rsidRPr="00DF0C62">
        <w:rPr>
          <w:sz w:val="22"/>
          <w:szCs w:val="22"/>
        </w:rPr>
        <w:t xml:space="preserve">position California and the U.S. as leaders in developing and commercializing </w:t>
      </w:r>
      <w:proofErr w:type="gramStart"/>
      <w:r w:rsidRPr="00DF0C62">
        <w:rPr>
          <w:sz w:val="22"/>
          <w:szCs w:val="22"/>
        </w:rPr>
        <w:t>next-generation</w:t>
      </w:r>
      <w:proofErr w:type="gramEnd"/>
      <w:r w:rsidRPr="00DF0C62">
        <w:rPr>
          <w:sz w:val="22"/>
          <w:szCs w:val="22"/>
        </w:rPr>
        <w:t xml:space="preserve"> </w:t>
      </w:r>
      <w:del w:id="209" w:author="Shannon Boettcher" w:date="2025-01-04T10:46:00Z" w16du:dateUtc="2025-01-04T18:46:00Z">
        <w:r w:rsidRPr="00DF0C62" w:rsidDel="008B65C5">
          <w:rPr>
            <w:sz w:val="22"/>
            <w:szCs w:val="22"/>
          </w:rPr>
          <w:delText xml:space="preserve">clean </w:delText>
        </w:r>
      </w:del>
      <w:ins w:id="210" w:author="Shannon Boettcher" w:date="2025-01-04T10:46:00Z" w16du:dateUtc="2025-01-04T18:46:00Z">
        <w:r w:rsidR="008B65C5">
          <w:rPr>
            <w:sz w:val="22"/>
            <w:szCs w:val="22"/>
          </w:rPr>
          <w:t>electrochemical</w:t>
        </w:r>
        <w:r w:rsidR="008B65C5" w:rsidRPr="00DF0C62">
          <w:rPr>
            <w:sz w:val="22"/>
            <w:szCs w:val="22"/>
          </w:rPr>
          <w:t xml:space="preserve"> </w:t>
        </w:r>
      </w:ins>
      <w:r w:rsidRPr="00DF0C62">
        <w:rPr>
          <w:sz w:val="22"/>
          <w:szCs w:val="22"/>
        </w:rPr>
        <w:t>energy technologies</w:t>
      </w:r>
      <w:ins w:id="211" w:author="Shannon Boettcher" w:date="2025-01-04T10:46:00Z" w16du:dateUtc="2025-01-04T18:46:00Z">
        <w:r w:rsidR="008B65C5">
          <w:rPr>
            <w:sz w:val="22"/>
            <w:szCs w:val="22"/>
          </w:rPr>
          <w:t xml:space="preserve"> including batteries and </w:t>
        </w:r>
        <w:r w:rsidR="004572FD">
          <w:rPr>
            <w:sz w:val="22"/>
            <w:szCs w:val="22"/>
          </w:rPr>
          <w:t xml:space="preserve">electrolyzers that use electricity to make </w:t>
        </w:r>
      </w:ins>
      <w:ins w:id="212" w:author="Shannon Boettcher" w:date="2025-01-04T10:47:00Z" w16du:dateUtc="2025-01-04T18:47:00Z">
        <w:r w:rsidR="004572FD">
          <w:rPr>
            <w:sz w:val="22"/>
            <w:szCs w:val="22"/>
          </w:rPr>
          <w:t>fuels and materials</w:t>
        </w:r>
      </w:ins>
      <w:r w:rsidRPr="00DF0C62">
        <w:rPr>
          <w:sz w:val="22"/>
          <w:szCs w:val="22"/>
        </w:rPr>
        <w:t xml:space="preserve">. </w:t>
      </w:r>
      <w:r w:rsidRPr="00DF0C62">
        <w:rPr>
          <w:b/>
          <w:bCs/>
          <w:i/>
          <w:iCs/>
          <w:sz w:val="22"/>
          <w:szCs w:val="22"/>
        </w:rPr>
        <w:t>Supply Chain Security:</w:t>
      </w:r>
      <w:r w:rsidRPr="00DF0C62">
        <w:rPr>
          <w:sz w:val="22"/>
          <w:szCs w:val="22"/>
        </w:rPr>
        <w:t xml:space="preserve"> By developing a network of facilities for material synthesis, battery fabrication, and commercial-scale manufacturing, </w:t>
      </w:r>
      <w:r w:rsidR="00034DD3">
        <w:rPr>
          <w:sz w:val="22"/>
          <w:szCs w:val="22"/>
        </w:rPr>
        <w:t>EPIC</w:t>
      </w:r>
      <w:r w:rsidRPr="00DF0C62">
        <w:rPr>
          <w:sz w:val="22"/>
          <w:szCs w:val="22"/>
        </w:rPr>
        <w:t xml:space="preserve"> will strengthen the domestic supply chain for critical </w:t>
      </w:r>
      <w:del w:id="213" w:author="Shannon Boettcher" w:date="2025-01-04T10:49:00Z" w16du:dateUtc="2025-01-04T18:49:00Z">
        <w:r w:rsidRPr="00DF0C62" w:rsidDel="0060020C">
          <w:rPr>
            <w:sz w:val="22"/>
            <w:szCs w:val="22"/>
          </w:rPr>
          <w:delText xml:space="preserve">clean </w:delText>
        </w:r>
      </w:del>
      <w:ins w:id="214" w:author="Shannon Boettcher" w:date="2025-01-04T10:49:00Z" w16du:dateUtc="2025-01-04T18:49:00Z">
        <w:r w:rsidR="0060020C">
          <w:rPr>
            <w:sz w:val="22"/>
            <w:szCs w:val="22"/>
          </w:rPr>
          <w:t>next-generation</w:t>
        </w:r>
        <w:r w:rsidR="0060020C" w:rsidRPr="00DF0C62">
          <w:rPr>
            <w:sz w:val="22"/>
            <w:szCs w:val="22"/>
          </w:rPr>
          <w:t xml:space="preserve"> </w:t>
        </w:r>
      </w:ins>
      <w:r w:rsidRPr="00DF0C62">
        <w:rPr>
          <w:sz w:val="22"/>
          <w:szCs w:val="22"/>
        </w:rPr>
        <w:t xml:space="preserve">energy components, reducing reliance on foreign sources and enhancing national </w:t>
      </w:r>
      <w:commentRangeStart w:id="215"/>
      <w:r w:rsidR="006247D8" w:rsidRPr="00DF0C62">
        <w:rPr>
          <w:sz w:val="22"/>
          <w:szCs w:val="22"/>
        </w:rPr>
        <w:t>security</w:t>
      </w:r>
      <w:commentRangeEnd w:id="215"/>
      <w:r w:rsidR="006247D8">
        <w:rPr>
          <w:rStyle w:val="CommentReference"/>
          <w:rFonts w:ascii="Calibri" w:eastAsia="Calibri" w:hAnsi="Calibri" w:cs="Calibri"/>
        </w:rPr>
        <w:commentReference w:id="215"/>
      </w:r>
      <w:r w:rsidR="006247D8" w:rsidRPr="00DF0C62">
        <w:rPr>
          <w:sz w:val="22"/>
          <w:szCs w:val="22"/>
        </w:rPr>
        <w:t>.</w:t>
      </w:r>
      <w:r w:rsidR="00C70E42">
        <w:rPr>
          <w:sz w:val="22"/>
          <w:szCs w:val="22"/>
        </w:rPr>
        <w:t xml:space="preserve"> </w:t>
      </w:r>
      <w:r w:rsidR="00C70E42" w:rsidRPr="00C70E42">
        <w:rPr>
          <w:sz w:val="22"/>
          <w:szCs w:val="22"/>
        </w:rPr>
        <w:t>Strategic partnerships with military bases in the region, such as Beale Air Force Base</w:t>
      </w:r>
      <w:r w:rsidR="00C70E42">
        <w:rPr>
          <w:sz w:val="22"/>
          <w:szCs w:val="22"/>
        </w:rPr>
        <w:t xml:space="preserve">, </w:t>
      </w:r>
      <w:r w:rsidR="00C70E42" w:rsidRPr="00C70E42">
        <w:rPr>
          <w:sz w:val="22"/>
          <w:szCs w:val="22"/>
        </w:rPr>
        <w:t>will ensure that domestically produced batteries and energy technologies are prioritized to enhance national security and energy resilience. This collaboration will also provide critical testing and deployment opportunities for new technologies, accelerating innovation cycles while addressing the specific needs of military operations.</w:t>
      </w:r>
    </w:p>
    <w:p w14:paraId="7780AC58" w14:textId="3A2FBD8D" w:rsidR="001A16C2" w:rsidRPr="00275FBA" w:rsidRDefault="00946AFE" w:rsidP="001A16C2">
      <w:pPr>
        <w:pStyle w:val="NormalWeb"/>
        <w:spacing w:after="240"/>
        <w:jc w:val="both"/>
        <w:rPr>
          <w:color w:val="000000" w:themeColor="text1"/>
          <w:sz w:val="22"/>
          <w:szCs w:val="22"/>
        </w:rPr>
      </w:pPr>
      <w:r>
        <w:rPr>
          <w:sz w:val="22"/>
          <w:szCs w:val="22"/>
        </w:rPr>
        <w:t xml:space="preserve">Despite </w:t>
      </w:r>
      <w:del w:id="216" w:author="Shannon Boettcher" w:date="2025-01-04T10:49:00Z" w16du:dateUtc="2025-01-04T18:49:00Z">
        <w:r w:rsidDel="00EE3A48">
          <w:rPr>
            <w:sz w:val="22"/>
            <w:szCs w:val="22"/>
          </w:rPr>
          <w:delText xml:space="preserve">these </w:delText>
        </w:r>
      </w:del>
      <w:ins w:id="217" w:author="Shannon Boettcher" w:date="2025-01-04T10:49:00Z" w16du:dateUtc="2025-01-04T18:49:00Z">
        <w:r w:rsidR="00EE3A48">
          <w:rPr>
            <w:sz w:val="22"/>
            <w:szCs w:val="22"/>
          </w:rPr>
          <w:t xml:space="preserve">the </w:t>
        </w:r>
      </w:ins>
      <w:r>
        <w:rPr>
          <w:sz w:val="22"/>
          <w:szCs w:val="22"/>
        </w:rPr>
        <w:t>challenges</w:t>
      </w:r>
      <w:ins w:id="218" w:author="Shannon Boettcher" w:date="2025-01-04T10:49:00Z" w16du:dateUtc="2025-01-04T18:49:00Z">
        <w:r w:rsidR="00EE3A48">
          <w:rPr>
            <w:sz w:val="22"/>
            <w:szCs w:val="22"/>
          </w:rPr>
          <w:t xml:space="preserve"> </w:t>
        </w:r>
      </w:ins>
      <w:ins w:id="219" w:author="Shannon Boettcher" w:date="2025-01-04T10:50:00Z" w16du:dateUtc="2025-01-04T18:50:00Z">
        <w:r w:rsidR="00EE3A48">
          <w:rPr>
            <w:sz w:val="22"/>
            <w:szCs w:val="22"/>
          </w:rPr>
          <w:t xml:space="preserve">associated </w:t>
        </w:r>
        <w:r w:rsidR="008F3472">
          <w:rPr>
            <w:sz w:val="22"/>
            <w:szCs w:val="22"/>
          </w:rPr>
          <w:t>historical lack of investment</w:t>
        </w:r>
      </w:ins>
      <w:r>
        <w:rPr>
          <w:sz w:val="22"/>
          <w:szCs w:val="22"/>
        </w:rPr>
        <w:t>, t</w:t>
      </w:r>
      <w:r w:rsidRPr="00F1598D">
        <w:rPr>
          <w:sz w:val="22"/>
          <w:szCs w:val="22"/>
        </w:rPr>
        <w:t xml:space="preserve">he Central Valley is uniquely positioned to lead advancements in </w:t>
      </w:r>
      <w:ins w:id="220" w:author="Shannon Boettcher" w:date="2025-01-04T10:50:00Z" w16du:dateUtc="2025-01-04T18:50:00Z">
        <w:r w:rsidR="008F3472">
          <w:rPr>
            <w:sz w:val="22"/>
            <w:szCs w:val="22"/>
          </w:rPr>
          <w:t xml:space="preserve">electrochemical </w:t>
        </w:r>
      </w:ins>
      <w:del w:id="221" w:author="Shannon Boettcher" w:date="2025-01-04T10:50:00Z" w16du:dateUtc="2025-01-04T18:50:00Z">
        <w:r w:rsidRPr="00F1598D" w:rsidDel="008F3472">
          <w:rPr>
            <w:sz w:val="22"/>
            <w:szCs w:val="22"/>
          </w:rPr>
          <w:delText xml:space="preserve">clean energy and transportation </w:delText>
        </w:r>
      </w:del>
      <w:r w:rsidRPr="00F1598D">
        <w:rPr>
          <w:sz w:val="22"/>
          <w:szCs w:val="22"/>
        </w:rPr>
        <w:t xml:space="preserve">technologies due to its geographic, economic, and </w:t>
      </w:r>
      <w:commentRangeStart w:id="222"/>
      <w:r w:rsidRPr="00F1598D">
        <w:rPr>
          <w:sz w:val="22"/>
          <w:szCs w:val="22"/>
        </w:rPr>
        <w:t>resource</w:t>
      </w:r>
      <w:commentRangeEnd w:id="222"/>
      <w:r>
        <w:rPr>
          <w:rStyle w:val="CommentReference"/>
          <w:rFonts w:ascii="Calibri" w:eastAsia="Calibri" w:hAnsi="Calibri" w:cs="Calibri"/>
        </w:rPr>
        <w:commentReference w:id="222"/>
      </w:r>
      <w:r w:rsidRPr="00F1598D">
        <w:rPr>
          <w:sz w:val="22"/>
          <w:szCs w:val="22"/>
        </w:rPr>
        <w:t xml:space="preserve"> advantages</w:t>
      </w:r>
      <w:r w:rsidR="001A16C2" w:rsidRPr="00F1598D">
        <w:rPr>
          <w:sz w:val="22"/>
          <w:szCs w:val="22"/>
        </w:rPr>
        <w:t xml:space="preserve">. Spanning Contra Costa County through Sacramento and into the San Joaquin Valley, the region is home to critical infrastructure, including research universities, industrial facilities, and </w:t>
      </w:r>
      <w:del w:id="223" w:author="Shannon Boettcher" w:date="2025-01-04T10:50:00Z" w16du:dateUtc="2025-01-04T18:50:00Z">
        <w:r w:rsidR="001A16C2" w:rsidRPr="00F1598D" w:rsidDel="008F3472">
          <w:rPr>
            <w:sz w:val="22"/>
            <w:szCs w:val="22"/>
          </w:rPr>
          <w:delText xml:space="preserve">renewable </w:delText>
        </w:r>
      </w:del>
      <w:r w:rsidR="001A16C2" w:rsidRPr="00F1598D">
        <w:rPr>
          <w:sz w:val="22"/>
          <w:szCs w:val="22"/>
        </w:rPr>
        <w:t xml:space="preserve">energy production sites. </w:t>
      </w:r>
      <w:r w:rsidR="00350DE3">
        <w:rPr>
          <w:sz w:val="22"/>
          <w:szCs w:val="22"/>
        </w:rPr>
        <w:t>Kern County is the largest provider of oil and renewable energy in California, producing 60 percent of solar power and has the largest wind project in the nation. CSUS and CSUB</w:t>
      </w:r>
      <w:r w:rsidR="001A16C2" w:rsidRPr="00F1598D">
        <w:rPr>
          <w:sz w:val="22"/>
          <w:szCs w:val="22"/>
        </w:rPr>
        <w:t xml:space="preserve"> campuses, along with the </w:t>
      </w:r>
      <w:del w:id="224" w:author="Shannon Boettcher" w:date="2025-01-04T10:50:00Z" w16du:dateUtc="2025-01-04T18:50:00Z">
        <w:r w:rsidR="001A16C2" w:rsidRPr="00F1598D" w:rsidDel="00830880">
          <w:rPr>
            <w:sz w:val="22"/>
            <w:szCs w:val="22"/>
          </w:rPr>
          <w:delText>University of California,</w:delText>
        </w:r>
      </w:del>
      <w:ins w:id="225" w:author="Shannon Boettcher" w:date="2025-01-04T10:50:00Z" w16du:dateUtc="2025-01-04T18:50:00Z">
        <w:r w:rsidR="00830880">
          <w:rPr>
            <w:sz w:val="22"/>
            <w:szCs w:val="22"/>
          </w:rPr>
          <w:t>UC</w:t>
        </w:r>
      </w:ins>
      <w:r w:rsidR="001A16C2" w:rsidRPr="00F1598D">
        <w:rPr>
          <w:sz w:val="22"/>
          <w:szCs w:val="22"/>
        </w:rPr>
        <w:t xml:space="preserve"> Berkeley, provide a robust foundation of academic expertise to support innovation. The region’s proximity to Silicon Valley and the Bay Area creates opportunities for cross-sector collaboration, while its historical role in agriculture and energy production highlights its potential to integrate new technologies into legacy industries. </w:t>
      </w:r>
      <w:r w:rsidR="00034DD3">
        <w:rPr>
          <w:sz w:val="22"/>
          <w:szCs w:val="22"/>
        </w:rPr>
        <w:t>EPIC</w:t>
      </w:r>
      <w:r w:rsidR="001A16C2" w:rsidRPr="008E558E">
        <w:rPr>
          <w:sz w:val="22"/>
          <w:szCs w:val="22"/>
        </w:rPr>
        <w:t xml:space="preserve"> will directly impact energy, transportation, and manufacturing</w:t>
      </w:r>
      <w:r w:rsidR="001A16C2">
        <w:rPr>
          <w:sz w:val="22"/>
          <w:szCs w:val="22"/>
        </w:rPr>
        <w:t xml:space="preserve"> industries</w:t>
      </w:r>
      <w:r w:rsidR="001A16C2" w:rsidRPr="008E558E">
        <w:rPr>
          <w:sz w:val="22"/>
          <w:szCs w:val="22"/>
        </w:rPr>
        <w:t xml:space="preserve">. The </w:t>
      </w:r>
      <w:r w:rsidR="001A16C2" w:rsidRPr="008E558E">
        <w:rPr>
          <w:b/>
          <w:bCs/>
          <w:i/>
          <w:iCs/>
          <w:sz w:val="22"/>
          <w:szCs w:val="22"/>
        </w:rPr>
        <w:t>energy industry</w:t>
      </w:r>
      <w:r w:rsidR="001A16C2" w:rsidRPr="008E558E">
        <w:rPr>
          <w:sz w:val="22"/>
          <w:szCs w:val="22"/>
        </w:rPr>
        <w:t xml:space="preserve"> will benefit from advancements in next-gen batteries, specifically lightweight/high-energy (e.g., for transportation) and low-cost/large-scale (for grid). The </w:t>
      </w:r>
      <w:r w:rsidR="001A16C2" w:rsidRPr="008E558E">
        <w:rPr>
          <w:b/>
          <w:bCs/>
          <w:i/>
          <w:iCs/>
          <w:sz w:val="22"/>
          <w:szCs w:val="22"/>
        </w:rPr>
        <w:t>transportation industry</w:t>
      </w:r>
      <w:r w:rsidR="001A16C2" w:rsidRPr="008E558E">
        <w:rPr>
          <w:sz w:val="22"/>
          <w:szCs w:val="22"/>
        </w:rPr>
        <w:t xml:space="preserve"> will benefit from ACZEVs, EV charging infrastructure, and renewable, synthetic fuels, promoting cleaner and</w:t>
      </w:r>
      <w:commentRangeStart w:id="226"/>
      <w:commentRangeEnd w:id="226"/>
      <w:r w:rsidR="001A16C2" w:rsidRPr="008E558E">
        <w:rPr>
          <w:sz w:val="22"/>
          <w:szCs w:val="22"/>
        </w:rPr>
        <w:commentReference w:id="226"/>
      </w:r>
      <w:r w:rsidR="001A16C2" w:rsidRPr="008E558E">
        <w:rPr>
          <w:sz w:val="22"/>
          <w:szCs w:val="22"/>
        </w:rPr>
        <w:t xml:space="preserve"> more efficient </w:t>
      </w:r>
      <w:r w:rsidR="001A16C2" w:rsidRPr="00F6633A">
        <w:rPr>
          <w:sz w:val="22"/>
          <w:szCs w:val="22"/>
        </w:rPr>
        <w:t>electrochemical</w:t>
      </w:r>
      <w:r w:rsidR="001A16C2" w:rsidRPr="008E558E">
        <w:rPr>
          <w:sz w:val="22"/>
          <w:szCs w:val="22"/>
        </w:rPr>
        <w:t xml:space="preserve"> solutions. Innovations in fabrication and material synthesis will transform the </w:t>
      </w:r>
      <w:r w:rsidR="001A16C2" w:rsidRPr="008E558E">
        <w:rPr>
          <w:b/>
          <w:bCs/>
          <w:i/>
          <w:iCs/>
          <w:sz w:val="22"/>
          <w:szCs w:val="22"/>
        </w:rPr>
        <w:t>manufacturing industry</w:t>
      </w:r>
      <w:r w:rsidR="001A16C2" w:rsidRPr="008E558E">
        <w:rPr>
          <w:sz w:val="22"/>
          <w:szCs w:val="22"/>
        </w:rPr>
        <w:t xml:space="preserve">, </w:t>
      </w:r>
      <w:r w:rsidR="001A16C2" w:rsidRPr="008E558E">
        <w:rPr>
          <w:sz w:val="22"/>
          <w:szCs w:val="22"/>
        </w:rPr>
        <w:lastRenderedPageBreak/>
        <w:t>leading to more sustainable production processes, particularly for the exponentially growing batteries industry</w:t>
      </w:r>
      <w:ins w:id="227" w:author="Shannon Boettcher" w:date="2025-01-04T11:04:00Z" w16du:dateUtc="2025-01-04T19:04:00Z">
        <w:r w:rsidR="00DA08D3">
          <w:rPr>
            <w:sz w:val="22"/>
            <w:szCs w:val="22"/>
          </w:rPr>
          <w:t xml:space="preserve">. </w:t>
        </w:r>
      </w:ins>
      <w:del w:id="228" w:author="Shannon Boettcher" w:date="2025-01-04T11:04:00Z" w16du:dateUtc="2025-01-04T19:04:00Z">
        <w:r w:rsidR="001A16C2" w:rsidRPr="008E558E" w:rsidDel="00DA08D3">
          <w:rPr>
            <w:sz w:val="22"/>
            <w:szCs w:val="22"/>
          </w:rPr>
          <w:delText xml:space="preserve"> in Phase I. </w:delText>
        </w:r>
      </w:del>
      <w:r w:rsidR="00034DD3">
        <w:rPr>
          <w:sz w:val="22"/>
          <w:szCs w:val="22"/>
        </w:rPr>
        <w:t>EPIC</w:t>
      </w:r>
      <w:r w:rsidR="001A16C2" w:rsidRPr="008E558E">
        <w:rPr>
          <w:sz w:val="22"/>
          <w:szCs w:val="22"/>
        </w:rPr>
        <w:t>'s equity-driven approach</w:t>
      </w:r>
      <w:r w:rsidR="001A16C2" w:rsidRPr="008E558E">
        <w:rPr>
          <w:b/>
          <w:bCs/>
          <w:sz w:val="22"/>
          <w:szCs w:val="22"/>
        </w:rPr>
        <w:t xml:space="preserve"> </w:t>
      </w:r>
      <w:r w:rsidR="001A16C2" w:rsidRPr="008E558E">
        <w:rPr>
          <w:sz w:val="22"/>
          <w:szCs w:val="22"/>
        </w:rPr>
        <w:t xml:space="preserve">will create economic opportunities in underserved communities, fostering inclusive growth while ensuring that the benefits of clean energy and advanced transportation technologies are widely shared.  This inclusive effort will create a positive feedback loop with the technology efforts to power the Engine. </w:t>
      </w:r>
      <w:r w:rsidR="00034DD3">
        <w:rPr>
          <w:sz w:val="22"/>
          <w:szCs w:val="22"/>
        </w:rPr>
        <w:t>EPIC</w:t>
      </w:r>
      <w:r w:rsidR="001A16C2" w:rsidRPr="008E558E">
        <w:rPr>
          <w:sz w:val="22"/>
          <w:szCs w:val="22"/>
        </w:rPr>
        <w:t xml:space="preserve"> will thus drive economic development, create well-paying, high-road jobs, and position California's Central Valley as a leader in clean technology and sustainable industrial practices.</w:t>
      </w:r>
      <w:r w:rsidR="00C70E42">
        <w:rPr>
          <w:sz w:val="22"/>
          <w:szCs w:val="22"/>
        </w:rPr>
        <w:t xml:space="preserve"> </w:t>
      </w:r>
      <w:r w:rsidR="00C70E42" w:rsidRPr="00C70E42">
        <w:rPr>
          <w:sz w:val="22"/>
          <w:szCs w:val="22"/>
        </w:rPr>
        <w:t>By addressing both domestic supply chain security and leveraging the unique geostrategic position of the Central Valley, including its collaboration with military bases to deploy domestically produced energy technologies, EPIC will advance national and regional goals while solidifying California's leadership in sustainable innovation.</w:t>
      </w:r>
    </w:p>
    <w:p w14:paraId="3AA718C5" w14:textId="75E67E9C" w:rsidR="001A16C2" w:rsidRPr="001A16C2" w:rsidRDefault="001A16C2" w:rsidP="001A16C2">
      <w:pPr>
        <w:pStyle w:val="NormalWeb"/>
        <w:spacing w:after="240"/>
        <w:jc w:val="both"/>
        <w:rPr>
          <w:sz w:val="22"/>
          <w:szCs w:val="22"/>
        </w:rPr>
      </w:pPr>
      <w:r w:rsidRPr="000E0FE1">
        <w:rPr>
          <w:b/>
          <w:bCs/>
          <w:sz w:val="22"/>
          <w:szCs w:val="22"/>
          <w:highlight w:val="cyan"/>
          <w:u w:val="single"/>
        </w:rPr>
        <w:t xml:space="preserve">Region's </w:t>
      </w:r>
      <w:commentRangeStart w:id="229"/>
      <w:r w:rsidRPr="000E0FE1">
        <w:rPr>
          <w:b/>
          <w:bCs/>
          <w:sz w:val="22"/>
          <w:szCs w:val="22"/>
          <w:highlight w:val="cyan"/>
          <w:u w:val="single"/>
        </w:rPr>
        <w:t>Competitive</w:t>
      </w:r>
      <w:r w:rsidRPr="001A16C2">
        <w:rPr>
          <w:b/>
          <w:bCs/>
          <w:sz w:val="22"/>
          <w:szCs w:val="22"/>
          <w:u w:val="single"/>
        </w:rPr>
        <w:t xml:space="preserve"> </w:t>
      </w:r>
      <w:commentRangeEnd w:id="229"/>
      <w:r w:rsidR="001A7CFB">
        <w:rPr>
          <w:rStyle w:val="CommentReference"/>
          <w:rFonts w:ascii="Calibri" w:eastAsia="Calibri" w:hAnsi="Calibri" w:cs="Calibri"/>
        </w:rPr>
        <w:commentReference w:id="229"/>
      </w:r>
      <w:r w:rsidRPr="000E0FE1">
        <w:rPr>
          <w:b/>
          <w:bCs/>
          <w:sz w:val="22"/>
          <w:szCs w:val="22"/>
          <w:highlight w:val="red"/>
          <w:u w:val="single"/>
        </w:rPr>
        <w:t>Advantage and</w:t>
      </w:r>
      <w:r w:rsidRPr="001A16C2">
        <w:rPr>
          <w:b/>
          <w:bCs/>
          <w:sz w:val="22"/>
          <w:szCs w:val="22"/>
          <w:u w:val="single"/>
        </w:rPr>
        <w:t xml:space="preserve"> </w:t>
      </w:r>
      <w:r w:rsidRPr="000E0FE1">
        <w:rPr>
          <w:b/>
          <w:bCs/>
          <w:sz w:val="22"/>
          <w:szCs w:val="22"/>
          <w:highlight w:val="darkCyan"/>
          <w:u w:val="single"/>
        </w:rPr>
        <w:t>Economic Impact</w:t>
      </w:r>
      <w:r w:rsidRPr="001A16C2">
        <w:rPr>
          <w:sz w:val="22"/>
          <w:szCs w:val="22"/>
        </w:rPr>
        <w:t xml:space="preserve">: The Central Valley's competitive advantage within the proposed topic areas includes large geographical size, diverse economic landscape, and substantial agricultural industry, offering unique opportunities for implementing and testing renewable energy technologies in a large-scale, real-world environment. Additionally, the region's diverse and growing population provides a broad base for workforce development, ensuring a steady supply of talent for clean energy jobs. The Central Valley's strategic location also facilitates access to major transportation corridors </w:t>
      </w:r>
      <w:r w:rsidR="006247D8" w:rsidRPr="001A16C2">
        <w:rPr>
          <w:sz w:val="22"/>
          <w:szCs w:val="22"/>
        </w:rPr>
        <w:t>(highways</w:t>
      </w:r>
      <w:r w:rsidR="006247D8">
        <w:rPr>
          <w:sz w:val="22"/>
          <w:szCs w:val="22"/>
        </w:rPr>
        <w:t xml:space="preserve"> and interstate routes</w:t>
      </w:r>
      <w:r w:rsidR="006247D8" w:rsidRPr="001A16C2">
        <w:rPr>
          <w:sz w:val="22"/>
          <w:szCs w:val="22"/>
        </w:rPr>
        <w:t xml:space="preserve"> like </w:t>
      </w:r>
      <w:r w:rsidR="006247D8">
        <w:rPr>
          <w:sz w:val="22"/>
          <w:szCs w:val="22"/>
        </w:rPr>
        <w:t xml:space="preserve">HWY-99, </w:t>
      </w:r>
      <w:r w:rsidR="006247D8" w:rsidRPr="001A16C2">
        <w:rPr>
          <w:sz w:val="22"/>
          <w:szCs w:val="22"/>
        </w:rPr>
        <w:t>I-80 and I-5; Ports of Sacramento, Stockton, Benicia, Oakland, and Richmond; multiple international airports</w:t>
      </w:r>
      <w:r w:rsidR="006247D8">
        <w:rPr>
          <w:sz w:val="22"/>
          <w:szCs w:val="22"/>
        </w:rPr>
        <w:t>; and major railyards like Roseville</w:t>
      </w:r>
      <w:r w:rsidR="006247D8" w:rsidRPr="001A16C2">
        <w:rPr>
          <w:sz w:val="22"/>
          <w:szCs w:val="22"/>
        </w:rPr>
        <w:t>)</w:t>
      </w:r>
      <w:r w:rsidRPr="001A16C2">
        <w:rPr>
          <w:sz w:val="22"/>
          <w:szCs w:val="22"/>
        </w:rPr>
        <w:t>, enhancing the logistics for deploying and scaling new technologies. These factors, combined with ongoing investments in infrastructure and a supportive policy environment for renewable energy, position the Central Valley for significant success in advancing clean energy and transportation innovation, driving substantial economic growth, and creating high-quality clean tech jobs, thereby addressing regional disparities and fostering inclusive economic development.</w:t>
      </w:r>
    </w:p>
    <w:p w14:paraId="0536F29A" w14:textId="28DD3B5E" w:rsidR="000F0E3E" w:rsidRDefault="00034DD3" w:rsidP="00DF0C62">
      <w:pPr>
        <w:pStyle w:val="NormalWeb"/>
        <w:spacing w:after="240" w:afterAutospacing="0"/>
        <w:jc w:val="both"/>
        <w:rPr>
          <w:color w:val="000000" w:themeColor="text1"/>
          <w:sz w:val="22"/>
          <w:szCs w:val="22"/>
        </w:rPr>
      </w:pPr>
      <w:r>
        <w:rPr>
          <w:sz w:val="22"/>
          <w:szCs w:val="22"/>
        </w:rPr>
        <w:t>EPIC</w:t>
      </w:r>
      <w:r w:rsidR="001A16C2" w:rsidRPr="009F25DE">
        <w:rPr>
          <w:sz w:val="22"/>
          <w:szCs w:val="22"/>
        </w:rPr>
        <w:t xml:space="preserve"> envisions creating a robust, inclusive, and self-sustaining innovation ecosystem that accelerates technological advancements in electrochemical technologies, fosters equitable economic growth, and positions the Central Valley as a national leader in clean energy and transportation solutions. </w:t>
      </w:r>
      <w:r w:rsidR="001A16C2" w:rsidRPr="00F77DB1">
        <w:rPr>
          <w:color w:val="000000" w:themeColor="text1"/>
          <w:sz w:val="22"/>
          <w:szCs w:val="22"/>
        </w:rPr>
        <w:t xml:space="preserve">At its launch, the Engine will drive innovation and collaboration throughout the supply chain through partnerships </w:t>
      </w:r>
      <w:r w:rsidR="006247D8" w:rsidRPr="00F77DB1">
        <w:rPr>
          <w:color w:val="000000" w:themeColor="text1"/>
          <w:sz w:val="22"/>
          <w:szCs w:val="22"/>
        </w:rPr>
        <w:t xml:space="preserve">with </w:t>
      </w:r>
      <w:commentRangeStart w:id="230"/>
      <w:commentRangeStart w:id="231"/>
      <w:r w:rsidR="006247D8" w:rsidRPr="00F77DB1">
        <w:rPr>
          <w:color w:val="000000" w:themeColor="text1"/>
          <w:sz w:val="22"/>
          <w:szCs w:val="22"/>
        </w:rPr>
        <w:t>early-stage and entrepreneurial battery manufacturers</w:t>
      </w:r>
      <w:commentRangeEnd w:id="230"/>
      <w:r w:rsidR="006247D8">
        <w:rPr>
          <w:rStyle w:val="CommentReference"/>
          <w:rFonts w:ascii="Calibri" w:eastAsia="Calibri" w:hAnsi="Calibri" w:cs="Calibri"/>
        </w:rPr>
        <w:commentReference w:id="230"/>
      </w:r>
      <w:commentRangeEnd w:id="231"/>
      <w:r w:rsidR="006247D8">
        <w:rPr>
          <w:rStyle w:val="CommentReference"/>
          <w:rFonts w:ascii="Calibri" w:eastAsia="Calibri" w:hAnsi="Calibri" w:cs="Calibri"/>
        </w:rPr>
        <w:commentReference w:id="231"/>
      </w:r>
      <w:r w:rsidR="001A16C2" w:rsidRPr="00F77DB1">
        <w:rPr>
          <w:color w:val="000000" w:themeColor="text1"/>
          <w:sz w:val="22"/>
          <w:szCs w:val="22"/>
        </w:rPr>
        <w:t>,</w:t>
      </w:r>
      <w:r w:rsidR="000F0E3E">
        <w:rPr>
          <w:color w:val="000000" w:themeColor="text1"/>
          <w:sz w:val="22"/>
          <w:szCs w:val="22"/>
        </w:rPr>
        <w:t xml:space="preserve"> </w:t>
      </w:r>
      <w:commentRangeStart w:id="232"/>
      <w:commentRangeStart w:id="233"/>
      <w:r w:rsidR="000F0E3E" w:rsidRPr="00F77DB1">
        <w:rPr>
          <w:color w:val="000000" w:themeColor="text1"/>
          <w:sz w:val="22"/>
          <w:szCs w:val="22"/>
        </w:rPr>
        <w:t>mature electric vehicle (EV) companies</w:t>
      </w:r>
      <w:commentRangeEnd w:id="232"/>
      <w:r w:rsidR="000F0E3E">
        <w:rPr>
          <w:rStyle w:val="CommentReference"/>
          <w:rFonts w:ascii="Calibri" w:eastAsia="Calibri" w:hAnsi="Calibri" w:cs="Calibri"/>
        </w:rPr>
        <w:commentReference w:id="232"/>
      </w:r>
      <w:commentRangeEnd w:id="233"/>
      <w:r w:rsidR="000F0E3E">
        <w:rPr>
          <w:rStyle w:val="CommentReference"/>
          <w:rFonts w:ascii="Calibri" w:eastAsia="Calibri" w:hAnsi="Calibri" w:cs="Calibri"/>
        </w:rPr>
        <w:commentReference w:id="233"/>
      </w:r>
      <w:r w:rsidR="000F0E3E" w:rsidRPr="00F77DB1">
        <w:rPr>
          <w:color w:val="000000" w:themeColor="text1"/>
          <w:sz w:val="22"/>
          <w:szCs w:val="22"/>
        </w:rPr>
        <w:t>, and organizations aiming to increase their grid-storage capabilities</w:t>
      </w:r>
      <w:r w:rsidR="000F0E3E">
        <w:rPr>
          <w:color w:val="000000" w:themeColor="text1"/>
          <w:sz w:val="22"/>
          <w:szCs w:val="22"/>
        </w:rPr>
        <w:t>. Early-stage and entrepreneurial b</w:t>
      </w:r>
      <w:r w:rsidR="00483622">
        <w:rPr>
          <w:color w:val="000000" w:themeColor="text1"/>
          <w:sz w:val="22"/>
          <w:szCs w:val="22"/>
        </w:rPr>
        <w:t>attery</w:t>
      </w:r>
      <w:r w:rsidR="000F0E3E">
        <w:rPr>
          <w:color w:val="000000" w:themeColor="text1"/>
          <w:sz w:val="22"/>
          <w:szCs w:val="22"/>
        </w:rPr>
        <w:t xml:space="preserve"> manufacturers include</w:t>
      </w:r>
      <w:r w:rsidR="000F0E3E" w:rsidRPr="000F0E3E">
        <w:rPr>
          <w:color w:val="000000" w:themeColor="text1"/>
          <w:sz w:val="22"/>
          <w:szCs w:val="22"/>
        </w:rPr>
        <w:t xml:space="preserve"> </w:t>
      </w:r>
      <w:proofErr w:type="spellStart"/>
      <w:r w:rsidR="000F0E3E" w:rsidRPr="000F0E3E">
        <w:rPr>
          <w:color w:val="000000" w:themeColor="text1"/>
          <w:sz w:val="22"/>
          <w:szCs w:val="22"/>
        </w:rPr>
        <w:t>Sparkz</w:t>
      </w:r>
      <w:proofErr w:type="spellEnd"/>
      <w:r w:rsidR="000F0E3E" w:rsidRPr="000F0E3E">
        <w:rPr>
          <w:color w:val="000000" w:themeColor="text1"/>
          <w:sz w:val="22"/>
          <w:szCs w:val="22"/>
        </w:rPr>
        <w:t xml:space="preserve">, </w:t>
      </w:r>
      <w:proofErr w:type="spellStart"/>
      <w:r w:rsidR="000F0E3E" w:rsidRPr="000F0E3E">
        <w:rPr>
          <w:color w:val="000000" w:themeColor="text1"/>
          <w:sz w:val="22"/>
          <w:szCs w:val="22"/>
        </w:rPr>
        <w:t>Sepion</w:t>
      </w:r>
      <w:proofErr w:type="spellEnd"/>
      <w:r w:rsidR="000F0E3E" w:rsidRPr="000F0E3E">
        <w:rPr>
          <w:color w:val="000000" w:themeColor="text1"/>
          <w:sz w:val="22"/>
          <w:szCs w:val="22"/>
        </w:rPr>
        <w:t xml:space="preserve">, </w:t>
      </w:r>
      <w:proofErr w:type="spellStart"/>
      <w:r w:rsidR="000F0E3E" w:rsidRPr="000F0E3E">
        <w:rPr>
          <w:color w:val="000000" w:themeColor="text1"/>
          <w:sz w:val="22"/>
          <w:szCs w:val="22"/>
        </w:rPr>
        <w:t>LiCap</w:t>
      </w:r>
      <w:proofErr w:type="spellEnd"/>
      <w:r w:rsidR="000F0E3E" w:rsidRPr="000F0E3E">
        <w:rPr>
          <w:color w:val="000000" w:themeColor="text1"/>
          <w:sz w:val="22"/>
          <w:szCs w:val="22"/>
        </w:rPr>
        <w:t>, and Lunar, which are smaller startups focused on advancing battery technologies. Additionally, partnerships with more mature companies like Tesla, already established in the San Joaquin Valley and producing the Powerwall, provide opportunities for growth and scaling. PG&amp;E and other utilities are actively testing microgrids and vehicle-to-grid (V2G) capabilities, which further support innovation across the supply chain.</w:t>
      </w:r>
    </w:p>
    <w:p w14:paraId="602B5EF0" w14:textId="1C17A588" w:rsidR="00483622" w:rsidRDefault="001A16C2" w:rsidP="00DF0C62">
      <w:pPr>
        <w:pStyle w:val="NormalWeb"/>
        <w:spacing w:after="240" w:afterAutospacing="0"/>
        <w:jc w:val="both"/>
        <w:rPr>
          <w:color w:val="000000" w:themeColor="text1"/>
          <w:sz w:val="22"/>
          <w:szCs w:val="22"/>
        </w:rPr>
      </w:pPr>
      <w:r w:rsidRPr="00F77DB1">
        <w:rPr>
          <w:color w:val="000000" w:themeColor="text1"/>
          <w:sz w:val="22"/>
          <w:szCs w:val="22"/>
        </w:rPr>
        <w:t xml:space="preserve">Partners span technology development and commercialization organizations focused on batteries, fuel cells, </w:t>
      </w:r>
      <w:del w:id="234" w:author="Shannon Boettcher" w:date="2025-01-04T11:05:00Z" w16du:dateUtc="2025-01-04T19:05:00Z">
        <w:r w:rsidRPr="00F77DB1" w:rsidDel="006234C9">
          <w:rPr>
            <w:color w:val="000000" w:themeColor="text1"/>
            <w:sz w:val="22"/>
            <w:szCs w:val="22"/>
          </w:rPr>
          <w:delText xml:space="preserve">and </w:delText>
        </w:r>
      </w:del>
      <w:r w:rsidRPr="00F77DB1">
        <w:rPr>
          <w:color w:val="000000" w:themeColor="text1"/>
          <w:sz w:val="22"/>
          <w:szCs w:val="22"/>
        </w:rPr>
        <w:t xml:space="preserve">electrolysis for hydrogen and carbon dioxide, </w:t>
      </w:r>
      <w:ins w:id="235" w:author="Shannon Boettcher" w:date="2025-01-04T11:06:00Z" w16du:dateUtc="2025-01-04T19:06:00Z">
        <w:r w:rsidR="00272D0D">
          <w:rPr>
            <w:color w:val="000000" w:themeColor="text1"/>
            <w:sz w:val="22"/>
            <w:szCs w:val="22"/>
          </w:rPr>
          <w:t xml:space="preserve">petrochemicals, </w:t>
        </w:r>
      </w:ins>
      <w:r w:rsidRPr="00F77DB1">
        <w:rPr>
          <w:color w:val="000000" w:themeColor="text1"/>
          <w:sz w:val="22"/>
          <w:szCs w:val="22"/>
        </w:rPr>
        <w:t xml:space="preserve">emerging electrochemical manufacturing and </w:t>
      </w:r>
      <w:commentRangeStart w:id="236"/>
      <w:commentRangeStart w:id="237"/>
      <w:commentRangeStart w:id="238"/>
      <w:r w:rsidRPr="00F77DB1">
        <w:rPr>
          <w:color w:val="000000" w:themeColor="text1"/>
          <w:sz w:val="22"/>
          <w:szCs w:val="22"/>
        </w:rPr>
        <w:t>carbon dioxide capture processes</w:t>
      </w:r>
      <w:commentRangeEnd w:id="236"/>
      <w:r w:rsidRPr="00F77DB1">
        <w:rPr>
          <w:rFonts w:eastAsia="Calibri"/>
          <w:sz w:val="16"/>
          <w:szCs w:val="16"/>
        </w:rPr>
        <w:commentReference w:id="236"/>
      </w:r>
      <w:commentRangeEnd w:id="237"/>
      <w:r w:rsidRPr="00F77DB1">
        <w:rPr>
          <w:rFonts w:eastAsia="Calibri"/>
          <w:sz w:val="16"/>
          <w:szCs w:val="16"/>
        </w:rPr>
        <w:commentReference w:id="237"/>
      </w:r>
      <w:commentRangeEnd w:id="238"/>
      <w:r w:rsidRPr="00F77DB1">
        <w:rPr>
          <w:rFonts w:eastAsia="Calibri"/>
          <w:sz w:val="16"/>
          <w:szCs w:val="16"/>
        </w:rPr>
        <w:commentReference w:id="238"/>
      </w:r>
      <w:r w:rsidRPr="00F77DB1">
        <w:rPr>
          <w:color w:val="000000" w:themeColor="text1"/>
          <w:sz w:val="22"/>
          <w:szCs w:val="22"/>
        </w:rPr>
        <w:t>, EV and EV service equipment manufacturers, and the nation’s largest public institutions of higher education in the California State University and the University of California systems.</w:t>
      </w:r>
      <w:r w:rsidR="000F0E3E">
        <w:rPr>
          <w:color w:val="000000" w:themeColor="text1"/>
          <w:sz w:val="22"/>
          <w:szCs w:val="22"/>
        </w:rPr>
        <w:t xml:space="preserve"> </w:t>
      </w:r>
      <w:r w:rsidR="00483622" w:rsidRPr="00483622">
        <w:rPr>
          <w:color w:val="000000" w:themeColor="text1"/>
          <w:sz w:val="22"/>
          <w:szCs w:val="22"/>
        </w:rPr>
        <w:t>As it pertains to mature EV companies, Tesla, Rivian, GM, and Ford are advancing technologies that align with EPIC’s goals, while medium- and heavy-duty companies like Volvo/Mack, Daimler, and International are driving innovation in freight and commercial transportation. School bus manufacturers are also integrating clean technologies into their fleets, supported by California’s recent legislation requiring vehicles and charging infrastructure to be bidirectional within the next 15 years.</w:t>
      </w:r>
      <w:r w:rsidRPr="00F77DB1">
        <w:rPr>
          <w:color w:val="000000" w:themeColor="text1"/>
          <w:sz w:val="22"/>
          <w:szCs w:val="22"/>
        </w:rPr>
        <w:t xml:space="preserve"> </w:t>
      </w:r>
    </w:p>
    <w:p w14:paraId="5B8BC2A3" w14:textId="68BCFB06" w:rsidR="001A16C2" w:rsidRDefault="00034DD3" w:rsidP="00DF0C62">
      <w:pPr>
        <w:pStyle w:val="NormalWeb"/>
        <w:spacing w:after="240" w:afterAutospacing="0"/>
        <w:jc w:val="both"/>
        <w:rPr>
          <w:color w:val="000000" w:themeColor="text1"/>
          <w:sz w:val="22"/>
          <w:szCs w:val="22"/>
        </w:rPr>
      </w:pPr>
      <w:r>
        <w:rPr>
          <w:color w:val="000000" w:themeColor="text1"/>
          <w:sz w:val="22"/>
          <w:szCs w:val="22"/>
        </w:rPr>
        <w:t>EPIC</w:t>
      </w:r>
      <w:r w:rsidR="001A16C2" w:rsidRPr="00F77DB1">
        <w:rPr>
          <w:color w:val="000000" w:themeColor="text1"/>
          <w:sz w:val="22"/>
          <w:szCs w:val="22"/>
        </w:rPr>
        <w:t xml:space="preserve"> creates new accessible pathways for historically left-behind populations, emphasizing equity as a driver for the core technology and </w:t>
      </w:r>
      <w:commentRangeStart w:id="239"/>
      <w:r w:rsidR="001A16C2" w:rsidRPr="00F77DB1">
        <w:rPr>
          <w:color w:val="000000" w:themeColor="text1"/>
          <w:sz w:val="22"/>
          <w:szCs w:val="22"/>
        </w:rPr>
        <w:t>economic development goals</w:t>
      </w:r>
      <w:commentRangeEnd w:id="239"/>
      <w:r w:rsidR="001A16C2">
        <w:rPr>
          <w:rStyle w:val="CommentReference"/>
          <w:rFonts w:ascii="Calibri" w:eastAsia="Calibri" w:hAnsi="Calibri" w:cs="Calibri"/>
        </w:rPr>
        <w:commentReference w:id="239"/>
      </w:r>
      <w:r w:rsidR="001A16C2" w:rsidRPr="00F77DB1">
        <w:rPr>
          <w:color w:val="000000" w:themeColor="text1"/>
          <w:sz w:val="22"/>
          <w:szCs w:val="22"/>
        </w:rPr>
        <w:t xml:space="preserve">. The EPIC regional and economic impact will transition Central Valley and Contra Costa County residents from </w:t>
      </w:r>
      <w:ins w:id="240" w:author="Shannon Boettcher" w:date="2025-01-04T11:07:00Z" w16du:dateUtc="2025-01-04T19:07:00Z">
        <w:r w:rsidR="00261355">
          <w:rPr>
            <w:color w:val="000000" w:themeColor="text1"/>
            <w:sz w:val="22"/>
            <w:szCs w:val="22"/>
          </w:rPr>
          <w:t>traditional</w:t>
        </w:r>
      </w:ins>
      <w:del w:id="241" w:author="Shannon Boettcher" w:date="2025-01-04T11:07:00Z" w16du:dateUtc="2025-01-04T19:07:00Z">
        <w:r w:rsidR="001A16C2" w:rsidRPr="00F77DB1" w:rsidDel="00E854BC">
          <w:rPr>
            <w:color w:val="000000" w:themeColor="text1"/>
            <w:sz w:val="22"/>
            <w:szCs w:val="22"/>
          </w:rPr>
          <w:delText>(declining)</w:delText>
        </w:r>
      </w:del>
      <w:r w:rsidR="001A16C2" w:rsidRPr="00F77DB1">
        <w:rPr>
          <w:color w:val="000000" w:themeColor="text1"/>
          <w:sz w:val="22"/>
          <w:szCs w:val="22"/>
        </w:rPr>
        <w:t xml:space="preserve"> </w:t>
      </w:r>
      <w:ins w:id="242" w:author="Shannon Boettcher" w:date="2025-01-04T11:09:00Z" w16du:dateUtc="2025-01-04T19:09:00Z">
        <w:r w:rsidR="001E2F1D">
          <w:rPr>
            <w:color w:val="000000" w:themeColor="text1"/>
            <w:sz w:val="22"/>
            <w:szCs w:val="22"/>
          </w:rPr>
          <w:t xml:space="preserve">roles in </w:t>
        </w:r>
      </w:ins>
      <w:r w:rsidR="001A16C2" w:rsidRPr="00F77DB1">
        <w:rPr>
          <w:color w:val="000000" w:themeColor="text1"/>
          <w:sz w:val="22"/>
          <w:szCs w:val="22"/>
        </w:rPr>
        <w:t xml:space="preserve">oil and </w:t>
      </w:r>
      <w:r w:rsidR="001A16C2" w:rsidRPr="00F77DB1">
        <w:rPr>
          <w:color w:val="000000" w:themeColor="text1"/>
          <w:sz w:val="22"/>
          <w:szCs w:val="22"/>
        </w:rPr>
        <w:lastRenderedPageBreak/>
        <w:t xml:space="preserve">gas (O&amp;G) </w:t>
      </w:r>
      <w:del w:id="243" w:author="Shannon Boettcher" w:date="2025-01-04T11:09:00Z" w16du:dateUtc="2025-01-04T19:09:00Z">
        <w:r w:rsidR="001A16C2" w:rsidRPr="00F77DB1" w:rsidDel="001E2F1D">
          <w:rPr>
            <w:color w:val="000000" w:themeColor="text1"/>
            <w:sz w:val="22"/>
            <w:szCs w:val="22"/>
          </w:rPr>
          <w:delText>employment into</w:delText>
        </w:r>
      </w:del>
      <w:ins w:id="244" w:author="Shannon Boettcher" w:date="2025-01-04T11:09:00Z" w16du:dateUtc="2025-01-04T19:09:00Z">
        <w:r w:rsidR="001E2F1D">
          <w:rPr>
            <w:color w:val="000000" w:themeColor="text1"/>
            <w:sz w:val="22"/>
            <w:szCs w:val="22"/>
          </w:rPr>
          <w:t>into new</w:t>
        </w:r>
      </w:ins>
      <w:r w:rsidR="001A16C2" w:rsidRPr="00F77DB1">
        <w:rPr>
          <w:color w:val="000000" w:themeColor="text1"/>
          <w:sz w:val="22"/>
          <w:szCs w:val="22"/>
        </w:rPr>
        <w:t xml:space="preserve"> well-paid, high</w:t>
      </w:r>
      <w:ins w:id="245" w:author="Shannon Boettcher" w:date="2025-01-04T11:08:00Z" w16du:dateUtc="2025-01-04T19:08:00Z">
        <w:r w:rsidR="00F434AD">
          <w:rPr>
            <w:color w:val="000000" w:themeColor="text1"/>
            <w:sz w:val="22"/>
            <w:szCs w:val="22"/>
          </w:rPr>
          <w:t>-</w:t>
        </w:r>
      </w:ins>
      <w:del w:id="246" w:author="Shannon Boettcher" w:date="2025-01-04T11:08:00Z" w16du:dateUtc="2025-01-04T19:08:00Z">
        <w:r w:rsidR="001A16C2" w:rsidRPr="00F77DB1" w:rsidDel="00F434AD">
          <w:rPr>
            <w:color w:val="000000" w:themeColor="text1"/>
            <w:sz w:val="22"/>
            <w:szCs w:val="22"/>
          </w:rPr>
          <w:delText xml:space="preserve"> </w:delText>
        </w:r>
      </w:del>
      <w:r w:rsidR="001A16C2" w:rsidRPr="00F77DB1">
        <w:rPr>
          <w:color w:val="000000" w:themeColor="text1"/>
          <w:sz w:val="22"/>
          <w:szCs w:val="22"/>
        </w:rPr>
        <w:t xml:space="preserve">road </w:t>
      </w:r>
      <w:commentRangeStart w:id="247"/>
      <w:commentRangeStart w:id="248"/>
      <w:del w:id="249" w:author="Shannon Boettcher" w:date="2025-01-04T11:08:00Z" w16du:dateUtc="2025-01-04T19:08:00Z">
        <w:r w:rsidR="001A16C2" w:rsidRPr="00F77DB1" w:rsidDel="00F434AD">
          <w:rPr>
            <w:color w:val="000000" w:themeColor="text1"/>
            <w:sz w:val="22"/>
            <w:szCs w:val="22"/>
          </w:rPr>
          <w:delText xml:space="preserve">clean </w:delText>
        </w:r>
      </w:del>
      <w:r w:rsidR="001A16C2" w:rsidRPr="00F77DB1">
        <w:rPr>
          <w:color w:val="000000" w:themeColor="text1"/>
          <w:sz w:val="22"/>
          <w:szCs w:val="22"/>
        </w:rPr>
        <w:t xml:space="preserve">energy and </w:t>
      </w:r>
      <w:r w:rsidR="001A16C2">
        <w:rPr>
          <w:sz w:val="22"/>
          <w:szCs w:val="22"/>
          <w:highlight w:val="yellow"/>
        </w:rPr>
        <w:t>electrochemical</w:t>
      </w:r>
      <w:r w:rsidR="001A16C2" w:rsidRPr="00F77DB1">
        <w:rPr>
          <w:color w:val="000000" w:themeColor="text1"/>
          <w:sz w:val="22"/>
          <w:szCs w:val="22"/>
        </w:rPr>
        <w:t xml:space="preserve"> </w:t>
      </w:r>
      <w:del w:id="250" w:author="Shannon Boettcher" w:date="2025-01-04T11:08:00Z" w16du:dateUtc="2025-01-04T19:08:00Z">
        <w:r w:rsidR="001A16C2" w:rsidRPr="00F77DB1" w:rsidDel="00F434AD">
          <w:rPr>
            <w:color w:val="000000" w:themeColor="text1"/>
            <w:sz w:val="22"/>
            <w:szCs w:val="22"/>
          </w:rPr>
          <w:delText>careers</w:delText>
        </w:r>
        <w:commentRangeEnd w:id="247"/>
        <w:r w:rsidR="001A16C2" w:rsidRPr="00F77DB1" w:rsidDel="00F434AD">
          <w:rPr>
            <w:rFonts w:eastAsia="Calibri"/>
            <w:sz w:val="16"/>
            <w:szCs w:val="16"/>
          </w:rPr>
          <w:commentReference w:id="247"/>
        </w:r>
        <w:commentRangeEnd w:id="248"/>
        <w:r w:rsidR="001A16C2" w:rsidRPr="00F77DB1" w:rsidDel="00F434AD">
          <w:rPr>
            <w:rFonts w:eastAsia="Calibri"/>
            <w:sz w:val="16"/>
            <w:szCs w:val="16"/>
          </w:rPr>
          <w:commentReference w:id="248"/>
        </w:r>
        <w:r w:rsidR="001A16C2" w:rsidRPr="00F77DB1" w:rsidDel="00F434AD">
          <w:rPr>
            <w:color w:val="000000" w:themeColor="text1"/>
            <w:sz w:val="22"/>
            <w:szCs w:val="22"/>
          </w:rPr>
          <w:delText xml:space="preserve"> </w:delText>
        </w:r>
      </w:del>
      <w:ins w:id="251" w:author="Shannon Boettcher" w:date="2025-01-04T11:08:00Z" w16du:dateUtc="2025-01-04T19:08:00Z">
        <w:r w:rsidR="00F434AD">
          <w:rPr>
            <w:color w:val="000000" w:themeColor="text1"/>
            <w:sz w:val="22"/>
            <w:szCs w:val="22"/>
          </w:rPr>
          <w:t>technology careers</w:t>
        </w:r>
        <w:r w:rsidR="00F434AD" w:rsidRPr="00F77DB1">
          <w:rPr>
            <w:color w:val="000000" w:themeColor="text1"/>
            <w:sz w:val="22"/>
            <w:szCs w:val="22"/>
          </w:rPr>
          <w:t xml:space="preserve"> </w:t>
        </w:r>
      </w:ins>
      <w:r w:rsidR="001A16C2" w:rsidRPr="00F77DB1">
        <w:rPr>
          <w:color w:val="000000" w:themeColor="text1"/>
          <w:sz w:val="22"/>
          <w:szCs w:val="22"/>
        </w:rPr>
        <w:t>through partnerships in low-income communities with community-based organizations (CBOs) alongside regional O&amp;G industry partners.</w:t>
      </w:r>
      <w:r w:rsidR="001A16C2">
        <w:rPr>
          <w:color w:val="000000" w:themeColor="text1"/>
          <w:sz w:val="22"/>
          <w:szCs w:val="22"/>
        </w:rPr>
        <w:t xml:space="preserve"> </w:t>
      </w:r>
    </w:p>
    <w:p w14:paraId="090F9902" w14:textId="2D410CC0" w:rsidR="00F1598D" w:rsidRPr="001A16C2" w:rsidRDefault="00DF0C62" w:rsidP="009F25DE">
      <w:pPr>
        <w:pStyle w:val="NormalWeb"/>
        <w:spacing w:after="240" w:afterAutospacing="0"/>
        <w:jc w:val="both"/>
        <w:rPr>
          <w:color w:val="000000" w:themeColor="text1"/>
          <w:sz w:val="22"/>
          <w:szCs w:val="22"/>
        </w:rPr>
      </w:pPr>
      <w:r w:rsidRPr="00DF0C62">
        <w:rPr>
          <w:color w:val="000000" w:themeColor="text1"/>
          <w:sz w:val="22"/>
          <w:szCs w:val="22"/>
        </w:rPr>
        <w:t>T</w:t>
      </w:r>
      <w:r w:rsidR="00013B6C">
        <w:rPr>
          <w:color w:val="000000" w:themeColor="text1"/>
          <w:sz w:val="22"/>
          <w:szCs w:val="22"/>
        </w:rPr>
        <w:t>he EPIC</w:t>
      </w:r>
      <w:r w:rsidRPr="00DF0C62">
        <w:rPr>
          <w:color w:val="000000" w:themeColor="text1"/>
          <w:sz w:val="22"/>
          <w:szCs w:val="22"/>
        </w:rPr>
        <w:t xml:space="preserve"> Engine will create and nurture a </w:t>
      </w:r>
      <w:commentRangeStart w:id="252"/>
      <w:r w:rsidRPr="00DF0C62">
        <w:rPr>
          <w:color w:val="000000" w:themeColor="text1"/>
          <w:sz w:val="22"/>
          <w:szCs w:val="22"/>
        </w:rPr>
        <w:t>workforce network by connecting K-14</w:t>
      </w:r>
      <w:commentRangeEnd w:id="252"/>
      <w:r w:rsidRPr="00DF0C62">
        <w:rPr>
          <w:color w:val="000000" w:themeColor="text1"/>
          <w:sz w:val="22"/>
          <w:szCs w:val="22"/>
        </w:rPr>
        <w:commentReference w:id="252"/>
      </w:r>
      <w:r w:rsidRPr="00DF0C62">
        <w:rPr>
          <w:color w:val="000000" w:themeColor="text1"/>
          <w:sz w:val="22"/>
          <w:szCs w:val="22"/>
        </w:rPr>
        <w:t>, CSUs,</w:t>
      </w:r>
      <w:ins w:id="253" w:author="Shannon Boettcher" w:date="2025-01-04T11:11:00Z" w16du:dateUtc="2025-01-04T19:11:00Z">
        <w:r w:rsidR="00D9699C">
          <w:rPr>
            <w:color w:val="000000" w:themeColor="text1"/>
            <w:sz w:val="22"/>
            <w:szCs w:val="22"/>
          </w:rPr>
          <w:t xml:space="preserve"> a new summer training and upskilling academy, </w:t>
        </w:r>
      </w:ins>
      <w:del w:id="254" w:author="Shannon Boettcher" w:date="2025-01-04T11:11:00Z" w16du:dateUtc="2025-01-04T19:11:00Z">
        <w:r w:rsidRPr="00DF0C62" w:rsidDel="00D9699C">
          <w:rPr>
            <w:color w:val="000000" w:themeColor="text1"/>
            <w:sz w:val="22"/>
            <w:szCs w:val="22"/>
          </w:rPr>
          <w:delText xml:space="preserve"> </w:delText>
        </w:r>
      </w:del>
      <w:r w:rsidRPr="00DF0C62">
        <w:rPr>
          <w:color w:val="000000" w:themeColor="text1"/>
          <w:sz w:val="22"/>
          <w:szCs w:val="22"/>
        </w:rPr>
        <w:t xml:space="preserve">a professional Master of Science/Engineering (MS) program for industry R&amp;D, and leading researchers training PhDs and beyond into a collaborative workforce development (WFD) team. </w:t>
      </w:r>
      <w:r w:rsidR="00034DD3">
        <w:rPr>
          <w:color w:val="000000" w:themeColor="text1"/>
          <w:sz w:val="22"/>
          <w:szCs w:val="22"/>
        </w:rPr>
        <w:t>EPIC</w:t>
      </w:r>
      <w:r w:rsidRPr="00DF0C62">
        <w:rPr>
          <w:color w:val="000000" w:themeColor="text1"/>
          <w:sz w:val="22"/>
          <w:szCs w:val="22"/>
        </w:rPr>
        <w:t xml:space="preserve"> is co-located with relevant R&amp;D leaders to accelerate iteration and bring technologies to full-scale deployment to meet national and global energy storage needs. </w:t>
      </w:r>
      <w:del w:id="255" w:author="Shannon Boettcher" w:date="2025-01-04T11:11:00Z" w16du:dateUtc="2025-01-04T19:11:00Z">
        <w:r w:rsidRPr="00DF0C62" w:rsidDel="00D9699C">
          <w:rPr>
            <w:color w:val="000000" w:themeColor="text1"/>
            <w:sz w:val="22"/>
            <w:szCs w:val="22"/>
          </w:rPr>
          <w:delText xml:space="preserve">The proposed application will </w:delText>
        </w:r>
      </w:del>
      <w:ins w:id="256" w:author="Shannon Boettcher" w:date="2025-01-04T11:11:00Z" w16du:dateUtc="2025-01-04T19:11:00Z">
        <w:r w:rsidR="00D9699C">
          <w:rPr>
            <w:color w:val="000000" w:themeColor="text1"/>
            <w:sz w:val="22"/>
            <w:szCs w:val="22"/>
          </w:rPr>
          <w:t xml:space="preserve">EPIC will </w:t>
        </w:r>
      </w:ins>
      <w:r w:rsidRPr="00DF0C62">
        <w:rPr>
          <w:color w:val="000000" w:themeColor="text1"/>
          <w:sz w:val="22"/>
          <w:szCs w:val="22"/>
        </w:rPr>
        <w:t xml:space="preserve">train the next generation of manufacturing, R&amp;D, and business leaders to drive the biggest economic transition of the century, </w:t>
      </w:r>
      <w:r>
        <w:rPr>
          <w:color w:val="000000" w:themeColor="text1"/>
          <w:sz w:val="22"/>
          <w:szCs w:val="22"/>
        </w:rPr>
        <w:t>which</w:t>
      </w:r>
      <w:r w:rsidRPr="00DF0C62">
        <w:rPr>
          <w:color w:val="000000" w:themeColor="text1"/>
          <w:sz w:val="22"/>
          <w:szCs w:val="22"/>
        </w:rPr>
        <w:t xml:space="preserve"> requires electrochemical technology to use, store, and deploy clean electricity across industry and society. Global projections by 2030 estimate a 33</w:t>
      </w:r>
      <w:r w:rsidR="00E6035E">
        <w:rPr>
          <w:color w:val="000000" w:themeColor="text1"/>
          <w:sz w:val="22"/>
          <w:szCs w:val="22"/>
        </w:rPr>
        <w:t xml:space="preserve"> percent</w:t>
      </w:r>
      <w:r w:rsidRPr="00DF0C62">
        <w:rPr>
          <w:color w:val="000000" w:themeColor="text1"/>
          <w:sz w:val="22"/>
          <w:szCs w:val="22"/>
        </w:rPr>
        <w:t xml:space="preserve"> annual growth in market demand for energy storage, reaching 4,700 GWh and valued at $400 </w:t>
      </w:r>
      <w:r w:rsidRPr="00DF0C62">
        <w:rPr>
          <w:color w:val="000000" w:themeColor="text1"/>
          <w:sz w:val="22"/>
          <w:szCs w:val="22"/>
          <w:highlight w:val="yellow"/>
        </w:rPr>
        <w:t>billion,</w:t>
      </w:r>
      <w:commentRangeStart w:id="257"/>
      <w:r w:rsidRPr="00DF0C62">
        <w:rPr>
          <w:color w:val="000000" w:themeColor="text1"/>
          <w:sz w:val="22"/>
          <w:szCs w:val="22"/>
          <w:highlight w:val="yellow"/>
          <w:vertAlign w:val="superscript"/>
        </w:rPr>
        <w:t>1</w:t>
      </w:r>
      <w:commentRangeEnd w:id="257"/>
      <w:r>
        <w:rPr>
          <w:rStyle w:val="CommentReference"/>
          <w:rFonts w:ascii="Calibri" w:eastAsia="Calibri" w:hAnsi="Calibri" w:cs="Calibri"/>
        </w:rPr>
        <w:commentReference w:id="257"/>
      </w:r>
      <w:r w:rsidRPr="00DF0C62">
        <w:rPr>
          <w:color w:val="000000" w:themeColor="text1"/>
          <w:sz w:val="22"/>
          <w:szCs w:val="22"/>
        </w:rPr>
        <w:t xml:space="preserve"> $410 billion for electrochemical electrolysis/fuel-cell </w:t>
      </w:r>
      <w:r w:rsidRPr="00563499">
        <w:rPr>
          <w:color w:val="000000" w:themeColor="text1"/>
          <w:sz w:val="22"/>
          <w:szCs w:val="22"/>
        </w:rPr>
        <w:t>technology</w:t>
      </w:r>
      <w:r w:rsidRPr="00563499">
        <w:rPr>
          <w:color w:val="000000" w:themeColor="text1"/>
          <w:sz w:val="22"/>
          <w:szCs w:val="22"/>
          <w:highlight w:val="yellow"/>
        </w:rPr>
        <w:t>,</w:t>
      </w:r>
      <w:r w:rsidRPr="00563499">
        <w:rPr>
          <w:color w:val="000000" w:themeColor="text1"/>
          <w:sz w:val="22"/>
          <w:szCs w:val="22"/>
          <w:highlight w:val="yellow"/>
          <w:vertAlign w:val="superscript"/>
        </w:rPr>
        <w:t>2</w:t>
      </w:r>
      <w:r w:rsidRPr="00DF0C62">
        <w:rPr>
          <w:color w:val="000000" w:themeColor="text1"/>
          <w:sz w:val="22"/>
          <w:szCs w:val="22"/>
        </w:rPr>
        <w:t xml:space="preserve"> and $15 billion for CO</w:t>
      </w:r>
      <w:r w:rsidRPr="00DF0C62">
        <w:rPr>
          <w:color w:val="000000" w:themeColor="text1"/>
          <w:sz w:val="22"/>
          <w:szCs w:val="22"/>
          <w:vertAlign w:val="subscript"/>
        </w:rPr>
        <w:t>2</w:t>
      </w:r>
      <w:r w:rsidRPr="00DF0C62">
        <w:rPr>
          <w:color w:val="000000" w:themeColor="text1"/>
          <w:sz w:val="22"/>
          <w:szCs w:val="22"/>
        </w:rPr>
        <w:t xml:space="preserve"> </w:t>
      </w:r>
      <w:r w:rsidRPr="00563499">
        <w:rPr>
          <w:color w:val="000000" w:themeColor="text1"/>
          <w:sz w:val="22"/>
          <w:szCs w:val="22"/>
        </w:rPr>
        <w:t>capture</w:t>
      </w:r>
      <w:r w:rsidRPr="00DF0C62">
        <w:rPr>
          <w:color w:val="000000" w:themeColor="text1"/>
          <w:sz w:val="22"/>
          <w:szCs w:val="22"/>
          <w:highlight w:val="yellow"/>
        </w:rPr>
        <w:t>.</w:t>
      </w:r>
      <w:r w:rsidRPr="00DF0C62">
        <w:rPr>
          <w:color w:val="000000" w:themeColor="text1"/>
          <w:sz w:val="22"/>
          <w:szCs w:val="22"/>
          <w:highlight w:val="yellow"/>
          <w:vertAlign w:val="superscript"/>
        </w:rPr>
        <w:t>3</w:t>
      </w:r>
      <w:r w:rsidRPr="00DF0C62">
        <w:rPr>
          <w:color w:val="000000" w:themeColor="text1"/>
          <w:sz w:val="22"/>
          <w:szCs w:val="22"/>
        </w:rPr>
        <w:t xml:space="preserve"> </w:t>
      </w:r>
      <w:r w:rsidR="00034DD3">
        <w:rPr>
          <w:color w:val="000000" w:themeColor="text1"/>
          <w:sz w:val="22"/>
          <w:szCs w:val="22"/>
        </w:rPr>
        <w:t>EPIC</w:t>
      </w:r>
      <w:r w:rsidRPr="00DF0C62">
        <w:rPr>
          <w:color w:val="000000" w:themeColor="text1"/>
          <w:sz w:val="22"/>
          <w:szCs w:val="22"/>
        </w:rPr>
        <w:t xml:space="preserve"> leverages these opportunities to catalyze a domestic supply chain, aligns technology development and manufacturing with national and global policy needs, and creates significant economic benefits for California and the rest of the nation.</w:t>
      </w:r>
      <w:r>
        <w:rPr>
          <w:color w:val="000000" w:themeColor="text1"/>
          <w:sz w:val="22"/>
          <w:szCs w:val="22"/>
        </w:rPr>
        <w:t xml:space="preserve"> </w:t>
      </w:r>
      <w:r w:rsidR="00034DD3">
        <w:rPr>
          <w:color w:val="000000" w:themeColor="text1"/>
          <w:sz w:val="22"/>
          <w:szCs w:val="22"/>
        </w:rPr>
        <w:t>EPIC</w:t>
      </w:r>
      <w:r w:rsidRPr="00DF0C62">
        <w:rPr>
          <w:color w:val="000000" w:themeColor="text1"/>
          <w:sz w:val="22"/>
          <w:szCs w:val="22"/>
        </w:rPr>
        <w:t xml:space="preserve"> drives economic growth, collaborates with and addresses key gaps in neighboring innovation ecosystems, enhances environmental sustainability, aligns with state and national climate change mitigation goals, and fosters equitable opportunities in clean energy and transportation technologies. This strategic alignment of resources positions </w:t>
      </w:r>
      <w:r w:rsidR="00034DD3">
        <w:rPr>
          <w:color w:val="000000" w:themeColor="text1"/>
          <w:sz w:val="22"/>
          <w:szCs w:val="22"/>
        </w:rPr>
        <w:t>EPIC</w:t>
      </w:r>
      <w:r w:rsidRPr="00DF0C62">
        <w:rPr>
          <w:color w:val="000000" w:themeColor="text1"/>
          <w:sz w:val="22"/>
          <w:szCs w:val="22"/>
        </w:rPr>
        <w:t xml:space="preserve"> to become a national leader in clean energy R&amp;D.</w:t>
      </w:r>
    </w:p>
    <w:p w14:paraId="05EFE247" w14:textId="15DDBE94" w:rsidR="00EC2CFF" w:rsidRDefault="00EC2CFF" w:rsidP="00EC2CFF">
      <w:pPr>
        <w:pStyle w:val="NormalWeb"/>
        <w:spacing w:after="240" w:afterAutospacing="0"/>
        <w:jc w:val="both"/>
        <w:rPr>
          <w:sz w:val="22"/>
          <w:szCs w:val="22"/>
        </w:rPr>
      </w:pPr>
      <w:r w:rsidRPr="00275FBA">
        <w:rPr>
          <w:b/>
          <w:bCs/>
          <w:color w:val="000000" w:themeColor="text1"/>
          <w:sz w:val="22"/>
          <w:szCs w:val="22"/>
          <w:u w:val="single"/>
        </w:rPr>
        <w:t>Innovation Ecosystem Goals:</w:t>
      </w:r>
      <w:r w:rsidRPr="00EC2CFF">
        <w:rPr>
          <w:b/>
          <w:bCs/>
          <w:color w:val="000000" w:themeColor="text1"/>
        </w:rPr>
        <w:t xml:space="preserve"> </w:t>
      </w:r>
      <w:r w:rsidR="00034DD3">
        <w:rPr>
          <w:sz w:val="22"/>
          <w:szCs w:val="22"/>
        </w:rPr>
        <w:t>EPIC</w:t>
      </w:r>
      <w:r w:rsidRPr="00EC2CFF">
        <w:rPr>
          <w:sz w:val="22"/>
          <w:szCs w:val="22"/>
        </w:rPr>
        <w:t>'s innovation ecosystem aims to achieve the following overarching goals:</w:t>
      </w:r>
      <w:r w:rsidRPr="00EC2CFF">
        <w:rPr>
          <w:b/>
          <w:bCs/>
          <w:sz w:val="22"/>
          <w:szCs w:val="22"/>
        </w:rPr>
        <w:t xml:space="preserve"> </w:t>
      </w:r>
      <w:r w:rsidRPr="00EC2CFF">
        <w:rPr>
          <w:b/>
          <w:bCs/>
          <w:i/>
          <w:iCs/>
          <w:sz w:val="22"/>
          <w:szCs w:val="22"/>
        </w:rPr>
        <w:t xml:space="preserve">1) </w:t>
      </w:r>
      <w:r w:rsidRPr="000E0FE1">
        <w:rPr>
          <w:b/>
          <w:bCs/>
          <w:i/>
          <w:iCs/>
          <w:sz w:val="22"/>
          <w:szCs w:val="22"/>
          <w:highlight w:val="cyan"/>
        </w:rPr>
        <w:t>Foster Collaboration and Stakeholder Alignment</w:t>
      </w:r>
      <w:r w:rsidRPr="00EC2CFF">
        <w:rPr>
          <w:b/>
          <w:bCs/>
          <w:i/>
          <w:iCs/>
          <w:sz w:val="22"/>
          <w:szCs w:val="22"/>
        </w:rPr>
        <w:t>:</w:t>
      </w:r>
      <w:r w:rsidRPr="00EC2CFF">
        <w:rPr>
          <w:i/>
          <w:iCs/>
          <w:sz w:val="22"/>
          <w:szCs w:val="22"/>
        </w:rPr>
        <w:t xml:space="preserve"> </w:t>
      </w:r>
      <w:r w:rsidRPr="00EC2CFF">
        <w:rPr>
          <w:sz w:val="22"/>
          <w:szCs w:val="22"/>
        </w:rPr>
        <w:t xml:space="preserve">Build strong partnerships among government entities, industry leaders, academic institutions, non-profits, and community organizations to </w:t>
      </w:r>
      <w:r w:rsidR="006247D8" w:rsidRPr="00EC2CFF">
        <w:rPr>
          <w:sz w:val="22"/>
          <w:szCs w:val="22"/>
        </w:rPr>
        <w:t xml:space="preserve">drive </w:t>
      </w:r>
      <w:commentRangeStart w:id="258"/>
      <w:r w:rsidR="006247D8" w:rsidRPr="00EC2CFF">
        <w:rPr>
          <w:sz w:val="22"/>
          <w:szCs w:val="22"/>
        </w:rPr>
        <w:t>clean</w:t>
      </w:r>
      <w:commentRangeEnd w:id="258"/>
      <w:r w:rsidR="006247D8">
        <w:rPr>
          <w:rStyle w:val="CommentReference"/>
          <w:rFonts w:ascii="Calibri" w:eastAsia="Calibri" w:hAnsi="Calibri" w:cs="Calibri"/>
        </w:rPr>
        <w:commentReference w:id="258"/>
      </w:r>
      <w:r w:rsidR="006247D8" w:rsidRPr="00EC2CFF">
        <w:rPr>
          <w:sz w:val="22"/>
          <w:szCs w:val="22"/>
        </w:rPr>
        <w:t xml:space="preserve"> </w:t>
      </w:r>
      <w:r w:rsidRPr="00EC2CFF">
        <w:rPr>
          <w:sz w:val="22"/>
          <w:szCs w:val="22"/>
        </w:rPr>
        <w:t>energy and transportation innovation. Specific collaborations will include working with the California State University and the University of California systems to leverage academic research, partnering with local and state government agencies and utilities to align policy and funding support, and engaging industry leaders in clean energy and transportation to drive innovation across the supply chain and commercialize technologies developed by the Engine. This alignment will ensure that diverse stakeholders are working together towards common goals, maximizing the impact of their collective efforts.</w:t>
      </w:r>
      <w:r w:rsidRPr="00EC2CFF">
        <w:rPr>
          <w:b/>
          <w:bCs/>
          <w:sz w:val="22"/>
          <w:szCs w:val="22"/>
        </w:rPr>
        <w:t xml:space="preserve"> </w:t>
      </w:r>
      <w:r w:rsidRPr="00EC2CFF">
        <w:rPr>
          <w:b/>
          <w:bCs/>
          <w:i/>
          <w:iCs/>
          <w:sz w:val="22"/>
          <w:szCs w:val="22"/>
        </w:rPr>
        <w:t xml:space="preserve">2) </w:t>
      </w:r>
      <w:r w:rsidRPr="000E0FE1">
        <w:rPr>
          <w:b/>
          <w:bCs/>
          <w:i/>
          <w:iCs/>
          <w:sz w:val="22"/>
          <w:szCs w:val="22"/>
          <w:highlight w:val="magenta"/>
        </w:rPr>
        <w:t>Advance Use-Inspired R&amp;D</w:t>
      </w:r>
      <w:r w:rsidRPr="00EC2CFF">
        <w:rPr>
          <w:b/>
          <w:bCs/>
          <w:i/>
          <w:iCs/>
          <w:sz w:val="22"/>
          <w:szCs w:val="22"/>
        </w:rPr>
        <w:t>:</w:t>
      </w:r>
      <w:r w:rsidRPr="00EC2CFF">
        <w:rPr>
          <w:i/>
          <w:iCs/>
          <w:sz w:val="22"/>
          <w:szCs w:val="22"/>
        </w:rPr>
        <w:t xml:space="preserve"> </w:t>
      </w:r>
      <w:r w:rsidRPr="00EC2CFF">
        <w:rPr>
          <w:sz w:val="22"/>
          <w:szCs w:val="22"/>
        </w:rPr>
        <w:t>Conduct research focused on practical solutions to societal challenges, particularly next-generation batteries,</w:t>
      </w:r>
      <w:ins w:id="259" w:author="Shannon Boettcher" w:date="2025-01-04T11:12:00Z" w16du:dateUtc="2025-01-04T19:12:00Z">
        <w:r w:rsidR="004E1743">
          <w:rPr>
            <w:sz w:val="22"/>
            <w:szCs w:val="22"/>
          </w:rPr>
          <w:t xml:space="preserve"> petrochemicals and fuels leveraging electrochemical technology, and materials recycling and separations,</w:t>
        </w:r>
      </w:ins>
      <w:r w:rsidRPr="00EC2CFF">
        <w:rPr>
          <w:sz w:val="22"/>
          <w:szCs w:val="22"/>
        </w:rPr>
        <w:t xml:space="preserve"> ensuring these innovations meet user needs. </w:t>
      </w:r>
      <w:del w:id="260" w:author="Shannon Boettcher" w:date="2025-01-04T11:13:00Z" w16du:dateUtc="2025-01-04T19:13:00Z">
        <w:r w:rsidRPr="00EC2CFF" w:rsidDel="004E1743">
          <w:rPr>
            <w:sz w:val="22"/>
            <w:szCs w:val="22"/>
          </w:rPr>
          <w:delText>This will include setting up</w:delText>
        </w:r>
      </w:del>
      <w:ins w:id="261" w:author="Shannon Boettcher" w:date="2025-01-04T11:13:00Z" w16du:dateUtc="2025-01-04T19:13:00Z">
        <w:r w:rsidR="004E1743">
          <w:rPr>
            <w:sz w:val="22"/>
            <w:szCs w:val="22"/>
          </w:rPr>
          <w:t xml:space="preserve">EPIC will establish </w:t>
        </w:r>
        <w:proofErr w:type="gramStart"/>
        <w:r w:rsidR="004E1743">
          <w:rPr>
            <w:sz w:val="22"/>
            <w:szCs w:val="22"/>
          </w:rPr>
          <w:t>a</w:t>
        </w:r>
      </w:ins>
      <w:r w:rsidRPr="00EC2CFF">
        <w:rPr>
          <w:sz w:val="22"/>
          <w:szCs w:val="22"/>
        </w:rPr>
        <w:t xml:space="preserve"> pilot</w:t>
      </w:r>
      <w:proofErr w:type="gramEnd"/>
      <w:r w:rsidRPr="00EC2CFF">
        <w:rPr>
          <w:sz w:val="22"/>
          <w:szCs w:val="22"/>
        </w:rPr>
        <w:t xml:space="preserve">-scale material synthesis and battery fabrication facilities in Sacramento, Bakersfield, and </w:t>
      </w:r>
      <w:ins w:id="262" w:author="Shannon Boettcher" w:date="2025-01-04T11:13:00Z" w16du:dateUtc="2025-01-04T19:13:00Z">
        <w:r w:rsidR="004E1743">
          <w:rPr>
            <w:sz w:val="22"/>
            <w:szCs w:val="22"/>
          </w:rPr>
          <w:t xml:space="preserve">the </w:t>
        </w:r>
      </w:ins>
      <w:del w:id="263" w:author="Shannon Boettcher" w:date="2025-01-04T11:13:00Z" w16du:dateUtc="2025-01-04T19:13:00Z">
        <w:r w:rsidRPr="00EC2CFF" w:rsidDel="004E1743">
          <w:rPr>
            <w:sz w:val="22"/>
            <w:szCs w:val="22"/>
          </w:rPr>
          <w:delText xml:space="preserve">Berkeley </w:delText>
        </w:r>
      </w:del>
      <w:ins w:id="264" w:author="Shannon Boettcher" w:date="2025-01-04T11:13:00Z" w16du:dateUtc="2025-01-04T19:13:00Z">
        <w:r w:rsidR="004E1743">
          <w:rPr>
            <w:sz w:val="22"/>
            <w:szCs w:val="22"/>
          </w:rPr>
          <w:t xml:space="preserve">East </w:t>
        </w:r>
        <w:proofErr w:type="gramStart"/>
        <w:r w:rsidR="004E1743">
          <w:rPr>
            <w:sz w:val="22"/>
            <w:szCs w:val="22"/>
          </w:rPr>
          <w:t>Bay</w:t>
        </w:r>
        <w:r w:rsidR="004E1743" w:rsidRPr="00EC2CFF">
          <w:rPr>
            <w:sz w:val="22"/>
            <w:szCs w:val="22"/>
          </w:rPr>
          <w:t xml:space="preserve"> </w:t>
        </w:r>
        <w:r w:rsidR="004E1743">
          <w:rPr>
            <w:sz w:val="22"/>
            <w:szCs w:val="22"/>
          </w:rPr>
          <w:t xml:space="preserve"> /</w:t>
        </w:r>
        <w:proofErr w:type="gramEnd"/>
        <w:r w:rsidR="004E1743">
          <w:rPr>
            <w:sz w:val="22"/>
            <w:szCs w:val="22"/>
          </w:rPr>
          <w:t xml:space="preserve"> Northern Waterfront </w:t>
        </w:r>
      </w:ins>
      <w:r w:rsidRPr="00EC2CFF">
        <w:rPr>
          <w:sz w:val="22"/>
          <w:szCs w:val="22"/>
        </w:rPr>
        <w:t xml:space="preserve">to advance electrochemical innovations. The R&amp;D efforts will be driven by practical applications, such as improving energy storage solutions and reducing GHG </w:t>
      </w:r>
      <w:ins w:id="265" w:author="Shannon Boettcher" w:date="2025-01-04T11:14:00Z" w16du:dateUtc="2025-01-04T19:14:00Z">
        <w:r w:rsidR="004E1743">
          <w:rPr>
            <w:sz w:val="22"/>
            <w:szCs w:val="22"/>
          </w:rPr>
          <w:t xml:space="preserve">and pollution </w:t>
        </w:r>
      </w:ins>
      <w:r w:rsidRPr="00EC2CFF">
        <w:rPr>
          <w:sz w:val="22"/>
          <w:szCs w:val="22"/>
        </w:rPr>
        <w:t>emissions, ensuring that the innovations developed are directly relevant to practical applications across multiple industries addressing current societal needs</w:t>
      </w:r>
      <w:r w:rsidRPr="00EC2CFF">
        <w:rPr>
          <w:i/>
          <w:iCs/>
          <w:sz w:val="22"/>
          <w:szCs w:val="22"/>
        </w:rPr>
        <w:t>.</w:t>
      </w:r>
      <w:r w:rsidRPr="00EC2CFF">
        <w:rPr>
          <w:b/>
          <w:bCs/>
          <w:i/>
          <w:iCs/>
          <w:sz w:val="22"/>
          <w:szCs w:val="22"/>
        </w:rPr>
        <w:t xml:space="preserve"> 3) </w:t>
      </w:r>
      <w:r w:rsidRPr="000E0FE1">
        <w:rPr>
          <w:b/>
          <w:bCs/>
          <w:i/>
          <w:iCs/>
          <w:sz w:val="22"/>
          <w:szCs w:val="22"/>
          <w:highlight w:val="red"/>
        </w:rPr>
        <w:t>Support Innovation Translation</w:t>
      </w:r>
      <w:r w:rsidRPr="00EC2CFF">
        <w:rPr>
          <w:b/>
          <w:bCs/>
          <w:i/>
          <w:iCs/>
          <w:sz w:val="22"/>
          <w:szCs w:val="22"/>
        </w:rPr>
        <w:t xml:space="preserve"> </w:t>
      </w:r>
      <w:r w:rsidRPr="000E0FE1">
        <w:rPr>
          <w:b/>
          <w:bCs/>
          <w:i/>
          <w:iCs/>
          <w:sz w:val="22"/>
          <w:szCs w:val="22"/>
          <w:highlight w:val="darkCyan"/>
        </w:rPr>
        <w:t>and Workforce Development</w:t>
      </w:r>
      <w:r w:rsidRPr="00EC2CFF">
        <w:rPr>
          <w:b/>
          <w:bCs/>
          <w:i/>
          <w:iCs/>
          <w:sz w:val="22"/>
          <w:szCs w:val="22"/>
        </w:rPr>
        <w:t>:</w:t>
      </w:r>
      <w:r w:rsidRPr="00EC2CFF">
        <w:rPr>
          <w:sz w:val="22"/>
          <w:szCs w:val="22"/>
        </w:rPr>
        <w:t xml:space="preserve"> Facilitate the commercialization of new technologies through partnerships with early-stage and entrepreneurial battery manufacturers, mature EV companies, and organizations focused on increasing grid storage capabilities. This includes creating a network of connected facilities for material synthesis and battery fabrication and establishing pilot projects to demonstrate and validate new technologies. Additionally, </w:t>
      </w:r>
      <w:r w:rsidR="00034DD3">
        <w:rPr>
          <w:sz w:val="22"/>
          <w:szCs w:val="22"/>
        </w:rPr>
        <w:t>EPIC</w:t>
      </w:r>
      <w:r w:rsidRPr="00EC2CFF">
        <w:rPr>
          <w:sz w:val="22"/>
          <w:szCs w:val="22"/>
        </w:rPr>
        <w:t xml:space="preserve"> will develop a strategic workforce by providing training and career opportunities in clean energy and transportation, particularly targeting historically underserved communities. This will involve collaborations and investments in K-12 schools, community colleges, CSUs, and professional MS programs to develop a skilled labor pool supporting the just energy transition. </w:t>
      </w:r>
      <w:r w:rsidRPr="00EC2CFF">
        <w:rPr>
          <w:b/>
          <w:bCs/>
          <w:i/>
          <w:iCs/>
          <w:sz w:val="22"/>
          <w:szCs w:val="22"/>
        </w:rPr>
        <w:t xml:space="preserve">(4) </w:t>
      </w:r>
      <w:r w:rsidRPr="000E0FE1">
        <w:rPr>
          <w:b/>
          <w:bCs/>
          <w:i/>
          <w:iCs/>
          <w:sz w:val="22"/>
          <w:szCs w:val="22"/>
          <w:highlight w:val="green"/>
        </w:rPr>
        <w:t>Promote Inclusive Engagement and Strategic Investment</w:t>
      </w:r>
      <w:r w:rsidRPr="00EC2CFF">
        <w:rPr>
          <w:b/>
          <w:bCs/>
          <w:i/>
          <w:iCs/>
          <w:sz w:val="22"/>
          <w:szCs w:val="22"/>
        </w:rPr>
        <w:t>:</w:t>
      </w:r>
      <w:r w:rsidRPr="00EC2CFF">
        <w:rPr>
          <w:i/>
          <w:iCs/>
          <w:sz w:val="22"/>
          <w:szCs w:val="22"/>
        </w:rPr>
        <w:t xml:space="preserve"> </w:t>
      </w:r>
      <w:r w:rsidRPr="00EC2CFF">
        <w:rPr>
          <w:sz w:val="22"/>
          <w:szCs w:val="22"/>
        </w:rPr>
        <w:t xml:space="preserve">The project will include diverse participation and perspectives related to geography, race, ethnicity, gender, and types of organizations. This will be achieved through outreach and partnerships with CBOs in low-income areas to create accessible pathways for participation in the clean energy economy. </w:t>
      </w:r>
      <w:r w:rsidR="00034DD3">
        <w:rPr>
          <w:sz w:val="22"/>
          <w:szCs w:val="22"/>
        </w:rPr>
        <w:t>EPIC</w:t>
      </w:r>
      <w:r w:rsidRPr="00EC2CFF">
        <w:rPr>
          <w:sz w:val="22"/>
          <w:szCs w:val="22"/>
        </w:rPr>
        <w:t xml:space="preserve"> will also attract ongoing investment to support R&amp;D and technology innovations, working with venture capital firms, government grants, and </w:t>
      </w:r>
      <w:r w:rsidRPr="00EC2CFF">
        <w:rPr>
          <w:sz w:val="22"/>
          <w:szCs w:val="22"/>
        </w:rPr>
        <w:lastRenderedPageBreak/>
        <w:t>private investors to secure funding. This strategic investment will ensure the long-term sustainability and growth of the innovation ecosystem, enabling continuous advancements in technology</w:t>
      </w:r>
      <w:r w:rsidR="00F1598D" w:rsidRPr="00F1598D">
        <w:rPr>
          <w:sz w:val="22"/>
          <w:szCs w:val="22"/>
        </w:rPr>
        <w:t xml:space="preserve">. </w:t>
      </w:r>
    </w:p>
    <w:p w14:paraId="21CB5AD5" w14:textId="5D2C4E44" w:rsidR="00F1598D" w:rsidRDefault="00EC2CFF" w:rsidP="009F25DE">
      <w:pPr>
        <w:pStyle w:val="NormalWeb"/>
        <w:spacing w:after="240"/>
        <w:jc w:val="both"/>
        <w:rPr>
          <w:sz w:val="22"/>
          <w:szCs w:val="22"/>
        </w:rPr>
      </w:pPr>
      <w:r w:rsidRPr="000E0FE1">
        <w:rPr>
          <w:b/>
          <w:bCs/>
          <w:sz w:val="22"/>
          <w:szCs w:val="22"/>
          <w:highlight w:val="cyan"/>
          <w:u w:val="single"/>
        </w:rPr>
        <w:t>High-Impact Outcomes</w:t>
      </w:r>
      <w:r w:rsidRPr="00EC2CFF">
        <w:rPr>
          <w:sz w:val="22"/>
          <w:szCs w:val="22"/>
          <w:u w:val="single"/>
        </w:rPr>
        <w:t>:</w:t>
      </w:r>
      <w:r w:rsidRPr="00EC2CFF">
        <w:rPr>
          <w:sz w:val="22"/>
          <w:szCs w:val="22"/>
        </w:rPr>
        <w:t xml:space="preserve"> </w:t>
      </w:r>
      <w:r w:rsidR="00034DD3">
        <w:rPr>
          <w:sz w:val="22"/>
          <w:szCs w:val="22"/>
        </w:rPr>
        <w:t>EPIC</w:t>
      </w:r>
      <w:r w:rsidRPr="00EC2CFF">
        <w:rPr>
          <w:sz w:val="22"/>
          <w:szCs w:val="22"/>
        </w:rPr>
        <w:t xml:space="preserve"> will drive economic growth and create well-paying, high-road jobs in the Central Valley by fostering </w:t>
      </w:r>
      <w:del w:id="266" w:author="Shannon Boettcher" w:date="2025-01-04T11:14:00Z" w16du:dateUtc="2025-01-04T19:14:00Z">
        <w:r w:rsidRPr="00EC2CFF" w:rsidDel="004E3C54">
          <w:rPr>
            <w:sz w:val="22"/>
            <w:szCs w:val="22"/>
          </w:rPr>
          <w:delText xml:space="preserve">clean </w:delText>
        </w:r>
      </w:del>
      <w:ins w:id="267" w:author="Shannon Boettcher" w:date="2025-01-04T11:14:00Z" w16du:dateUtc="2025-01-04T19:14:00Z">
        <w:r w:rsidR="004E3C54">
          <w:rPr>
            <w:sz w:val="22"/>
            <w:szCs w:val="22"/>
          </w:rPr>
          <w:t>next-generation</w:t>
        </w:r>
        <w:r w:rsidR="004E3C54" w:rsidRPr="00EC2CFF">
          <w:rPr>
            <w:sz w:val="22"/>
            <w:szCs w:val="22"/>
          </w:rPr>
          <w:t xml:space="preserve"> </w:t>
        </w:r>
      </w:ins>
      <w:r w:rsidRPr="00EC2CFF">
        <w:rPr>
          <w:sz w:val="22"/>
          <w:szCs w:val="22"/>
        </w:rPr>
        <w:t>energy and transportation careers</w:t>
      </w:r>
      <w:ins w:id="268" w:author="Shannon Boettcher" w:date="2025-01-04T11:14:00Z" w16du:dateUtc="2025-01-04T19:14:00Z">
        <w:r w:rsidR="004E3C54">
          <w:rPr>
            <w:sz w:val="22"/>
            <w:szCs w:val="22"/>
          </w:rPr>
          <w:t xml:space="preserve">, augmenting </w:t>
        </w:r>
        <w:r w:rsidR="004E3C54" w:rsidRPr="00EC2CFF">
          <w:rPr>
            <w:sz w:val="22"/>
            <w:szCs w:val="22"/>
          </w:rPr>
          <w:t>O&amp;G industries</w:t>
        </w:r>
      </w:ins>
      <w:r w:rsidRPr="00EC2CFF">
        <w:rPr>
          <w:sz w:val="22"/>
          <w:szCs w:val="22"/>
        </w:rPr>
        <w:t xml:space="preserve"> and </w:t>
      </w:r>
      <w:del w:id="269" w:author="Shannon Boettcher" w:date="2025-01-04T11:14:00Z" w16du:dateUtc="2025-01-04T19:14:00Z">
        <w:r w:rsidRPr="00EC2CFF" w:rsidDel="004E3C54">
          <w:rPr>
            <w:sz w:val="22"/>
            <w:szCs w:val="22"/>
          </w:rPr>
          <w:delText xml:space="preserve">transitioning </w:delText>
        </w:r>
      </w:del>
      <w:ins w:id="270" w:author="Shannon Boettcher" w:date="2025-01-04T11:14:00Z" w16du:dateUtc="2025-01-04T19:14:00Z">
        <w:r w:rsidR="004E3C54">
          <w:rPr>
            <w:sz w:val="22"/>
            <w:szCs w:val="22"/>
          </w:rPr>
          <w:t xml:space="preserve">creating pathways for </w:t>
        </w:r>
      </w:ins>
      <w:r w:rsidRPr="00EC2CFF">
        <w:rPr>
          <w:sz w:val="22"/>
          <w:szCs w:val="22"/>
        </w:rPr>
        <w:t xml:space="preserve">workers </w:t>
      </w:r>
      <w:ins w:id="271" w:author="Shannon Boettcher" w:date="2025-01-04T11:15:00Z" w16du:dateUtc="2025-01-04T19:15:00Z">
        <w:r w:rsidR="004E3C54">
          <w:rPr>
            <w:sz w:val="22"/>
            <w:szCs w:val="22"/>
          </w:rPr>
          <w:t>to n</w:t>
        </w:r>
      </w:ins>
      <w:del w:id="272" w:author="Shannon Boettcher" w:date="2025-01-04T11:15:00Z" w16du:dateUtc="2025-01-04T19:15:00Z">
        <w:r w:rsidRPr="00EC2CFF" w:rsidDel="004E3C54">
          <w:rPr>
            <w:sz w:val="22"/>
            <w:szCs w:val="22"/>
          </w:rPr>
          <w:delText xml:space="preserve">from the </w:delText>
        </w:r>
      </w:del>
      <w:del w:id="273" w:author="Shannon Boettcher" w:date="2025-01-04T11:14:00Z" w16du:dateUtc="2025-01-04T19:14:00Z">
        <w:r w:rsidRPr="00EC2CFF" w:rsidDel="004E3C54">
          <w:rPr>
            <w:sz w:val="22"/>
            <w:szCs w:val="22"/>
          </w:rPr>
          <w:delText xml:space="preserve">O&amp;G industries </w:delText>
        </w:r>
      </w:del>
      <w:del w:id="274" w:author="Shannon Boettcher" w:date="2025-01-04T11:15:00Z" w16du:dateUtc="2025-01-04T19:15:00Z">
        <w:r w:rsidRPr="00EC2CFF" w:rsidDel="004E3C54">
          <w:rPr>
            <w:sz w:val="22"/>
            <w:szCs w:val="22"/>
          </w:rPr>
          <w:delText>to n</w:delText>
        </w:r>
      </w:del>
      <w:r w:rsidRPr="00EC2CFF">
        <w:rPr>
          <w:sz w:val="22"/>
          <w:szCs w:val="22"/>
        </w:rPr>
        <w:t xml:space="preserve">ew opportunities. Technologically, </w:t>
      </w:r>
      <w:del w:id="275" w:author="Shannon Boettcher" w:date="2025-01-04T11:15:00Z" w16du:dateUtc="2025-01-04T19:15:00Z">
        <w:r w:rsidRPr="00EC2CFF" w:rsidDel="004E3C54">
          <w:rPr>
            <w:sz w:val="22"/>
            <w:szCs w:val="22"/>
          </w:rPr>
          <w:delText xml:space="preserve">it </w:delText>
        </w:r>
      </w:del>
      <w:ins w:id="276" w:author="Shannon Boettcher" w:date="2025-01-04T11:15:00Z" w16du:dateUtc="2025-01-04T19:15:00Z">
        <w:r w:rsidR="004E3C54">
          <w:rPr>
            <w:sz w:val="22"/>
            <w:szCs w:val="22"/>
          </w:rPr>
          <w:t>EPIC</w:t>
        </w:r>
        <w:r w:rsidR="004E3C54" w:rsidRPr="00EC2CFF">
          <w:rPr>
            <w:sz w:val="22"/>
            <w:szCs w:val="22"/>
          </w:rPr>
          <w:t xml:space="preserve"> </w:t>
        </w:r>
      </w:ins>
      <w:r w:rsidRPr="00EC2CFF">
        <w:rPr>
          <w:sz w:val="22"/>
          <w:szCs w:val="22"/>
        </w:rPr>
        <w:t xml:space="preserve">will first advance and </w:t>
      </w:r>
      <w:commentRangeStart w:id="277"/>
      <w:r w:rsidRPr="00EC2CFF">
        <w:rPr>
          <w:sz w:val="22"/>
          <w:szCs w:val="22"/>
        </w:rPr>
        <w:t>commercialize</w:t>
      </w:r>
      <w:commentRangeEnd w:id="277"/>
      <w:r>
        <w:rPr>
          <w:rStyle w:val="CommentReference"/>
          <w:rFonts w:ascii="Calibri" w:eastAsia="Calibri" w:hAnsi="Calibri" w:cs="Calibri"/>
        </w:rPr>
        <w:commentReference w:id="277"/>
      </w:r>
      <w:r w:rsidRPr="00EC2CFF">
        <w:rPr>
          <w:sz w:val="22"/>
          <w:szCs w:val="22"/>
        </w:rPr>
        <w:t xml:space="preserve"> next-generation batteries</w:t>
      </w:r>
      <w:ins w:id="278" w:author="Shannon Boettcher" w:date="2025-01-04T11:15:00Z" w16du:dateUtc="2025-01-04T19:15:00Z">
        <w:r w:rsidR="004E3C54">
          <w:rPr>
            <w:sz w:val="22"/>
            <w:szCs w:val="22"/>
          </w:rPr>
          <w:t>, based on established innovations from UCB/LBNL</w:t>
        </w:r>
      </w:ins>
      <w:r w:rsidRPr="00EC2CFF">
        <w:rPr>
          <w:sz w:val="22"/>
          <w:szCs w:val="22"/>
        </w:rPr>
        <w:t xml:space="preserve">, which will enable subsequent advancements in smart grids and ACZEVs. Then </w:t>
      </w:r>
      <w:r w:rsidR="00034DD3">
        <w:rPr>
          <w:sz w:val="22"/>
          <w:szCs w:val="22"/>
        </w:rPr>
        <w:t>EPIC</w:t>
      </w:r>
      <w:r w:rsidRPr="00EC2CFF">
        <w:rPr>
          <w:sz w:val="22"/>
          <w:szCs w:val="22"/>
        </w:rPr>
        <w:t xml:space="preserve"> will accelerate, leveraging the facilities and trained regional workforce ecosystem, broader related electrochemical technologies (synthetic fuel production and CO</w:t>
      </w:r>
      <w:r w:rsidRPr="004E3C54">
        <w:rPr>
          <w:sz w:val="22"/>
          <w:szCs w:val="22"/>
          <w:vertAlign w:val="subscript"/>
          <w:rPrChange w:id="279" w:author="Shannon Boettcher" w:date="2025-01-04T11:15:00Z" w16du:dateUtc="2025-01-04T19:15:00Z">
            <w:rPr>
              <w:sz w:val="22"/>
              <w:szCs w:val="22"/>
            </w:rPr>
          </w:rPrChange>
        </w:rPr>
        <w:t xml:space="preserve">2 </w:t>
      </w:r>
      <w:del w:id="280" w:author="Shannon Boettcher" w:date="2025-01-04T11:15:00Z" w16du:dateUtc="2025-01-04T19:15:00Z">
        <w:r w:rsidRPr="00EC2CFF" w:rsidDel="004E3C54">
          <w:rPr>
            <w:sz w:val="22"/>
            <w:szCs w:val="22"/>
          </w:rPr>
          <w:delText xml:space="preserve">emission </w:delText>
        </w:r>
      </w:del>
      <w:r w:rsidRPr="00EC2CFF">
        <w:rPr>
          <w:sz w:val="22"/>
          <w:szCs w:val="22"/>
        </w:rPr>
        <w:t>management</w:t>
      </w:r>
      <w:del w:id="281" w:author="Shannon Boettcher" w:date="2025-01-04T11:15:00Z" w16du:dateUtc="2025-01-04T19:15:00Z">
        <w:r w:rsidRPr="00EC2CFF" w:rsidDel="004E3C54">
          <w:rPr>
            <w:sz w:val="22"/>
            <w:szCs w:val="22"/>
          </w:rPr>
          <w:delText xml:space="preserve"> technologies</w:delText>
        </w:r>
      </w:del>
      <w:r w:rsidRPr="00EC2CFF">
        <w:rPr>
          <w:sz w:val="22"/>
          <w:szCs w:val="22"/>
        </w:rPr>
        <w:t>) leading to a self-sustaining Engine that will drive economic growth through</w:t>
      </w:r>
      <w:ins w:id="282" w:author="Shannon Boettcher" w:date="2025-01-04T11:15:00Z" w16du:dateUtc="2025-01-04T19:15:00Z">
        <w:r w:rsidR="004E3C54" w:rsidRPr="004E3C54">
          <w:rPr>
            <w:sz w:val="22"/>
            <w:szCs w:val="22"/>
          </w:rPr>
          <w:t xml:space="preserve"> </w:t>
        </w:r>
        <w:r w:rsidR="004E3C54">
          <w:rPr>
            <w:sz w:val="22"/>
            <w:szCs w:val="22"/>
          </w:rPr>
          <w:t>electrification</w:t>
        </w:r>
      </w:ins>
      <w:r w:rsidRPr="00EC2CFF">
        <w:rPr>
          <w:sz w:val="22"/>
          <w:szCs w:val="22"/>
        </w:rPr>
        <w:t xml:space="preserve"> </w:t>
      </w:r>
      <w:ins w:id="283" w:author="Shannon Boettcher" w:date="2025-01-04T11:15:00Z" w16du:dateUtc="2025-01-04T19:15:00Z">
        <w:r w:rsidR="004E3C54">
          <w:rPr>
            <w:sz w:val="22"/>
            <w:szCs w:val="22"/>
          </w:rPr>
          <w:t xml:space="preserve">and </w:t>
        </w:r>
      </w:ins>
      <w:r w:rsidRPr="00EC2CFF">
        <w:rPr>
          <w:sz w:val="22"/>
          <w:szCs w:val="22"/>
        </w:rPr>
        <w:t>electrochemi</w:t>
      </w:r>
      <w:ins w:id="284" w:author="Shannon Boettcher" w:date="2025-01-04T11:15:00Z" w16du:dateUtc="2025-01-04T19:15:00Z">
        <w:r w:rsidR="004E3C54">
          <w:rPr>
            <w:sz w:val="22"/>
            <w:szCs w:val="22"/>
          </w:rPr>
          <w:t xml:space="preserve">cal technology </w:t>
        </w:r>
      </w:ins>
      <w:del w:id="285" w:author="Shannon Boettcher" w:date="2025-01-04T11:15:00Z" w16du:dateUtc="2025-01-04T19:15:00Z">
        <w:r w:rsidRPr="00EC2CFF" w:rsidDel="004E3C54">
          <w:rPr>
            <w:sz w:val="22"/>
            <w:szCs w:val="22"/>
          </w:rPr>
          <w:delText xml:space="preserve">stry </w:delText>
        </w:r>
      </w:del>
      <w:r w:rsidRPr="00EC2CFF">
        <w:rPr>
          <w:sz w:val="22"/>
          <w:szCs w:val="22"/>
        </w:rPr>
        <w:t xml:space="preserve">for the coming century. The project ensures inclusive economic opportunities through targeted WFD, education, and training for underserved communities, promoting equity and diversity. </w:t>
      </w:r>
      <w:r w:rsidR="00034DD3">
        <w:rPr>
          <w:sz w:val="22"/>
          <w:szCs w:val="22"/>
        </w:rPr>
        <w:t>EPIC</w:t>
      </w:r>
      <w:r w:rsidRPr="00EC2CFF">
        <w:rPr>
          <w:sz w:val="22"/>
          <w:szCs w:val="22"/>
        </w:rPr>
        <w:t xml:space="preserve"> will build a robust network of facilities and stakeholders, supporting continuous innovation and the transition of research into market-ready solutions. It will also reduce air pollution and GHG emissions, improving public health.</w:t>
      </w:r>
      <w:r>
        <w:rPr>
          <w:sz w:val="22"/>
          <w:szCs w:val="22"/>
        </w:rPr>
        <w:t xml:space="preserve"> </w:t>
      </w:r>
      <w:r w:rsidRPr="00EC2CFF">
        <w:rPr>
          <w:sz w:val="22"/>
          <w:szCs w:val="22"/>
        </w:rPr>
        <w:t>Nationally</w:t>
      </w:r>
      <w:del w:id="286" w:author="Shannon Boettcher" w:date="2025-01-04T11:16:00Z" w16du:dateUtc="2025-01-04T19:16:00Z">
        <w:r w:rsidDel="00E502AE">
          <w:rPr>
            <w:sz w:val="22"/>
            <w:szCs w:val="22"/>
          </w:rPr>
          <w:delText xml:space="preserve"> speaking</w:delText>
        </w:r>
      </w:del>
      <w:r w:rsidRPr="00EC2CFF">
        <w:rPr>
          <w:sz w:val="22"/>
          <w:szCs w:val="22"/>
        </w:rPr>
        <w:t xml:space="preserve">, </w:t>
      </w:r>
      <w:r w:rsidR="00034DD3">
        <w:rPr>
          <w:sz w:val="22"/>
          <w:szCs w:val="22"/>
        </w:rPr>
        <w:t>EPIC</w:t>
      </w:r>
      <w:r w:rsidRPr="00EC2CFF">
        <w:rPr>
          <w:sz w:val="22"/>
          <w:szCs w:val="22"/>
        </w:rPr>
        <w:t xml:space="preserve"> will enhance energy independence by advancing domestic energy storage and production capabilities, reducing reliance on foreign sources. Educationally, it will strengthen research at </w:t>
      </w:r>
      <w:r w:rsidR="00835E36" w:rsidRPr="00EC2CFF">
        <w:rPr>
          <w:sz w:val="22"/>
          <w:szCs w:val="22"/>
        </w:rPr>
        <w:t>California State University</w:t>
      </w:r>
      <w:r w:rsidR="00835E36">
        <w:rPr>
          <w:sz w:val="22"/>
          <w:szCs w:val="22"/>
        </w:rPr>
        <w:t xml:space="preserve"> </w:t>
      </w:r>
      <w:del w:id="287" w:author="Shannon Boettcher" w:date="2025-01-04T11:16:00Z" w16du:dateUtc="2025-01-04T19:16:00Z">
        <w:r w:rsidR="00835E36" w:rsidDel="00E502AE">
          <w:rPr>
            <w:sz w:val="22"/>
            <w:szCs w:val="22"/>
          </w:rPr>
          <w:delText xml:space="preserve">and the </w:delText>
        </w:r>
        <w:r w:rsidR="00835E36" w:rsidRPr="00EC2CFF" w:rsidDel="00E502AE">
          <w:rPr>
            <w:sz w:val="22"/>
            <w:szCs w:val="22"/>
          </w:rPr>
          <w:delText>University of California</w:delText>
        </w:r>
      </w:del>
      <w:ins w:id="288" w:author="Shannon Boettcher" w:date="2025-01-04T11:16:00Z" w16du:dateUtc="2025-01-04T19:16:00Z">
        <w:r w:rsidR="00E502AE">
          <w:rPr>
            <w:sz w:val="22"/>
            <w:szCs w:val="22"/>
          </w:rPr>
          <w:t xml:space="preserve">and R&amp;D in the Central Vally via close partnerships with world leading </w:t>
        </w:r>
        <w:r w:rsidR="00EE5185">
          <w:rPr>
            <w:sz w:val="22"/>
            <w:szCs w:val="22"/>
          </w:rPr>
          <w:t>institution</w:t>
        </w:r>
      </w:ins>
      <w:ins w:id="289" w:author="Shannon Boettcher" w:date="2025-01-04T11:17:00Z" w16du:dateUtc="2025-01-04T19:17:00Z">
        <w:r w:rsidR="00EE5185">
          <w:rPr>
            <w:sz w:val="22"/>
            <w:szCs w:val="22"/>
          </w:rPr>
          <w:t>s</w:t>
        </w:r>
      </w:ins>
      <w:ins w:id="290" w:author="Shannon Boettcher" w:date="2025-01-04T11:16:00Z" w16du:dateUtc="2025-01-04T19:16:00Z">
        <w:r w:rsidR="00E502AE">
          <w:rPr>
            <w:sz w:val="22"/>
            <w:szCs w:val="22"/>
          </w:rPr>
          <w:t xml:space="preserve"> in UCB/LBL</w:t>
        </w:r>
        <w:r w:rsidR="00EE5185">
          <w:rPr>
            <w:sz w:val="22"/>
            <w:szCs w:val="22"/>
          </w:rPr>
          <w:t>, thus</w:t>
        </w:r>
      </w:ins>
      <w:del w:id="291" w:author="Shannon Boettcher" w:date="2025-01-04T11:16:00Z" w16du:dateUtc="2025-01-04T19:16:00Z">
        <w:r w:rsidR="00835E36" w:rsidRPr="00EC2CFF" w:rsidDel="00EE5185">
          <w:rPr>
            <w:sz w:val="22"/>
            <w:szCs w:val="22"/>
          </w:rPr>
          <w:delText>,</w:delText>
        </w:r>
      </w:del>
      <w:r w:rsidR="00835E36" w:rsidRPr="00EC2CFF">
        <w:rPr>
          <w:sz w:val="22"/>
          <w:szCs w:val="22"/>
        </w:rPr>
        <w:t xml:space="preserve"> fostering </w:t>
      </w:r>
      <w:ins w:id="292" w:author="Shannon Boettcher" w:date="2025-01-04T11:16:00Z" w16du:dateUtc="2025-01-04T19:16:00Z">
        <w:r w:rsidR="00EE5185">
          <w:rPr>
            <w:sz w:val="22"/>
            <w:szCs w:val="22"/>
          </w:rPr>
          <w:t xml:space="preserve">regional </w:t>
        </w:r>
      </w:ins>
      <w:r w:rsidR="00835E36" w:rsidRPr="00EC2CFF">
        <w:rPr>
          <w:sz w:val="22"/>
          <w:szCs w:val="22"/>
        </w:rPr>
        <w:t>innovation</w:t>
      </w:r>
      <w:ins w:id="293" w:author="Shannon Boettcher" w:date="2025-01-04T11:16:00Z" w16du:dateUtc="2025-01-04T19:16:00Z">
        <w:r w:rsidR="00EE5185">
          <w:rPr>
            <w:sz w:val="22"/>
            <w:szCs w:val="22"/>
          </w:rPr>
          <w:t xml:space="preserve"> leadership</w:t>
        </w:r>
      </w:ins>
      <w:r w:rsidR="00835E36" w:rsidRPr="00EC2CFF">
        <w:rPr>
          <w:sz w:val="22"/>
          <w:szCs w:val="22"/>
        </w:rPr>
        <w:t xml:space="preserve"> in science, technology, engineering, and math (STEM) fields. Communities and industries will benefit from improved environmental quality and health outcomes, while society will gain from economic and technological advancements. These outcomes will position California’s Central Valley as a leader in </w:t>
      </w:r>
      <w:del w:id="294" w:author="Shannon Boettcher" w:date="2025-01-04T11:17:00Z" w16du:dateUtc="2025-01-04T19:17:00Z">
        <w:r w:rsidR="00835E36" w:rsidRPr="00EC2CFF" w:rsidDel="00EE5185">
          <w:rPr>
            <w:sz w:val="22"/>
            <w:szCs w:val="22"/>
          </w:rPr>
          <w:delText xml:space="preserve">clean </w:delText>
        </w:r>
      </w:del>
      <w:ins w:id="295" w:author="Shannon Boettcher" w:date="2025-01-04T11:17:00Z" w16du:dateUtc="2025-01-04T19:17:00Z">
        <w:r w:rsidR="00EE5185">
          <w:rPr>
            <w:sz w:val="22"/>
            <w:szCs w:val="22"/>
          </w:rPr>
          <w:t>electrochemical</w:t>
        </w:r>
        <w:r w:rsidR="00EE5185" w:rsidRPr="00EC2CFF">
          <w:rPr>
            <w:sz w:val="22"/>
            <w:szCs w:val="22"/>
          </w:rPr>
          <w:t xml:space="preserve"> </w:t>
        </w:r>
      </w:ins>
      <w:r w:rsidR="00835E36" w:rsidRPr="00EC2CFF">
        <w:rPr>
          <w:sz w:val="22"/>
          <w:szCs w:val="22"/>
        </w:rPr>
        <w:t>technology, driving sustainable growth and addressing critical energy and environmental challenges.</w:t>
      </w:r>
    </w:p>
    <w:p w14:paraId="1035F667" w14:textId="0B9DFE40" w:rsidR="0042510E" w:rsidRPr="001807AE" w:rsidRDefault="00034DD3" w:rsidP="00361644">
      <w:pPr>
        <w:pStyle w:val="NormalWeb"/>
        <w:spacing w:after="240" w:afterAutospacing="0"/>
        <w:jc w:val="both"/>
        <w:rPr>
          <w:sz w:val="22"/>
          <w:szCs w:val="22"/>
        </w:rPr>
      </w:pPr>
      <w:r>
        <w:rPr>
          <w:sz w:val="22"/>
          <w:szCs w:val="22"/>
        </w:rPr>
        <w:t>EPIC</w:t>
      </w:r>
      <w:r w:rsidR="00F1598D" w:rsidRPr="00F1598D">
        <w:rPr>
          <w:sz w:val="22"/>
          <w:szCs w:val="22"/>
        </w:rPr>
        <w:t xml:space="preserve">’s shared vision aligns </w:t>
      </w:r>
      <w:del w:id="296" w:author="Shannon Boettcher" w:date="2025-01-04T11:51:00Z" w16du:dateUtc="2025-01-04T19:51:00Z">
        <w:r w:rsidR="00F1598D" w:rsidRPr="00F1598D" w:rsidDel="00DF1B93">
          <w:rPr>
            <w:sz w:val="22"/>
            <w:szCs w:val="22"/>
          </w:rPr>
          <w:delText xml:space="preserve">seamlessly </w:delText>
        </w:r>
      </w:del>
      <w:r w:rsidR="00F1598D" w:rsidRPr="00F1598D">
        <w:rPr>
          <w:sz w:val="22"/>
          <w:szCs w:val="22"/>
        </w:rPr>
        <w:t>with NSF’s programmatic goals by advancing cutting-edge R&amp;D</w:t>
      </w:r>
      <w:r w:rsidR="005C2AEB">
        <w:rPr>
          <w:sz w:val="22"/>
          <w:szCs w:val="22"/>
        </w:rPr>
        <w:t xml:space="preserve"> through commercialization</w:t>
      </w:r>
      <w:r w:rsidR="00F1598D" w:rsidRPr="00F1598D">
        <w:rPr>
          <w:sz w:val="22"/>
          <w:szCs w:val="22"/>
        </w:rPr>
        <w:t xml:space="preserve"> while fostering inclusive economic development. The Engine’s activities are tailored to the Central Valley’s unique strengths and needs, addressing critical </w:t>
      </w:r>
      <w:r w:rsidR="005C2AEB">
        <w:rPr>
          <w:sz w:val="22"/>
          <w:szCs w:val="22"/>
        </w:rPr>
        <w:t>infrastructure, investment, and workforce development gaps</w:t>
      </w:r>
      <w:r w:rsidR="00F1598D" w:rsidRPr="00F1598D">
        <w:rPr>
          <w:sz w:val="22"/>
          <w:szCs w:val="22"/>
        </w:rPr>
        <w:t>.</w:t>
      </w:r>
      <w:r w:rsidR="005C2AEB">
        <w:rPr>
          <w:sz w:val="22"/>
          <w:szCs w:val="22"/>
        </w:rPr>
        <w:t xml:space="preserve"> </w:t>
      </w:r>
      <w:r>
        <w:rPr>
          <w:sz w:val="22"/>
          <w:szCs w:val="22"/>
        </w:rPr>
        <w:t>EPIC</w:t>
      </w:r>
      <w:r w:rsidR="00F1598D" w:rsidRPr="00F1598D">
        <w:rPr>
          <w:sz w:val="22"/>
          <w:szCs w:val="22"/>
        </w:rPr>
        <w:t xml:space="preserve">’s focus on equity ensures that underserved communities, which have historically faced systemic barriers, will be integral to the region’s innovation ecosystem. By leveraging its assets and addressing its needs, the Engine is well-positioned to achieve </w:t>
      </w:r>
      <w:r w:rsidR="00361644">
        <w:rPr>
          <w:sz w:val="22"/>
          <w:szCs w:val="22"/>
        </w:rPr>
        <w:t xml:space="preserve">the </w:t>
      </w:r>
      <w:proofErr w:type="gramStart"/>
      <w:r w:rsidR="00361644">
        <w:rPr>
          <w:sz w:val="22"/>
          <w:szCs w:val="22"/>
        </w:rPr>
        <w:t>aforementioned high-impact</w:t>
      </w:r>
      <w:proofErr w:type="gramEnd"/>
      <w:r w:rsidR="00F1598D" w:rsidRPr="00F1598D">
        <w:rPr>
          <w:sz w:val="22"/>
          <w:szCs w:val="22"/>
        </w:rPr>
        <w:t xml:space="preserve"> outcomes.</w:t>
      </w:r>
    </w:p>
    <w:p w14:paraId="61887DD3" w14:textId="77777777" w:rsidR="001807AE" w:rsidRPr="001807AE" w:rsidRDefault="001807AE" w:rsidP="001807AE">
      <w:pPr>
        <w:keepNext/>
        <w:keepLines/>
        <w:spacing w:before="160" w:after="80"/>
        <w:jc w:val="both"/>
        <w:outlineLvl w:val="2"/>
        <w:rPr>
          <w:rFonts w:ascii="Times New Roman" w:eastAsia="Calibri" w:hAnsi="Times New Roman" w:cs="Times New Roman"/>
          <w:b/>
          <w:bCs/>
          <w:iCs/>
          <w:kern w:val="0"/>
          <w:sz w:val="22"/>
          <w:szCs w:val="21"/>
          <w14:ligatures w14:val="none"/>
        </w:rPr>
      </w:pPr>
      <w:r w:rsidRPr="001807AE">
        <w:rPr>
          <w:rFonts w:ascii="Times New Roman" w:eastAsia="Calibri" w:hAnsi="Times New Roman" w:cs="Times New Roman"/>
          <w:b/>
          <w:bCs/>
          <w:iCs/>
          <w:kern w:val="0"/>
          <w:sz w:val="22"/>
          <w:szCs w:val="21"/>
          <w14:ligatures w14:val="none"/>
        </w:rPr>
        <w:t>Broader Impacts</w:t>
      </w:r>
    </w:p>
    <w:p w14:paraId="4C4FFC77" w14:textId="3DA54DAA" w:rsidR="001807AE" w:rsidRPr="001807AE" w:rsidRDefault="00034DD3" w:rsidP="001807AE">
      <w:pPr>
        <w:spacing w:after="120"/>
        <w:jc w:val="both"/>
        <w:rPr>
          <w:rFonts w:ascii="Times New Roman" w:eastAsia="Calibri" w:hAnsi="Times New Roman" w:cs="Times New Roman"/>
          <w:kern w:val="0"/>
          <w:sz w:val="22"/>
          <w:szCs w:val="22"/>
          <w14:ligatures w14:val="none"/>
        </w:rPr>
      </w:pPr>
      <w:r>
        <w:rPr>
          <w:rFonts w:ascii="Times New Roman" w:eastAsia="Calibri" w:hAnsi="Times New Roman" w:cs="Times New Roman"/>
          <w:kern w:val="0"/>
          <w:sz w:val="22"/>
          <w:szCs w:val="22"/>
          <w14:ligatures w14:val="none"/>
        </w:rPr>
        <w:t>EPIC</w:t>
      </w:r>
      <w:r w:rsidR="001807AE" w:rsidRPr="001807AE">
        <w:rPr>
          <w:rFonts w:ascii="Times New Roman" w:eastAsia="Calibri" w:hAnsi="Times New Roman" w:cs="Times New Roman"/>
          <w:kern w:val="0"/>
          <w:sz w:val="22"/>
          <w:szCs w:val="22"/>
          <w14:ligatures w14:val="none"/>
        </w:rPr>
        <w:t>’s</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impacts</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will</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be</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extensive</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and</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multifaceted,</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addressing</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critical</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societal</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and</w:t>
      </w:r>
      <w:r w:rsidR="001807AE" w:rsidRPr="001807AE">
        <w:rPr>
          <w:rFonts w:ascii="Times New Roman" w:eastAsia="Calibri" w:hAnsi="Times New Roman" w:cs="Times New Roman"/>
          <w:spacing w:val="40"/>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economic</w:t>
      </w:r>
      <w:r w:rsidR="001807AE" w:rsidRPr="001807AE">
        <w:rPr>
          <w:rFonts w:ascii="Times New Roman" w:eastAsia="Calibri" w:hAnsi="Times New Roman" w:cs="Times New Roman"/>
          <w:spacing w:val="-2"/>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challenges.</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Through</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robust</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partnerships</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between</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academia,</w:t>
      </w:r>
      <w:r w:rsidR="001807AE" w:rsidRPr="001807AE">
        <w:rPr>
          <w:rFonts w:ascii="Times New Roman" w:eastAsia="Calibri" w:hAnsi="Times New Roman" w:cs="Times New Roman"/>
          <w:spacing w:val="-11"/>
          <w:kern w:val="0"/>
          <w:sz w:val="22"/>
          <w:szCs w:val="22"/>
          <w14:ligatures w14:val="none"/>
        </w:rPr>
        <w:t xml:space="preserve"> </w:t>
      </w:r>
      <w:ins w:id="297" w:author="Shannon Boettcher" w:date="2025-01-04T11:51:00Z" w16du:dateUtc="2025-01-04T19:51:00Z">
        <w:r w:rsidR="00DB14AD">
          <w:rPr>
            <w:rFonts w:ascii="Times New Roman" w:eastAsia="Calibri" w:hAnsi="Times New Roman" w:cs="Times New Roman"/>
            <w:spacing w:val="-11"/>
            <w:kern w:val="0"/>
            <w:sz w:val="22"/>
            <w:szCs w:val="22"/>
            <w14:ligatures w14:val="none"/>
          </w:rPr>
          <w:t xml:space="preserve">national laboratories, </w:t>
        </w:r>
      </w:ins>
      <w:r w:rsidR="001807AE" w:rsidRPr="001807AE">
        <w:rPr>
          <w:rFonts w:ascii="Times New Roman" w:eastAsia="Calibri" w:hAnsi="Times New Roman" w:cs="Times New Roman"/>
          <w:kern w:val="0"/>
          <w:sz w:val="22"/>
          <w:szCs w:val="22"/>
          <w14:ligatures w14:val="none"/>
        </w:rPr>
        <w:t>industry,</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and</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other</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stakeholders,</w:t>
      </w:r>
      <w:r w:rsidR="001807AE" w:rsidRPr="001807AE">
        <w:rPr>
          <w:rFonts w:ascii="Times New Roman" w:eastAsia="Calibri" w:hAnsi="Times New Roman" w:cs="Times New Roman"/>
          <w:spacing w:val="-11"/>
          <w:kern w:val="0"/>
          <w:sz w:val="22"/>
          <w:szCs w:val="22"/>
          <w14:ligatures w14:val="none"/>
        </w:rPr>
        <w:t xml:space="preserve"> </w:t>
      </w:r>
      <w:r>
        <w:rPr>
          <w:rFonts w:ascii="Times New Roman" w:eastAsia="Calibri" w:hAnsi="Times New Roman" w:cs="Times New Roman"/>
          <w:kern w:val="0"/>
          <w:sz w:val="22"/>
          <w:szCs w:val="22"/>
          <w14:ligatures w14:val="none"/>
        </w:rPr>
        <w:t>EPIC</w:t>
      </w:r>
      <w:r w:rsidR="001807AE" w:rsidRPr="001807AE">
        <w:rPr>
          <w:rFonts w:ascii="Times New Roman" w:eastAsia="Calibri" w:hAnsi="Times New Roman" w:cs="Times New Roman"/>
          <w:spacing w:val="-11"/>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will</w:t>
      </w:r>
      <w:r w:rsidR="001807AE" w:rsidRPr="001807AE">
        <w:rPr>
          <w:rFonts w:ascii="Times New Roman" w:eastAsia="Calibri" w:hAnsi="Times New Roman" w:cs="Times New Roman"/>
          <w:spacing w:val="-2"/>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drive</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collaborative</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efforts</w:t>
      </w:r>
      <w:r w:rsidR="001807AE" w:rsidRPr="001807AE">
        <w:rPr>
          <w:rFonts w:ascii="Times New Roman" w:eastAsia="Calibri" w:hAnsi="Times New Roman" w:cs="Times New Roman"/>
          <w:spacing w:val="-6"/>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that</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transcend</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traditional</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silos.</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Societal</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well-being</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will</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be</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improved</w:t>
      </w:r>
      <w:r w:rsidR="001807AE" w:rsidRPr="001807AE">
        <w:rPr>
          <w:rFonts w:ascii="Times New Roman" w:eastAsia="Calibri" w:hAnsi="Times New Roman" w:cs="Times New Roman"/>
          <w:spacing w:val="-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by</w:t>
      </w:r>
      <w:r w:rsidR="001807AE" w:rsidRPr="001807AE">
        <w:rPr>
          <w:rFonts w:ascii="Times New Roman" w:eastAsia="Calibri" w:hAnsi="Times New Roman" w:cs="Times New Roman"/>
          <w:spacing w:val="-6"/>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creating</w:t>
      </w:r>
      <w:r w:rsidR="001807AE" w:rsidRPr="001807AE">
        <w:rPr>
          <w:rFonts w:ascii="Times New Roman" w:eastAsia="Calibri" w:hAnsi="Times New Roman" w:cs="Times New Roman"/>
          <w:spacing w:val="-3"/>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well-paying,</w:t>
      </w:r>
      <w:r w:rsidR="001807AE" w:rsidRPr="001807AE">
        <w:rPr>
          <w:rFonts w:ascii="Times New Roman" w:eastAsia="Calibri" w:hAnsi="Times New Roman" w:cs="Times New Roman"/>
          <w:spacing w:val="26"/>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high-road</w:t>
      </w:r>
      <w:r w:rsidR="001807AE" w:rsidRPr="001807AE">
        <w:rPr>
          <w:rFonts w:ascii="Times New Roman" w:eastAsia="Calibri" w:hAnsi="Times New Roman" w:cs="Times New Roman"/>
          <w:spacing w:val="26"/>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jobs</w:t>
      </w:r>
      <w:r w:rsidR="001807AE" w:rsidRPr="001807AE">
        <w:rPr>
          <w:rFonts w:ascii="Times New Roman" w:eastAsia="Calibri" w:hAnsi="Times New Roman" w:cs="Times New Roman"/>
          <w:spacing w:val="26"/>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in</w:t>
      </w:r>
      <w:r w:rsidR="001807AE" w:rsidRPr="001807AE">
        <w:rPr>
          <w:rFonts w:ascii="Times New Roman" w:eastAsia="Calibri" w:hAnsi="Times New Roman" w:cs="Times New Roman"/>
          <w:spacing w:val="25"/>
          <w:kern w:val="0"/>
          <w:sz w:val="22"/>
          <w:szCs w:val="22"/>
          <w14:ligatures w14:val="none"/>
        </w:rPr>
        <w:t xml:space="preserve"> </w:t>
      </w:r>
      <w:del w:id="298" w:author="Shannon Boettcher" w:date="2025-01-04T11:51:00Z" w16du:dateUtc="2025-01-04T19:51:00Z">
        <w:r w:rsidR="001807AE" w:rsidRPr="001807AE" w:rsidDel="00DB14AD">
          <w:rPr>
            <w:rFonts w:ascii="Times New Roman" w:eastAsia="Calibri" w:hAnsi="Times New Roman" w:cs="Times New Roman"/>
            <w:kern w:val="0"/>
            <w:sz w:val="22"/>
            <w:szCs w:val="22"/>
            <w14:ligatures w14:val="none"/>
          </w:rPr>
          <w:delText>clean</w:delText>
        </w:r>
        <w:r w:rsidR="001807AE" w:rsidRPr="001807AE" w:rsidDel="00DB14AD">
          <w:rPr>
            <w:rFonts w:ascii="Times New Roman" w:eastAsia="Calibri" w:hAnsi="Times New Roman" w:cs="Times New Roman"/>
            <w:spacing w:val="25"/>
            <w:kern w:val="0"/>
            <w:sz w:val="22"/>
            <w:szCs w:val="22"/>
            <w14:ligatures w14:val="none"/>
          </w:rPr>
          <w:delText xml:space="preserve"> </w:delText>
        </w:r>
      </w:del>
      <w:ins w:id="299" w:author="Shannon Boettcher" w:date="2025-01-04T11:51:00Z" w16du:dateUtc="2025-01-04T19:51:00Z">
        <w:r w:rsidR="00DB14AD">
          <w:rPr>
            <w:rFonts w:ascii="Times New Roman" w:eastAsia="Calibri" w:hAnsi="Times New Roman" w:cs="Times New Roman"/>
            <w:kern w:val="0"/>
            <w:sz w:val="22"/>
            <w:szCs w:val="22"/>
            <w14:ligatures w14:val="none"/>
          </w:rPr>
          <w:t>next-generation</w:t>
        </w:r>
        <w:r w:rsidR="00DB14AD" w:rsidRPr="001807AE">
          <w:rPr>
            <w:rFonts w:ascii="Times New Roman" w:eastAsia="Calibri" w:hAnsi="Times New Roman" w:cs="Times New Roman"/>
            <w:spacing w:val="25"/>
            <w:kern w:val="0"/>
            <w:sz w:val="22"/>
            <w:szCs w:val="22"/>
            <w14:ligatures w14:val="none"/>
          </w:rPr>
          <w:t xml:space="preserve"> </w:t>
        </w:r>
      </w:ins>
      <w:r w:rsidR="001807AE" w:rsidRPr="001807AE">
        <w:rPr>
          <w:rFonts w:ascii="Times New Roman" w:eastAsia="Calibri" w:hAnsi="Times New Roman" w:cs="Times New Roman"/>
          <w:kern w:val="0"/>
          <w:sz w:val="22"/>
          <w:szCs w:val="22"/>
          <w14:ligatures w14:val="none"/>
        </w:rPr>
        <w:t>energy</w:t>
      </w:r>
      <w:r w:rsidR="001807AE" w:rsidRPr="001807AE">
        <w:rPr>
          <w:rFonts w:ascii="Times New Roman" w:eastAsia="Calibri" w:hAnsi="Times New Roman" w:cs="Times New Roman"/>
          <w:spacing w:val="25"/>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and</w:t>
      </w:r>
      <w:r w:rsidR="001807AE" w:rsidRPr="001807AE">
        <w:rPr>
          <w:rFonts w:ascii="Times New Roman" w:eastAsia="Calibri" w:hAnsi="Times New Roman" w:cs="Times New Roman"/>
          <w:spacing w:val="25"/>
          <w:kern w:val="0"/>
          <w:sz w:val="22"/>
          <w:szCs w:val="22"/>
          <w14:ligatures w14:val="none"/>
        </w:rPr>
        <w:t xml:space="preserve"> </w:t>
      </w:r>
      <w:r w:rsidR="00F6633A" w:rsidRPr="00F6633A">
        <w:rPr>
          <w:rFonts w:ascii="Times New Roman" w:hAnsi="Times New Roman" w:cs="Times New Roman"/>
          <w:sz w:val="22"/>
          <w:szCs w:val="22"/>
        </w:rPr>
        <w:t>electrochemical</w:t>
      </w:r>
      <w:r w:rsidR="00F6633A" w:rsidRPr="001807AE">
        <w:rPr>
          <w:rFonts w:ascii="Times New Roman" w:eastAsia="Calibri" w:hAnsi="Times New Roman" w:cs="Times New Roman"/>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sectors,</w:t>
      </w:r>
      <w:r w:rsidR="001807AE" w:rsidRPr="001807AE">
        <w:rPr>
          <w:rFonts w:ascii="Times New Roman" w:eastAsia="Calibri" w:hAnsi="Times New Roman" w:cs="Times New Roman"/>
          <w:spacing w:val="26"/>
          <w:kern w:val="0"/>
          <w:sz w:val="22"/>
          <w:szCs w:val="22"/>
          <w14:ligatures w14:val="none"/>
        </w:rPr>
        <w:t xml:space="preserve"> </w:t>
      </w:r>
      <w:del w:id="300" w:author="Shannon Boettcher" w:date="2025-01-04T11:52:00Z" w16du:dateUtc="2025-01-04T19:52:00Z">
        <w:r w:rsidR="001807AE" w:rsidRPr="001807AE" w:rsidDel="00DB14AD">
          <w:rPr>
            <w:rFonts w:ascii="Times New Roman" w:eastAsia="Calibri" w:hAnsi="Times New Roman" w:cs="Times New Roman"/>
            <w:kern w:val="0"/>
            <w:sz w:val="22"/>
            <w:szCs w:val="22"/>
            <w14:ligatures w14:val="none"/>
          </w:rPr>
          <w:delText>transitioning</w:delText>
        </w:r>
        <w:r w:rsidR="001807AE" w:rsidRPr="001807AE" w:rsidDel="00DB14AD">
          <w:rPr>
            <w:rFonts w:ascii="Times New Roman" w:eastAsia="Calibri" w:hAnsi="Times New Roman" w:cs="Times New Roman"/>
            <w:spacing w:val="25"/>
            <w:kern w:val="0"/>
            <w:sz w:val="22"/>
            <w:szCs w:val="22"/>
            <w14:ligatures w14:val="none"/>
          </w:rPr>
          <w:delText xml:space="preserve"> </w:delText>
        </w:r>
        <w:r w:rsidR="001807AE" w:rsidRPr="001807AE" w:rsidDel="00DB14AD">
          <w:rPr>
            <w:rFonts w:ascii="Times New Roman" w:eastAsia="Calibri" w:hAnsi="Times New Roman" w:cs="Times New Roman"/>
            <w:kern w:val="0"/>
            <w:sz w:val="22"/>
            <w:szCs w:val="22"/>
            <w14:ligatures w14:val="none"/>
          </w:rPr>
          <w:delText>workers</w:delText>
        </w:r>
        <w:r w:rsidR="001807AE" w:rsidRPr="001807AE" w:rsidDel="00DB14AD">
          <w:rPr>
            <w:rFonts w:ascii="Times New Roman" w:eastAsia="Calibri" w:hAnsi="Times New Roman" w:cs="Times New Roman"/>
            <w:spacing w:val="26"/>
            <w:kern w:val="0"/>
            <w:sz w:val="22"/>
            <w:szCs w:val="22"/>
            <w14:ligatures w14:val="none"/>
          </w:rPr>
          <w:delText xml:space="preserve"> </w:delText>
        </w:r>
        <w:r w:rsidR="001807AE" w:rsidRPr="001807AE" w:rsidDel="00DB14AD">
          <w:rPr>
            <w:rFonts w:ascii="Times New Roman" w:eastAsia="Calibri" w:hAnsi="Times New Roman" w:cs="Times New Roman"/>
            <w:kern w:val="0"/>
            <w:sz w:val="22"/>
            <w:szCs w:val="22"/>
            <w14:ligatures w14:val="none"/>
          </w:rPr>
          <w:delText>from</w:delText>
        </w:r>
        <w:r w:rsidR="001807AE" w:rsidRPr="001807AE" w:rsidDel="00DB14AD">
          <w:rPr>
            <w:rFonts w:ascii="Times New Roman" w:eastAsia="Calibri" w:hAnsi="Times New Roman" w:cs="Times New Roman"/>
            <w:spacing w:val="25"/>
            <w:kern w:val="0"/>
            <w:sz w:val="22"/>
            <w:szCs w:val="22"/>
            <w14:ligatures w14:val="none"/>
          </w:rPr>
          <w:delText xml:space="preserve"> </w:delText>
        </w:r>
        <w:r w:rsidR="001807AE" w:rsidRPr="001807AE" w:rsidDel="00DB14AD">
          <w:rPr>
            <w:rFonts w:ascii="Times New Roman" w:eastAsia="Calibri" w:hAnsi="Times New Roman" w:cs="Times New Roman"/>
            <w:kern w:val="0"/>
            <w:sz w:val="22"/>
            <w:szCs w:val="22"/>
            <w14:ligatures w14:val="none"/>
          </w:rPr>
          <w:delText>declining</w:delText>
        </w:r>
      </w:del>
      <w:ins w:id="301" w:author="Shannon Boettcher" w:date="2025-01-04T11:52:00Z" w16du:dateUtc="2025-01-04T19:52:00Z">
        <w:r w:rsidR="00DB14AD">
          <w:rPr>
            <w:rFonts w:ascii="Times New Roman" w:eastAsia="Calibri" w:hAnsi="Times New Roman" w:cs="Times New Roman"/>
            <w:kern w:val="0"/>
            <w:sz w:val="22"/>
            <w:szCs w:val="22"/>
            <w14:ligatures w14:val="none"/>
          </w:rPr>
          <w:t>augmenting historical</w:t>
        </w:r>
      </w:ins>
      <w:r w:rsidR="001807AE" w:rsidRPr="001807AE">
        <w:rPr>
          <w:rFonts w:ascii="Times New Roman" w:eastAsia="Calibri" w:hAnsi="Times New Roman" w:cs="Times New Roman"/>
          <w:spacing w:val="-2"/>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O&amp;G</w:t>
      </w:r>
      <w:r w:rsidR="001807AE" w:rsidRPr="001807AE">
        <w:rPr>
          <w:rFonts w:ascii="Times New Roman" w:eastAsia="Calibri" w:hAnsi="Times New Roman" w:cs="Times New Roman"/>
          <w:spacing w:val="-14"/>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industries,</w:t>
      </w:r>
      <w:r w:rsidR="001807AE" w:rsidRPr="001807AE">
        <w:rPr>
          <w:rFonts w:ascii="Times New Roman" w:eastAsia="Calibri" w:hAnsi="Times New Roman" w:cs="Times New Roman"/>
          <w:spacing w:val="-14"/>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investing</w:t>
      </w:r>
      <w:r w:rsidR="001807AE" w:rsidRPr="001807AE">
        <w:rPr>
          <w:rFonts w:ascii="Times New Roman" w:eastAsia="Calibri" w:hAnsi="Times New Roman" w:cs="Times New Roman"/>
          <w:spacing w:val="-14"/>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in</w:t>
      </w:r>
      <w:r w:rsidR="001807AE" w:rsidRPr="001807AE">
        <w:rPr>
          <w:rFonts w:ascii="Times New Roman" w:eastAsia="Calibri" w:hAnsi="Times New Roman" w:cs="Times New Roman"/>
          <w:spacing w:val="-13"/>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infrastructure,</w:t>
      </w:r>
      <w:r w:rsidR="001807AE" w:rsidRPr="001807AE">
        <w:rPr>
          <w:rFonts w:ascii="Times New Roman" w:eastAsia="Calibri" w:hAnsi="Times New Roman" w:cs="Times New Roman"/>
          <w:spacing w:val="-13"/>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and</w:t>
      </w:r>
      <w:r w:rsidR="001807AE" w:rsidRPr="001807AE">
        <w:rPr>
          <w:rFonts w:ascii="Times New Roman" w:eastAsia="Calibri" w:hAnsi="Times New Roman" w:cs="Times New Roman"/>
          <w:spacing w:val="-14"/>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reducing</w:t>
      </w:r>
      <w:r w:rsidR="001807AE" w:rsidRPr="001807AE">
        <w:rPr>
          <w:rFonts w:ascii="Times New Roman" w:eastAsia="Calibri" w:hAnsi="Times New Roman" w:cs="Times New Roman"/>
          <w:spacing w:val="-14"/>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environmental</w:t>
      </w:r>
      <w:r w:rsidR="001807AE" w:rsidRPr="001807AE">
        <w:rPr>
          <w:rFonts w:ascii="Times New Roman" w:eastAsia="Calibri" w:hAnsi="Times New Roman" w:cs="Times New Roman"/>
          <w:spacing w:val="-14"/>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pollution.</w:t>
      </w:r>
      <w:r w:rsidR="001807AE" w:rsidRPr="001807AE">
        <w:rPr>
          <w:rFonts w:ascii="Times New Roman" w:eastAsia="Calibri" w:hAnsi="Times New Roman" w:cs="Times New Roman"/>
          <w:spacing w:val="-13"/>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The</w:t>
      </w:r>
      <w:r w:rsidR="001807AE" w:rsidRPr="001807AE">
        <w:rPr>
          <w:rFonts w:ascii="Times New Roman" w:eastAsia="Calibri" w:hAnsi="Times New Roman" w:cs="Times New Roman"/>
          <w:spacing w:val="-14"/>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Engine</w:t>
      </w:r>
      <w:r w:rsidR="001807AE" w:rsidRPr="001807AE">
        <w:rPr>
          <w:rFonts w:ascii="Times New Roman" w:eastAsia="Calibri" w:hAnsi="Times New Roman" w:cs="Times New Roman"/>
          <w:spacing w:val="-14"/>
          <w:kern w:val="0"/>
          <w:sz w:val="22"/>
          <w:szCs w:val="22"/>
          <w14:ligatures w14:val="none"/>
        </w:rPr>
        <w:t xml:space="preserve"> </w:t>
      </w:r>
      <w:r w:rsidR="001807AE" w:rsidRPr="001807AE">
        <w:rPr>
          <w:rFonts w:ascii="Times New Roman" w:eastAsia="Calibri" w:hAnsi="Times New Roman" w:cs="Times New Roman"/>
          <w:kern w:val="0"/>
          <w:sz w:val="22"/>
          <w:szCs w:val="22"/>
          <w14:ligatures w14:val="none"/>
        </w:rPr>
        <w:t xml:space="preserve">significantly increases public scientific literacy and engagement with STEM, fostering a culture of innovation and inclusivity. By </w:t>
      </w:r>
      <w:del w:id="302" w:author="Shannon Boettcher" w:date="2025-01-04T11:52:00Z" w16du:dateUtc="2025-01-04T19:52:00Z">
        <w:r w:rsidR="001807AE" w:rsidRPr="001807AE" w:rsidDel="00945875">
          <w:rPr>
            <w:rFonts w:ascii="Times New Roman" w:eastAsia="Calibri" w:hAnsi="Times New Roman" w:cs="Times New Roman"/>
            <w:kern w:val="0"/>
            <w:sz w:val="22"/>
            <w:szCs w:val="22"/>
            <w14:ligatures w14:val="none"/>
          </w:rPr>
          <w:delText xml:space="preserve">prioritizing </w:delText>
        </w:r>
      </w:del>
      <w:ins w:id="303" w:author="Shannon Boettcher" w:date="2025-01-04T11:52:00Z" w16du:dateUtc="2025-01-04T19:52:00Z">
        <w:r w:rsidR="00945875">
          <w:rPr>
            <w:rFonts w:ascii="Times New Roman" w:eastAsia="Calibri" w:hAnsi="Times New Roman" w:cs="Times New Roman"/>
            <w:kern w:val="0"/>
            <w:sz w:val="22"/>
            <w:szCs w:val="22"/>
            <w14:ligatures w14:val="none"/>
          </w:rPr>
          <w:t>strengthening</w:t>
        </w:r>
        <w:r w:rsidR="00945875" w:rsidRPr="001807AE">
          <w:rPr>
            <w:rFonts w:ascii="Times New Roman" w:eastAsia="Calibri" w:hAnsi="Times New Roman" w:cs="Times New Roman"/>
            <w:kern w:val="0"/>
            <w:sz w:val="22"/>
            <w:szCs w:val="22"/>
            <w14:ligatures w14:val="none"/>
          </w:rPr>
          <w:t xml:space="preserve"> </w:t>
        </w:r>
      </w:ins>
      <w:r w:rsidR="001807AE" w:rsidRPr="001807AE">
        <w:rPr>
          <w:rFonts w:ascii="Times New Roman" w:eastAsia="Calibri" w:hAnsi="Times New Roman" w:cs="Times New Roman"/>
          <w:kern w:val="0"/>
          <w:sz w:val="22"/>
          <w:szCs w:val="22"/>
          <w14:ligatures w14:val="none"/>
        </w:rPr>
        <w:t xml:space="preserve">the participation of women, persons with disabilities, and underrepresented minorities in STEM, </w:t>
      </w:r>
      <w:r>
        <w:rPr>
          <w:rFonts w:ascii="Times New Roman" w:eastAsia="Calibri" w:hAnsi="Times New Roman" w:cs="Times New Roman"/>
          <w:kern w:val="0"/>
          <w:sz w:val="22"/>
          <w:szCs w:val="22"/>
          <w14:ligatures w14:val="none"/>
        </w:rPr>
        <w:t>EPIC</w:t>
      </w:r>
      <w:r w:rsidR="001807AE" w:rsidRPr="001807AE">
        <w:rPr>
          <w:rFonts w:ascii="Times New Roman" w:eastAsia="Calibri" w:hAnsi="Times New Roman" w:cs="Times New Roman"/>
          <w:kern w:val="0"/>
          <w:sz w:val="22"/>
          <w:szCs w:val="22"/>
          <w14:ligatures w14:val="none"/>
        </w:rPr>
        <w:t xml:space="preserve"> promotes diversity and inclusion while building a larger, more robust workforce to drive the Engine goals. The Engine will enhance STEM education at all levels, developing a diverse and globally leading STEM workforce essential for national security and economic competitiveness. The Engine’s focus on next-generation electrochemical technologies will bolster infrastructure for research and education and increase private</w:t>
      </w:r>
      <w:ins w:id="304" w:author="Shannon Boettcher" w:date="2025-01-04T11:52:00Z" w16du:dateUtc="2025-01-04T19:52:00Z">
        <w:r w:rsidR="00945875">
          <w:rPr>
            <w:rFonts w:ascii="Times New Roman" w:eastAsia="Calibri" w:hAnsi="Times New Roman" w:cs="Times New Roman"/>
            <w:kern w:val="0"/>
            <w:sz w:val="22"/>
            <w:szCs w:val="22"/>
            <w14:ligatures w14:val="none"/>
          </w:rPr>
          <w:t>-</w:t>
        </w:r>
      </w:ins>
      <w:del w:id="305" w:author="Shannon Boettcher" w:date="2025-01-04T11:52:00Z" w16du:dateUtc="2025-01-04T19:52:00Z">
        <w:r w:rsidR="001807AE" w:rsidRPr="001807AE" w:rsidDel="00945875">
          <w:rPr>
            <w:rFonts w:ascii="Times New Roman" w:eastAsia="Calibri" w:hAnsi="Times New Roman" w:cs="Times New Roman"/>
            <w:kern w:val="0"/>
            <w:sz w:val="22"/>
            <w:szCs w:val="22"/>
            <w14:ligatures w14:val="none"/>
          </w:rPr>
          <w:delText xml:space="preserve"> </w:delText>
        </w:r>
      </w:del>
      <w:r w:rsidR="001807AE" w:rsidRPr="001807AE">
        <w:rPr>
          <w:rFonts w:ascii="Times New Roman" w:eastAsia="Calibri" w:hAnsi="Times New Roman" w:cs="Times New Roman"/>
          <w:kern w:val="0"/>
          <w:sz w:val="22"/>
          <w:szCs w:val="22"/>
          <w14:ligatures w14:val="none"/>
        </w:rPr>
        <w:t xml:space="preserve">sector investments in these technologies for the next century. </w:t>
      </w:r>
      <w:r>
        <w:rPr>
          <w:rFonts w:ascii="Times New Roman" w:eastAsia="Calibri" w:hAnsi="Times New Roman" w:cs="Times New Roman"/>
          <w:kern w:val="0"/>
          <w:sz w:val="22"/>
          <w:szCs w:val="22"/>
          <w14:ligatures w14:val="none"/>
        </w:rPr>
        <w:t>EPIC</w:t>
      </w:r>
      <w:r w:rsidR="001807AE" w:rsidRPr="001807AE">
        <w:rPr>
          <w:rFonts w:ascii="Times New Roman" w:eastAsia="Calibri" w:hAnsi="Times New Roman" w:cs="Times New Roman"/>
          <w:kern w:val="0"/>
          <w:sz w:val="22"/>
          <w:szCs w:val="22"/>
          <w14:ligatures w14:val="none"/>
        </w:rPr>
        <w:t xml:space="preserve"> will revitalize industrial brownfield sites into battery and electrochemical technology production centers, boosting local economies. The Engine will work to stabilize and modernize the grid through the deployment of advanced energy</w:t>
      </w:r>
      <w:ins w:id="306" w:author="Shannon Boettcher" w:date="2025-01-04T11:52:00Z" w16du:dateUtc="2025-01-04T19:52:00Z">
        <w:r w:rsidR="00945875">
          <w:rPr>
            <w:rFonts w:ascii="Times New Roman" w:eastAsia="Calibri" w:hAnsi="Times New Roman" w:cs="Times New Roman"/>
            <w:kern w:val="0"/>
            <w:sz w:val="22"/>
            <w:szCs w:val="22"/>
            <w14:ligatures w14:val="none"/>
          </w:rPr>
          <w:t>-</w:t>
        </w:r>
      </w:ins>
      <w:del w:id="307" w:author="Shannon Boettcher" w:date="2025-01-04T11:52:00Z" w16du:dateUtc="2025-01-04T19:52:00Z">
        <w:r w:rsidR="001807AE" w:rsidRPr="001807AE" w:rsidDel="00945875">
          <w:rPr>
            <w:rFonts w:ascii="Times New Roman" w:eastAsia="Calibri" w:hAnsi="Times New Roman" w:cs="Times New Roman"/>
            <w:kern w:val="0"/>
            <w:sz w:val="22"/>
            <w:szCs w:val="22"/>
            <w14:ligatures w14:val="none"/>
          </w:rPr>
          <w:delText xml:space="preserve"> </w:delText>
        </w:r>
      </w:del>
      <w:r w:rsidR="001807AE" w:rsidRPr="001807AE">
        <w:rPr>
          <w:rFonts w:ascii="Times New Roman" w:eastAsia="Calibri" w:hAnsi="Times New Roman" w:cs="Times New Roman"/>
          <w:kern w:val="0"/>
          <w:sz w:val="22"/>
          <w:szCs w:val="22"/>
          <w14:ligatures w14:val="none"/>
        </w:rPr>
        <w:t xml:space="preserve">storage technologies, ensuring renewable energy can power homes, businesses, and transportation </w:t>
      </w:r>
      <w:r w:rsidR="001807AE" w:rsidRPr="001807AE">
        <w:rPr>
          <w:rFonts w:ascii="Times New Roman" w:eastAsia="Calibri" w:hAnsi="Times New Roman" w:cs="Times New Roman"/>
          <w:kern w:val="0"/>
          <w:sz w:val="22"/>
          <w:szCs w:val="22"/>
          <w14:ligatures w14:val="none"/>
        </w:rPr>
        <w:lastRenderedPageBreak/>
        <w:t>with 100</w:t>
      </w:r>
      <w:r w:rsidR="00E6035E">
        <w:rPr>
          <w:rFonts w:ascii="Times New Roman" w:eastAsia="Calibri" w:hAnsi="Times New Roman" w:cs="Times New Roman"/>
          <w:kern w:val="0"/>
          <w:sz w:val="22"/>
          <w:szCs w:val="22"/>
          <w14:ligatures w14:val="none"/>
        </w:rPr>
        <w:t xml:space="preserve"> percent</w:t>
      </w:r>
      <w:r w:rsidR="001807AE" w:rsidRPr="001807AE">
        <w:rPr>
          <w:rFonts w:ascii="Times New Roman" w:eastAsia="Calibri" w:hAnsi="Times New Roman" w:cs="Times New Roman"/>
          <w:kern w:val="0"/>
          <w:sz w:val="22"/>
          <w:szCs w:val="22"/>
          <w14:ligatures w14:val="none"/>
        </w:rPr>
        <w:t xml:space="preserve"> reliability</w:t>
      </w:r>
      <w:ins w:id="308" w:author="Shannon Boettcher" w:date="2025-01-04T11:53:00Z" w16du:dateUtc="2025-01-04T19:53:00Z">
        <w:r w:rsidR="00945875">
          <w:rPr>
            <w:rFonts w:ascii="Times New Roman" w:eastAsia="Calibri" w:hAnsi="Times New Roman" w:cs="Times New Roman"/>
            <w:kern w:val="0"/>
            <w:sz w:val="22"/>
            <w:szCs w:val="22"/>
            <w14:ligatures w14:val="none"/>
          </w:rPr>
          <w:t xml:space="preserve"> and lower electricity costs</w:t>
        </w:r>
      </w:ins>
      <w:r w:rsidR="001807AE" w:rsidRPr="001807AE">
        <w:rPr>
          <w:rFonts w:ascii="Times New Roman" w:eastAsia="Calibri" w:hAnsi="Times New Roman" w:cs="Times New Roman"/>
          <w:kern w:val="0"/>
          <w:sz w:val="22"/>
          <w:szCs w:val="22"/>
          <w14:ligatures w14:val="none"/>
        </w:rPr>
        <w:t xml:space="preserve">. </w:t>
      </w:r>
      <w:r>
        <w:rPr>
          <w:rFonts w:ascii="Times New Roman" w:eastAsia="Calibri" w:hAnsi="Times New Roman" w:cs="Times New Roman"/>
          <w:kern w:val="0"/>
          <w:sz w:val="22"/>
          <w:szCs w:val="22"/>
          <w14:ligatures w14:val="none"/>
        </w:rPr>
        <w:t>EPIC</w:t>
      </w:r>
      <w:r w:rsidR="001807AE" w:rsidRPr="001807AE">
        <w:rPr>
          <w:rFonts w:ascii="Times New Roman" w:eastAsia="Calibri" w:hAnsi="Times New Roman" w:cs="Times New Roman"/>
          <w:kern w:val="0"/>
          <w:sz w:val="22"/>
          <w:szCs w:val="22"/>
          <w14:ligatures w14:val="none"/>
        </w:rPr>
        <w:t xml:space="preserve"> builds a domestic supply chain for battery technologies by fostering collaboration among government agencies, academia, and industry, aligning with federal initiatives. The Engine’s infrastructure will facilitate the application of advanced battery technologies to sectors such as transportation, manufacturing, and agriculture, driving innovation and sustainable practices across these industries and building an ecosystem for launching the next generations of electrochemical technology. By addressing these key areas, </w:t>
      </w:r>
      <w:r>
        <w:rPr>
          <w:rFonts w:ascii="Times New Roman" w:eastAsia="Calibri" w:hAnsi="Times New Roman" w:cs="Times New Roman"/>
          <w:kern w:val="0"/>
          <w:sz w:val="22"/>
          <w:szCs w:val="22"/>
          <w14:ligatures w14:val="none"/>
        </w:rPr>
        <w:t>EPIC</w:t>
      </w:r>
      <w:r w:rsidR="001807AE" w:rsidRPr="001807AE">
        <w:rPr>
          <w:rFonts w:ascii="Times New Roman" w:eastAsia="Calibri" w:hAnsi="Times New Roman" w:cs="Times New Roman"/>
          <w:kern w:val="0"/>
          <w:sz w:val="22"/>
          <w:szCs w:val="22"/>
          <w14:ligatures w14:val="none"/>
        </w:rPr>
        <w:t xml:space="preserve"> creates a sustainable and inclusive innovation ecosystem with far-reaching regional, national, and global impacts.</w:t>
      </w:r>
    </w:p>
    <w:p w14:paraId="59FE938E" w14:textId="70B9FFC6" w:rsidR="0008327A" w:rsidRPr="0008327A" w:rsidRDefault="001807AE" w:rsidP="0008327A">
      <w:pPr>
        <w:keepNext/>
        <w:keepLines/>
        <w:numPr>
          <w:ilvl w:val="1"/>
          <w:numId w:val="1"/>
        </w:numPr>
        <w:spacing w:after="40"/>
        <w:jc w:val="both"/>
        <w:outlineLvl w:val="1"/>
        <w:rPr>
          <w:rFonts w:ascii="Times New Roman" w:eastAsiaTheme="majorEastAsia" w:hAnsi="Times New Roman" w:cs="Times New Roman"/>
          <w:b/>
          <w:bCs/>
          <w:color w:val="000000" w:themeColor="text1"/>
          <w:kern w:val="0"/>
          <w:sz w:val="22"/>
          <w:szCs w:val="32"/>
          <w:highlight w:val="green"/>
          <w14:ligatures w14:val="none"/>
        </w:rPr>
      </w:pPr>
      <w:r w:rsidRPr="00E11AB9">
        <w:rPr>
          <w:rFonts w:ascii="Times New Roman" w:eastAsiaTheme="majorEastAsia" w:hAnsi="Times New Roman" w:cs="Times New Roman"/>
          <w:b/>
          <w:bCs/>
          <w:color w:val="000000" w:themeColor="text1"/>
          <w:kern w:val="0"/>
          <w:sz w:val="22"/>
          <w:szCs w:val="32"/>
          <w:highlight w:val="green"/>
          <w14:ligatures w14:val="none"/>
        </w:rPr>
        <w:t xml:space="preserve">Proposing Team and Organizational </w:t>
      </w:r>
      <w:commentRangeStart w:id="309"/>
      <w:commentRangeStart w:id="310"/>
      <w:r w:rsidRPr="00E11AB9">
        <w:rPr>
          <w:rFonts w:ascii="Times New Roman" w:eastAsiaTheme="majorEastAsia" w:hAnsi="Times New Roman" w:cs="Times New Roman"/>
          <w:b/>
          <w:bCs/>
          <w:color w:val="000000" w:themeColor="text1"/>
          <w:kern w:val="0"/>
          <w:sz w:val="22"/>
          <w:szCs w:val="32"/>
          <w:highlight w:val="green"/>
          <w14:ligatures w14:val="none"/>
        </w:rPr>
        <w:t>Structure</w:t>
      </w:r>
      <w:commentRangeEnd w:id="309"/>
      <w:r w:rsidR="007105A7" w:rsidRPr="00E11AB9">
        <w:rPr>
          <w:rStyle w:val="CommentReference"/>
          <w:rFonts w:ascii="Calibri" w:eastAsia="Calibri" w:hAnsi="Calibri" w:cs="Calibri"/>
          <w:kern w:val="0"/>
          <w:highlight w:val="green"/>
          <w14:ligatures w14:val="none"/>
        </w:rPr>
        <w:commentReference w:id="309"/>
      </w:r>
      <w:commentRangeEnd w:id="310"/>
      <w:r w:rsidR="00510BBB">
        <w:rPr>
          <w:rStyle w:val="CommentReference"/>
          <w:rFonts w:ascii="Calibri" w:eastAsia="Calibri" w:hAnsi="Calibri" w:cs="Calibri"/>
          <w:kern w:val="0"/>
          <w14:ligatures w14:val="none"/>
        </w:rPr>
        <w:commentReference w:id="310"/>
      </w:r>
    </w:p>
    <w:p w14:paraId="408859FE" w14:textId="2A964997" w:rsidR="0008327A" w:rsidRDefault="00EC4C89" w:rsidP="0008327A">
      <w:pPr>
        <w:widowControl w:val="0"/>
        <w:spacing w:after="240"/>
        <w:ind w:right="101"/>
        <w:jc w:val="center"/>
        <w:rPr>
          <w:rFonts w:ascii="Times New Roman" w:hAnsi="Times New Roman" w:cs="Times New Roman"/>
          <w:sz w:val="22"/>
          <w:szCs w:val="22"/>
        </w:rPr>
      </w:pPr>
      <w:r>
        <w:rPr>
          <w:rFonts w:ascii="Times New Roman" w:eastAsia="Calibri" w:hAnsi="Times New Roman" w:cs="Times New Roman"/>
          <w:noProof/>
          <w:kern w:val="0"/>
          <w:sz w:val="22"/>
          <w:szCs w:val="22"/>
        </w:rPr>
        <w:drawing>
          <wp:anchor distT="0" distB="0" distL="114300" distR="114300" simplePos="0" relativeHeight="251657216" behindDoc="0" locked="0" layoutInCell="1" allowOverlap="1" wp14:anchorId="5E3ACCBF" wp14:editId="040F98F4">
            <wp:simplePos x="0" y="0"/>
            <wp:positionH relativeFrom="column">
              <wp:posOffset>-141854</wp:posOffset>
            </wp:positionH>
            <wp:positionV relativeFrom="paragraph">
              <wp:posOffset>201185</wp:posOffset>
            </wp:positionV>
            <wp:extent cx="6208395" cy="4993005"/>
            <wp:effectExtent l="0" t="0" r="0" b="17145"/>
            <wp:wrapSquare wrapText="bothSides"/>
            <wp:docPr id="172959996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08327A" w:rsidRPr="00081EDB">
        <w:rPr>
          <w:rFonts w:ascii="Times New Roman" w:hAnsi="Times New Roman" w:cs="Times New Roman"/>
          <w:b/>
          <w:bCs/>
          <w:sz w:val="22"/>
          <w:szCs w:val="22"/>
        </w:rPr>
        <w:t xml:space="preserve">Figure </w:t>
      </w:r>
      <w:r w:rsidR="0008327A" w:rsidRPr="00081EDB">
        <w:rPr>
          <w:rFonts w:ascii="Times New Roman" w:hAnsi="Times New Roman" w:cs="Times New Roman"/>
          <w:b/>
          <w:bCs/>
          <w:sz w:val="22"/>
          <w:szCs w:val="22"/>
          <w:highlight w:val="yellow"/>
        </w:rPr>
        <w:t>X</w:t>
      </w:r>
      <w:r w:rsidR="0008327A" w:rsidRPr="00081EDB">
        <w:rPr>
          <w:rFonts w:ascii="Times New Roman" w:hAnsi="Times New Roman" w:cs="Times New Roman"/>
          <w:b/>
          <w:bCs/>
          <w:sz w:val="22"/>
          <w:szCs w:val="22"/>
        </w:rPr>
        <w:t xml:space="preserve">: </w:t>
      </w:r>
      <w:commentRangeStart w:id="311"/>
      <w:commentRangeStart w:id="312"/>
      <w:commentRangeStart w:id="313"/>
      <w:r w:rsidR="0008327A">
        <w:rPr>
          <w:rFonts w:ascii="Times New Roman" w:hAnsi="Times New Roman" w:cs="Times New Roman"/>
          <w:b/>
          <w:bCs/>
          <w:sz w:val="22"/>
          <w:szCs w:val="22"/>
        </w:rPr>
        <w:t>O</w:t>
      </w:r>
      <w:commentRangeEnd w:id="311"/>
      <w:r w:rsidR="00270DD1">
        <w:rPr>
          <w:rStyle w:val="CommentReference"/>
          <w:rFonts w:ascii="Calibri" w:eastAsia="Calibri" w:hAnsi="Calibri" w:cs="Calibri"/>
          <w:kern w:val="0"/>
          <w14:ligatures w14:val="none"/>
        </w:rPr>
        <w:commentReference w:id="311"/>
      </w:r>
      <w:commentRangeEnd w:id="312"/>
      <w:r w:rsidR="00C77DFA">
        <w:rPr>
          <w:rStyle w:val="CommentReference"/>
          <w:rFonts w:ascii="Calibri" w:eastAsia="Calibri" w:hAnsi="Calibri" w:cs="Calibri"/>
          <w:kern w:val="0"/>
          <w14:ligatures w14:val="none"/>
        </w:rPr>
        <w:commentReference w:id="312"/>
      </w:r>
      <w:commentRangeEnd w:id="313"/>
      <w:r w:rsidR="001275DF">
        <w:rPr>
          <w:rStyle w:val="CommentReference"/>
          <w:rFonts w:ascii="Calibri" w:eastAsia="Calibri" w:hAnsi="Calibri" w:cs="Calibri"/>
          <w:kern w:val="0"/>
          <w14:ligatures w14:val="none"/>
        </w:rPr>
        <w:commentReference w:id="313"/>
      </w:r>
      <w:r w:rsidR="0008327A">
        <w:rPr>
          <w:rFonts w:ascii="Times New Roman" w:hAnsi="Times New Roman" w:cs="Times New Roman"/>
          <w:b/>
          <w:bCs/>
          <w:sz w:val="22"/>
          <w:szCs w:val="22"/>
        </w:rPr>
        <w:t xml:space="preserve">rganization </w:t>
      </w:r>
      <w:commentRangeStart w:id="314"/>
      <w:commentRangeStart w:id="315"/>
      <w:r w:rsidR="0008327A">
        <w:rPr>
          <w:rFonts w:ascii="Times New Roman" w:hAnsi="Times New Roman" w:cs="Times New Roman"/>
          <w:b/>
          <w:bCs/>
          <w:sz w:val="22"/>
          <w:szCs w:val="22"/>
        </w:rPr>
        <w:t>Chart</w:t>
      </w:r>
      <w:commentRangeEnd w:id="314"/>
      <w:r w:rsidR="0008327A">
        <w:rPr>
          <w:rStyle w:val="CommentReference"/>
          <w:rFonts w:ascii="Calibri" w:eastAsia="Calibri" w:hAnsi="Calibri" w:cs="Calibri"/>
          <w:kern w:val="0"/>
          <w14:ligatures w14:val="none"/>
        </w:rPr>
        <w:commentReference w:id="314"/>
      </w:r>
      <w:commentRangeEnd w:id="315"/>
      <w:r w:rsidR="0008327A">
        <w:rPr>
          <w:rStyle w:val="CommentReference"/>
          <w:rFonts w:ascii="Calibri" w:eastAsia="Calibri" w:hAnsi="Calibri" w:cs="Calibri"/>
          <w:kern w:val="0"/>
          <w14:ligatures w14:val="none"/>
        </w:rPr>
        <w:commentReference w:id="315"/>
      </w:r>
    </w:p>
    <w:p w14:paraId="7A7DA0A1" w14:textId="4CCA4DFF" w:rsidR="0008327A" w:rsidRDefault="0008327A" w:rsidP="0008327A">
      <w:pPr>
        <w:spacing w:after="120"/>
        <w:jc w:val="both"/>
        <w:rPr>
          <w:rFonts w:ascii="Times New Roman" w:hAnsi="Times New Roman" w:cs="Times New Roman"/>
          <w:sz w:val="22"/>
          <w:szCs w:val="22"/>
        </w:rPr>
      </w:pPr>
    </w:p>
    <w:p w14:paraId="34BA5F43" w14:textId="0881821F" w:rsidR="00D15B62" w:rsidRPr="00B62134" w:rsidRDefault="0008327A" w:rsidP="00D15B62">
      <w:pPr>
        <w:spacing w:after="120"/>
        <w:jc w:val="both"/>
        <w:rPr>
          <w:rFonts w:ascii="Times New Roman" w:eastAsia="Calibri" w:hAnsi="Times New Roman" w:cs="Times New Roman"/>
          <w:strike/>
          <w:kern w:val="0"/>
          <w:sz w:val="22"/>
          <w:szCs w:val="22"/>
          <w14:ligatures w14:val="none"/>
          <w:rPrChange w:id="316" w:author="Shannon Boettcher" w:date="2025-01-04T12:10:00Z" w16du:dateUtc="2025-01-04T20:10:00Z">
            <w:rPr>
              <w:rFonts w:ascii="Times New Roman" w:eastAsia="Calibri" w:hAnsi="Times New Roman" w:cs="Times New Roman"/>
              <w:kern w:val="0"/>
              <w:sz w:val="22"/>
              <w:szCs w:val="22"/>
              <w14:ligatures w14:val="none"/>
            </w:rPr>
          </w:rPrChange>
        </w:rPr>
      </w:pPr>
      <w:commentRangeStart w:id="317"/>
      <w:r w:rsidRPr="00B62134">
        <w:rPr>
          <w:rFonts w:ascii="Times New Roman" w:hAnsi="Times New Roman" w:cs="Times New Roman"/>
          <w:strike/>
          <w:sz w:val="22"/>
          <w:szCs w:val="22"/>
          <w:rPrChange w:id="318" w:author="Shannon Boettcher" w:date="2025-01-04T12:10:00Z" w16du:dateUtc="2025-01-04T20:10:00Z">
            <w:rPr>
              <w:rFonts w:ascii="Times New Roman" w:hAnsi="Times New Roman" w:cs="Times New Roman"/>
              <w:sz w:val="22"/>
              <w:szCs w:val="22"/>
            </w:rPr>
          </w:rPrChange>
        </w:rPr>
        <w:t xml:space="preserve">California State University, Sacramento (CSUS) has partnered with core partners California State University, Bakersfield (CSUB), California State University, Fresno (CSUF), California Mobility Center (CMC), Lawrence Berkeley National Laboratory (LBNL)/University of California, Berkeley (UC Berkeley) to serve as anchor institutions within the EPIC NSF Engine, as seen in Figure </w:t>
      </w:r>
      <w:r w:rsidRPr="00B62134">
        <w:rPr>
          <w:rFonts w:ascii="Times New Roman" w:hAnsi="Times New Roman" w:cs="Times New Roman"/>
          <w:strike/>
          <w:sz w:val="22"/>
          <w:szCs w:val="22"/>
          <w:highlight w:val="yellow"/>
          <w:rPrChange w:id="319" w:author="Shannon Boettcher" w:date="2025-01-04T12:10:00Z" w16du:dateUtc="2025-01-04T20:10:00Z">
            <w:rPr>
              <w:rFonts w:ascii="Times New Roman" w:hAnsi="Times New Roman" w:cs="Times New Roman"/>
              <w:sz w:val="22"/>
              <w:szCs w:val="22"/>
              <w:highlight w:val="yellow"/>
            </w:rPr>
          </w:rPrChange>
        </w:rPr>
        <w:t>X</w:t>
      </w:r>
      <w:r w:rsidRPr="00B62134">
        <w:rPr>
          <w:rFonts w:ascii="Times New Roman" w:hAnsi="Times New Roman" w:cs="Times New Roman"/>
          <w:strike/>
          <w:sz w:val="22"/>
          <w:szCs w:val="22"/>
          <w:rPrChange w:id="320" w:author="Shannon Boettcher" w:date="2025-01-04T12:10:00Z" w16du:dateUtc="2025-01-04T20:10:00Z">
            <w:rPr>
              <w:rFonts w:ascii="Times New Roman" w:hAnsi="Times New Roman" w:cs="Times New Roman"/>
              <w:sz w:val="22"/>
              <w:szCs w:val="22"/>
            </w:rPr>
          </w:rPrChange>
        </w:rPr>
        <w:t xml:space="preserve">. </w:t>
      </w:r>
      <w:r w:rsidR="00D15B62" w:rsidRPr="00B62134">
        <w:rPr>
          <w:rFonts w:ascii="Times New Roman" w:eastAsia="Calibri" w:hAnsi="Times New Roman" w:cs="Times New Roman"/>
          <w:strike/>
          <w:kern w:val="0"/>
          <w:sz w:val="22"/>
          <w:szCs w:val="22"/>
          <w:highlight w:val="yellow"/>
          <w14:ligatures w14:val="none"/>
          <w:rPrChange w:id="321" w:author="Shannon Boettcher" w:date="2025-01-04T12:10:00Z" w16du:dateUtc="2025-01-04T20:10:00Z">
            <w:rPr>
              <w:rFonts w:ascii="Times New Roman" w:eastAsia="Calibri" w:hAnsi="Times New Roman" w:cs="Times New Roman"/>
              <w:kern w:val="0"/>
              <w:sz w:val="22"/>
              <w:szCs w:val="22"/>
              <w:highlight w:val="yellow"/>
              <w14:ligatures w14:val="none"/>
            </w:rPr>
          </w:rPrChange>
        </w:rPr>
        <w:t xml:space="preserve">[PLACEHOLDER TO ADD IN </w:t>
      </w:r>
      <w:commentRangeStart w:id="322"/>
      <w:r w:rsidR="00D15B62" w:rsidRPr="00B62134">
        <w:rPr>
          <w:rFonts w:ascii="Times New Roman" w:eastAsia="Calibri" w:hAnsi="Times New Roman" w:cs="Times New Roman"/>
          <w:strike/>
          <w:kern w:val="0"/>
          <w:sz w:val="22"/>
          <w:szCs w:val="22"/>
          <w:highlight w:val="yellow"/>
          <w14:ligatures w14:val="none"/>
          <w:rPrChange w:id="323" w:author="Shannon Boettcher" w:date="2025-01-04T12:10:00Z" w16du:dateUtc="2025-01-04T20:10:00Z">
            <w:rPr>
              <w:rFonts w:ascii="Times New Roman" w:eastAsia="Calibri" w:hAnsi="Times New Roman" w:cs="Times New Roman"/>
              <w:kern w:val="0"/>
              <w:sz w:val="22"/>
              <w:szCs w:val="22"/>
              <w:highlight w:val="yellow"/>
              <w14:ligatures w14:val="none"/>
            </w:rPr>
          </w:rPrChange>
        </w:rPr>
        <w:t>FINAL</w:t>
      </w:r>
      <w:commentRangeEnd w:id="322"/>
      <w:r w:rsidR="00D15B62" w:rsidRPr="00B62134">
        <w:rPr>
          <w:rStyle w:val="CommentReference"/>
          <w:rFonts w:ascii="Calibri" w:eastAsia="Calibri" w:hAnsi="Calibri" w:cs="Calibri"/>
          <w:strike/>
          <w:kern w:val="0"/>
          <w14:ligatures w14:val="none"/>
          <w:rPrChange w:id="324" w:author="Shannon Boettcher" w:date="2025-01-04T12:10:00Z" w16du:dateUtc="2025-01-04T20:10:00Z">
            <w:rPr>
              <w:rStyle w:val="CommentReference"/>
              <w:rFonts w:ascii="Calibri" w:eastAsia="Calibri" w:hAnsi="Calibri" w:cs="Calibri"/>
              <w:kern w:val="0"/>
              <w14:ligatures w14:val="none"/>
            </w:rPr>
          </w:rPrChange>
        </w:rPr>
        <w:commentReference w:id="322"/>
      </w:r>
      <w:r w:rsidR="00D15B62" w:rsidRPr="00B62134">
        <w:rPr>
          <w:rFonts w:ascii="Times New Roman" w:eastAsia="Calibri" w:hAnsi="Times New Roman" w:cs="Times New Roman"/>
          <w:strike/>
          <w:kern w:val="0"/>
          <w:sz w:val="22"/>
          <w:szCs w:val="22"/>
          <w:highlight w:val="yellow"/>
          <w14:ligatures w14:val="none"/>
          <w:rPrChange w:id="325" w:author="Shannon Boettcher" w:date="2025-01-04T12:10:00Z" w16du:dateUtc="2025-01-04T20:10:00Z">
            <w:rPr>
              <w:rFonts w:ascii="Times New Roman" w:eastAsia="Calibri" w:hAnsi="Times New Roman" w:cs="Times New Roman"/>
              <w:kern w:val="0"/>
              <w:sz w:val="22"/>
              <w:szCs w:val="22"/>
              <w:highlight w:val="yellow"/>
              <w14:ligatures w14:val="none"/>
            </w:rPr>
          </w:rPrChange>
        </w:rPr>
        <w:t xml:space="preserve"> ROLES/SCOPES]</w:t>
      </w:r>
      <w:r w:rsidR="00D15B62" w:rsidRPr="00B62134">
        <w:rPr>
          <w:rFonts w:ascii="Times New Roman" w:eastAsia="Calibri" w:hAnsi="Times New Roman" w:cs="Times New Roman"/>
          <w:strike/>
          <w:kern w:val="0"/>
          <w:sz w:val="22"/>
          <w:szCs w:val="22"/>
          <w14:ligatures w14:val="none"/>
          <w:rPrChange w:id="326" w:author="Shannon Boettcher" w:date="2025-01-04T12:10:00Z" w16du:dateUtc="2025-01-04T20:10:00Z">
            <w:rPr>
              <w:rFonts w:ascii="Times New Roman" w:eastAsia="Calibri" w:hAnsi="Times New Roman" w:cs="Times New Roman"/>
              <w:kern w:val="0"/>
              <w:sz w:val="22"/>
              <w:szCs w:val="22"/>
              <w14:ligatures w14:val="none"/>
            </w:rPr>
          </w:rPrChange>
        </w:rPr>
        <w:t xml:space="preserve">. </w:t>
      </w:r>
      <w:commentRangeEnd w:id="317"/>
      <w:r w:rsidR="000004E5" w:rsidRPr="00B62134">
        <w:rPr>
          <w:rStyle w:val="CommentReference"/>
          <w:rFonts w:ascii="Calibri" w:eastAsia="Calibri" w:hAnsi="Calibri" w:cs="Calibri"/>
          <w:strike/>
          <w:kern w:val="0"/>
          <w14:ligatures w14:val="none"/>
          <w:rPrChange w:id="327" w:author="Shannon Boettcher" w:date="2025-01-04T12:10:00Z" w16du:dateUtc="2025-01-04T20:10:00Z">
            <w:rPr>
              <w:rStyle w:val="CommentReference"/>
              <w:rFonts w:ascii="Calibri" w:eastAsia="Calibri" w:hAnsi="Calibri" w:cs="Calibri"/>
              <w:kern w:val="0"/>
              <w14:ligatures w14:val="none"/>
            </w:rPr>
          </w:rPrChange>
        </w:rPr>
        <w:commentReference w:id="317"/>
      </w:r>
    </w:p>
    <w:p w14:paraId="5BA44589" w14:textId="30074B1F" w:rsidR="00EC4C89" w:rsidRDefault="0008327A" w:rsidP="00D15B62">
      <w:pPr>
        <w:spacing w:after="120"/>
        <w:jc w:val="both"/>
        <w:rPr>
          <w:rFonts w:ascii="Times New Roman" w:eastAsia="Calibri" w:hAnsi="Times New Roman" w:cs="Times New Roman"/>
          <w:kern w:val="0"/>
          <w:sz w:val="22"/>
          <w:szCs w:val="22"/>
          <w14:ligatures w14:val="none"/>
        </w:rPr>
      </w:pPr>
      <w:r>
        <w:rPr>
          <w:rFonts w:ascii="Times New Roman" w:eastAsiaTheme="majorEastAsia" w:hAnsi="Times New Roman" w:cs="Times New Roman"/>
          <w:color w:val="000000" w:themeColor="text1"/>
          <w:kern w:val="0"/>
          <w:sz w:val="22"/>
          <w:szCs w:val="32"/>
          <w14:ligatures w14:val="none"/>
        </w:rPr>
        <w:t xml:space="preserve">Contracting with each partner is expected to be completed in a manner that minimizes overhead costs. </w:t>
      </w:r>
      <w:r>
        <w:rPr>
          <w:rFonts w:ascii="Times New Roman" w:eastAsia="Calibri" w:hAnsi="Times New Roman" w:cs="Times New Roman"/>
          <w:kern w:val="0"/>
          <w:sz w:val="22"/>
          <w:szCs w:val="22"/>
          <w14:ligatures w14:val="none"/>
        </w:rPr>
        <w:t>CSUS</w:t>
      </w:r>
      <w:r w:rsidRPr="00563499">
        <w:rPr>
          <w:rFonts w:ascii="Times New Roman" w:eastAsia="Calibri" w:hAnsi="Times New Roman" w:cs="Times New Roman"/>
          <w:kern w:val="0"/>
          <w:sz w:val="22"/>
          <w:szCs w:val="22"/>
          <w14:ligatures w14:val="none"/>
        </w:rPr>
        <w:t xml:space="preserve"> will lead the </w:t>
      </w:r>
      <w:r>
        <w:rPr>
          <w:rFonts w:ascii="Times New Roman" w:eastAsia="Calibri" w:hAnsi="Times New Roman" w:cs="Times New Roman"/>
          <w:kern w:val="0"/>
          <w:sz w:val="22"/>
          <w:szCs w:val="22"/>
          <w14:ligatures w14:val="none"/>
        </w:rPr>
        <w:t>EPIC</w:t>
      </w:r>
      <w:r w:rsidRPr="00563499">
        <w:rPr>
          <w:rFonts w:ascii="Times New Roman" w:eastAsia="Calibri" w:hAnsi="Times New Roman" w:cs="Times New Roman"/>
          <w:kern w:val="0"/>
          <w:sz w:val="22"/>
          <w:szCs w:val="22"/>
          <w14:ligatures w14:val="none"/>
        </w:rPr>
        <w:t xml:space="preserve"> Engine by coordinating project activities,</w:t>
      </w:r>
      <w:r>
        <w:rPr>
          <w:rFonts w:ascii="Times New Roman" w:eastAsia="Calibri" w:hAnsi="Times New Roman" w:cs="Times New Roman"/>
          <w:kern w:val="0"/>
          <w:sz w:val="22"/>
          <w:szCs w:val="22"/>
          <w14:ligatures w14:val="none"/>
        </w:rPr>
        <w:t xml:space="preserve"> maintaining the strategic direction of the Engine,</w:t>
      </w:r>
      <w:r w:rsidRPr="00563499">
        <w:rPr>
          <w:rFonts w:ascii="Times New Roman" w:eastAsia="Calibri" w:hAnsi="Times New Roman" w:cs="Times New Roman"/>
          <w:kern w:val="0"/>
          <w:sz w:val="22"/>
          <w:szCs w:val="22"/>
          <w14:ligatures w14:val="none"/>
        </w:rPr>
        <w:t xml:space="preserve"> managing budgets, and ensuring compliance with funding requirements.</w:t>
      </w:r>
      <w:r>
        <w:rPr>
          <w:rFonts w:ascii="Times New Roman" w:eastAsia="Calibri" w:hAnsi="Times New Roman" w:cs="Times New Roman"/>
          <w:kern w:val="0"/>
          <w:sz w:val="22"/>
          <w:szCs w:val="22"/>
          <w14:ligatures w14:val="none"/>
        </w:rPr>
        <w:t xml:space="preserve"> </w:t>
      </w:r>
      <w:r w:rsidR="00EC4C89" w:rsidRPr="00563499">
        <w:rPr>
          <w:rFonts w:ascii="Times New Roman" w:eastAsia="Calibri" w:hAnsi="Times New Roman" w:cs="Times New Roman"/>
          <w:kern w:val="0"/>
          <w:sz w:val="22"/>
          <w:szCs w:val="22"/>
          <w14:ligatures w14:val="none"/>
        </w:rPr>
        <w:t xml:space="preserve">Rigorous evaluation </w:t>
      </w:r>
      <w:r w:rsidR="00EC4C89" w:rsidRPr="00563499">
        <w:rPr>
          <w:rFonts w:ascii="Times New Roman" w:eastAsia="Calibri" w:hAnsi="Times New Roman" w:cs="Times New Roman"/>
          <w:kern w:val="0"/>
          <w:sz w:val="22"/>
          <w:szCs w:val="22"/>
          <w14:ligatures w14:val="none"/>
        </w:rPr>
        <w:lastRenderedPageBreak/>
        <w:t xml:space="preserve">and reporting processes will be implemented to track progress and measure outcomes. </w:t>
      </w:r>
      <w:r w:rsidR="00EC4C89">
        <w:rPr>
          <w:rFonts w:ascii="Times New Roman" w:eastAsia="Calibri" w:hAnsi="Times New Roman" w:cs="Times New Roman"/>
          <w:kern w:val="0"/>
          <w:sz w:val="22"/>
          <w:szCs w:val="22"/>
          <w14:ligatures w14:val="none"/>
        </w:rPr>
        <w:t>Table 1 further details the roles and contributions of CSUS</w:t>
      </w:r>
      <w:r w:rsidR="00EC4C89" w:rsidRPr="00563499">
        <w:rPr>
          <w:rFonts w:ascii="Times New Roman" w:eastAsia="Calibri" w:hAnsi="Times New Roman" w:cs="Times New Roman"/>
          <w:kern w:val="0"/>
          <w:sz w:val="22"/>
          <w:szCs w:val="22"/>
          <w14:ligatures w14:val="none"/>
        </w:rPr>
        <w:t xml:space="preserve"> and the core partner organizations</w:t>
      </w:r>
      <w:r w:rsidR="00EC4C89">
        <w:rPr>
          <w:rFonts w:ascii="Times New Roman" w:eastAsia="Calibri" w:hAnsi="Times New Roman" w:cs="Times New Roman"/>
          <w:kern w:val="0"/>
          <w:sz w:val="22"/>
          <w:szCs w:val="22"/>
          <w14:ligatures w14:val="none"/>
        </w:rPr>
        <w:t>.</w:t>
      </w:r>
    </w:p>
    <w:p w14:paraId="480C91DA" w14:textId="77777777" w:rsidR="00EC4C89" w:rsidRPr="00563499" w:rsidRDefault="00EC4C89" w:rsidP="00EC4C89">
      <w:pPr>
        <w:jc w:val="center"/>
        <w:rPr>
          <w:rFonts w:ascii="Times New Roman" w:eastAsia="Calibri" w:hAnsi="Times New Roman" w:cs="Times New Roman"/>
          <w:b/>
          <w:bCs/>
          <w:kern w:val="0"/>
          <w:sz w:val="22"/>
          <w:szCs w:val="22"/>
          <w14:ligatures w14:val="none"/>
        </w:rPr>
      </w:pPr>
      <w:r w:rsidRPr="00563499">
        <w:rPr>
          <w:rFonts w:ascii="Times New Roman" w:eastAsia="Calibri" w:hAnsi="Times New Roman" w:cs="Times New Roman"/>
          <w:b/>
          <w:bCs/>
          <w:kern w:val="0"/>
          <w:sz w:val="22"/>
          <w:szCs w:val="22"/>
          <w14:ligatures w14:val="none"/>
        </w:rPr>
        <w:t>Table 1: Core Partner Organizations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335"/>
        <w:gridCol w:w="1440"/>
        <w:gridCol w:w="6555"/>
      </w:tblGrid>
      <w:tr w:rsidR="00EC4C89" w:rsidRPr="00CA16D1" w14:paraId="021974EF" w14:textId="77777777" w:rsidTr="00212AB1">
        <w:trPr>
          <w:trHeight w:val="300"/>
        </w:trPr>
        <w:tc>
          <w:tcPr>
            <w:tcW w:w="1335" w:type="dxa"/>
            <w:shd w:val="clear" w:color="auto" w:fill="D9D9D9" w:themeFill="background1" w:themeFillShade="D9"/>
            <w:tcMar>
              <w:left w:w="105" w:type="dxa"/>
              <w:right w:w="105" w:type="dxa"/>
            </w:tcMar>
          </w:tcPr>
          <w:p w14:paraId="2544466B" w14:textId="77777777" w:rsidR="00EC4C89" w:rsidRPr="00CA16D1" w:rsidRDefault="00EC4C89" w:rsidP="00212AB1">
            <w:pPr>
              <w:ind w:hanging="24"/>
              <w:jc w:val="both"/>
              <w:rPr>
                <w:rFonts w:ascii="Times New Roman" w:eastAsia="Times New Roman" w:hAnsi="Times New Roman" w:cs="Times New Roman"/>
                <w:sz w:val="20"/>
                <w:szCs w:val="20"/>
              </w:rPr>
            </w:pPr>
            <w:r w:rsidRPr="00CA16D1">
              <w:rPr>
                <w:rStyle w:val="IntenseEmphasis"/>
                <w:rFonts w:ascii="Times New Roman" w:eastAsia="Times New Roman" w:hAnsi="Times New Roman" w:cs="Times New Roman"/>
                <w:b/>
                <w:bCs/>
                <w:i w:val="0"/>
                <w:iCs w:val="0"/>
                <w:sz w:val="20"/>
                <w:szCs w:val="20"/>
              </w:rPr>
              <w:t>Core Partner</w:t>
            </w:r>
          </w:p>
        </w:tc>
        <w:tc>
          <w:tcPr>
            <w:tcW w:w="1440" w:type="dxa"/>
            <w:shd w:val="clear" w:color="auto" w:fill="D9D9D9" w:themeFill="background1" w:themeFillShade="D9"/>
            <w:tcMar>
              <w:left w:w="105" w:type="dxa"/>
              <w:right w:w="105" w:type="dxa"/>
            </w:tcMar>
          </w:tcPr>
          <w:p w14:paraId="474E31C4" w14:textId="77777777" w:rsidR="00EC4C89" w:rsidRPr="00CA16D1" w:rsidRDefault="00EC4C89" w:rsidP="00212AB1">
            <w:pPr>
              <w:ind w:hanging="24"/>
              <w:jc w:val="both"/>
              <w:rPr>
                <w:rFonts w:ascii="Times New Roman" w:eastAsia="Times New Roman" w:hAnsi="Times New Roman" w:cs="Times New Roman"/>
                <w:sz w:val="20"/>
                <w:szCs w:val="20"/>
              </w:rPr>
            </w:pPr>
            <w:r w:rsidRPr="00CA16D1">
              <w:rPr>
                <w:rStyle w:val="IntenseEmphasis"/>
                <w:rFonts w:ascii="Times New Roman" w:eastAsia="Times New Roman" w:hAnsi="Times New Roman" w:cs="Times New Roman"/>
                <w:b/>
                <w:bCs/>
                <w:i w:val="0"/>
                <w:iCs w:val="0"/>
                <w:sz w:val="20"/>
                <w:szCs w:val="20"/>
              </w:rPr>
              <w:t>Engine Role</w:t>
            </w:r>
          </w:p>
        </w:tc>
        <w:tc>
          <w:tcPr>
            <w:tcW w:w="6555" w:type="dxa"/>
            <w:shd w:val="clear" w:color="auto" w:fill="D9D9D9" w:themeFill="background1" w:themeFillShade="D9"/>
            <w:tcMar>
              <w:left w:w="105" w:type="dxa"/>
              <w:right w:w="105" w:type="dxa"/>
            </w:tcMar>
          </w:tcPr>
          <w:p w14:paraId="1DD7FD34" w14:textId="77777777" w:rsidR="00EC4C89" w:rsidRPr="00CA16D1" w:rsidRDefault="00EC4C89" w:rsidP="00212AB1">
            <w:pPr>
              <w:ind w:hanging="24"/>
              <w:jc w:val="both"/>
              <w:rPr>
                <w:rFonts w:ascii="Times New Roman" w:eastAsia="Times New Roman" w:hAnsi="Times New Roman" w:cs="Times New Roman"/>
                <w:sz w:val="20"/>
                <w:szCs w:val="20"/>
              </w:rPr>
            </w:pPr>
            <w:r w:rsidRPr="00CA16D1">
              <w:rPr>
                <w:rStyle w:val="IntenseEmphasis"/>
                <w:rFonts w:ascii="Times New Roman" w:eastAsia="Times New Roman" w:hAnsi="Times New Roman" w:cs="Times New Roman"/>
                <w:b/>
                <w:bCs/>
                <w:i w:val="0"/>
                <w:iCs w:val="0"/>
                <w:sz w:val="20"/>
                <w:szCs w:val="20"/>
              </w:rPr>
              <w:t>Contributions</w:t>
            </w:r>
          </w:p>
        </w:tc>
      </w:tr>
      <w:tr w:rsidR="00EC4C89" w:rsidRPr="00CA16D1" w14:paraId="2D934287" w14:textId="77777777" w:rsidTr="00212AB1">
        <w:trPr>
          <w:trHeight w:val="300"/>
        </w:trPr>
        <w:tc>
          <w:tcPr>
            <w:tcW w:w="1335" w:type="dxa"/>
            <w:tcMar>
              <w:left w:w="105" w:type="dxa"/>
              <w:right w:w="105" w:type="dxa"/>
            </w:tcMar>
          </w:tcPr>
          <w:p w14:paraId="25A79B6A" w14:textId="77777777" w:rsidR="00EC4C89" w:rsidRPr="00CA16D1" w:rsidRDefault="00EC4C89" w:rsidP="00212AB1">
            <w:pPr>
              <w:rPr>
                <w:rFonts w:ascii="Times New Roman" w:eastAsia="Times New Roman" w:hAnsi="Times New Roman" w:cs="Times New Roman"/>
                <w:sz w:val="20"/>
                <w:szCs w:val="20"/>
              </w:rPr>
            </w:pPr>
            <w:r w:rsidRPr="001911A6">
              <w:rPr>
                <w:rFonts w:ascii="Times New Roman" w:eastAsia="Times New Roman" w:hAnsi="Times New Roman" w:cs="Times New Roman"/>
                <w:sz w:val="20"/>
                <w:szCs w:val="20"/>
                <w:highlight w:val="green"/>
              </w:rPr>
              <w:t>California State University, Sacramento (</w:t>
            </w:r>
            <w:r>
              <w:rPr>
                <w:rFonts w:ascii="Times New Roman" w:eastAsia="Times New Roman" w:hAnsi="Times New Roman" w:cs="Times New Roman"/>
                <w:sz w:val="20"/>
                <w:szCs w:val="20"/>
                <w:highlight w:val="green"/>
              </w:rPr>
              <w:t>CSUS</w:t>
            </w:r>
            <w:r w:rsidRPr="001911A6">
              <w:rPr>
                <w:rFonts w:ascii="Times New Roman" w:eastAsia="Times New Roman" w:hAnsi="Times New Roman" w:cs="Times New Roman"/>
                <w:sz w:val="20"/>
                <w:szCs w:val="20"/>
                <w:highlight w:val="green"/>
              </w:rPr>
              <w:t>)</w:t>
            </w:r>
          </w:p>
        </w:tc>
        <w:tc>
          <w:tcPr>
            <w:tcW w:w="1440" w:type="dxa"/>
            <w:tcMar>
              <w:left w:w="105" w:type="dxa"/>
              <w:right w:w="105" w:type="dxa"/>
            </w:tcMar>
          </w:tcPr>
          <w:p w14:paraId="2A01F9E4" w14:textId="77777777" w:rsidR="00EC4C89" w:rsidRPr="00CA16D1" w:rsidRDefault="00EC4C89" w:rsidP="00212AB1">
            <w:pPr>
              <w:ind w:hanging="24"/>
              <w:rPr>
                <w:rFonts w:ascii="Times New Roman" w:eastAsia="Times New Roman" w:hAnsi="Times New Roman" w:cs="Times New Roman"/>
                <w:sz w:val="20"/>
                <w:szCs w:val="20"/>
              </w:rPr>
            </w:pPr>
            <w:r w:rsidRPr="00CA16D1">
              <w:rPr>
                <w:rFonts w:ascii="Times New Roman" w:eastAsia="Times New Roman" w:hAnsi="Times New Roman" w:cs="Times New Roman"/>
                <w:sz w:val="20"/>
                <w:szCs w:val="20"/>
              </w:rPr>
              <w:t>Lead institution; community college liaison/lead</w:t>
            </w:r>
          </w:p>
        </w:tc>
        <w:tc>
          <w:tcPr>
            <w:tcW w:w="6555" w:type="dxa"/>
            <w:tcMar>
              <w:left w:w="105" w:type="dxa"/>
              <w:right w:w="105" w:type="dxa"/>
            </w:tcMar>
          </w:tcPr>
          <w:p w14:paraId="28DC7C24" w14:textId="77777777" w:rsidR="00EC4C89" w:rsidRPr="00CA16D1" w:rsidRDefault="00EC4C89" w:rsidP="00212AB1">
            <w:pPr>
              <w:ind w:hanging="2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CSUS</w:t>
            </w:r>
            <w:r w:rsidRPr="00CA16D1">
              <w:rPr>
                <w:rFonts w:ascii="Times New Roman" w:eastAsia="Times New Roman" w:hAnsi="Times New Roman" w:cs="Times New Roman"/>
                <w:sz w:val="20"/>
                <w:szCs w:val="20"/>
              </w:rPr>
              <w:t xml:space="preserve"> will coordinate the overall project management, ensuring alignment with the project’s strategic goals. Provide research facilities and foster collaboration among academic researchers, students, and industry partners. Spearhead WFD programs, collaborating with UCB and leveraging its academic resources to train and educate the next generation of clean energy professionals.</w:t>
            </w:r>
          </w:p>
        </w:tc>
      </w:tr>
      <w:tr w:rsidR="00EC4C89" w:rsidRPr="00CA16D1" w14:paraId="0D3ACC3B" w14:textId="77777777" w:rsidTr="00212AB1">
        <w:trPr>
          <w:trHeight w:val="300"/>
        </w:trPr>
        <w:tc>
          <w:tcPr>
            <w:tcW w:w="1335" w:type="dxa"/>
            <w:tcMar>
              <w:left w:w="105" w:type="dxa"/>
              <w:right w:w="105" w:type="dxa"/>
            </w:tcMar>
          </w:tcPr>
          <w:p w14:paraId="056BF988" w14:textId="77777777" w:rsidR="00EC4C89" w:rsidRPr="00CA16D1" w:rsidRDefault="00EC4C89" w:rsidP="00212AB1">
            <w:pPr>
              <w:ind w:hanging="24"/>
              <w:rPr>
                <w:rFonts w:ascii="Times New Roman" w:eastAsia="Times New Roman" w:hAnsi="Times New Roman" w:cs="Times New Roman"/>
                <w:sz w:val="20"/>
                <w:szCs w:val="20"/>
              </w:rPr>
            </w:pPr>
            <w:r w:rsidRPr="001911A6">
              <w:rPr>
                <w:rFonts w:ascii="Times New Roman" w:eastAsia="Times New Roman" w:hAnsi="Times New Roman" w:cs="Times New Roman"/>
                <w:sz w:val="20"/>
                <w:szCs w:val="20"/>
                <w:highlight w:val="red"/>
              </w:rPr>
              <w:t>California State University, Bakersfield (CSUB)</w:t>
            </w:r>
          </w:p>
        </w:tc>
        <w:tc>
          <w:tcPr>
            <w:tcW w:w="1440" w:type="dxa"/>
            <w:tcMar>
              <w:left w:w="105" w:type="dxa"/>
              <w:right w:w="105" w:type="dxa"/>
            </w:tcMar>
          </w:tcPr>
          <w:p w14:paraId="1A508AA2" w14:textId="77777777" w:rsidR="00EC4C89" w:rsidRPr="00CA16D1" w:rsidRDefault="00EC4C89" w:rsidP="00212AB1">
            <w:pPr>
              <w:ind w:hanging="24"/>
              <w:rPr>
                <w:rFonts w:ascii="Times New Roman" w:eastAsia="Times New Roman" w:hAnsi="Times New Roman" w:cs="Times New Roman"/>
                <w:sz w:val="20"/>
                <w:szCs w:val="20"/>
              </w:rPr>
            </w:pPr>
            <w:r w:rsidRPr="00CA16D1">
              <w:rPr>
                <w:rFonts w:ascii="Times New Roman" w:eastAsia="Times New Roman" w:hAnsi="Times New Roman" w:cs="Times New Roman"/>
                <w:sz w:val="20"/>
                <w:szCs w:val="20"/>
              </w:rPr>
              <w:t xml:space="preserve">Academic partner and </w:t>
            </w:r>
            <w:r>
              <w:rPr>
                <w:rFonts w:ascii="Times New Roman" w:eastAsia="Times New Roman" w:hAnsi="Times New Roman" w:cs="Times New Roman"/>
                <w:sz w:val="20"/>
                <w:szCs w:val="20"/>
              </w:rPr>
              <w:t>Regional Hub</w:t>
            </w:r>
            <w:r w:rsidRPr="00CA16D1">
              <w:rPr>
                <w:rFonts w:ascii="Times New Roman" w:eastAsia="Times New Roman" w:hAnsi="Times New Roman" w:cs="Times New Roman"/>
                <w:sz w:val="20"/>
                <w:szCs w:val="20"/>
              </w:rPr>
              <w:t xml:space="preserve"> </w:t>
            </w:r>
          </w:p>
        </w:tc>
        <w:tc>
          <w:tcPr>
            <w:tcW w:w="6555" w:type="dxa"/>
            <w:tcMar>
              <w:left w:w="105" w:type="dxa"/>
              <w:right w:w="105" w:type="dxa"/>
            </w:tcMar>
          </w:tcPr>
          <w:p w14:paraId="1EE3337C" w14:textId="77777777" w:rsidR="00EC4C89" w:rsidRPr="00CA16D1" w:rsidRDefault="00EC4C89" w:rsidP="00212AB1">
            <w:pPr>
              <w:ind w:hanging="24"/>
              <w:jc w:val="both"/>
              <w:rPr>
                <w:rFonts w:ascii="Times New Roman" w:eastAsia="Times New Roman" w:hAnsi="Times New Roman" w:cs="Times New Roman"/>
                <w:sz w:val="20"/>
                <w:szCs w:val="20"/>
              </w:rPr>
            </w:pPr>
            <w:r w:rsidRPr="00CA16D1">
              <w:rPr>
                <w:rFonts w:ascii="Times New Roman" w:eastAsia="Times New Roman" w:hAnsi="Times New Roman" w:cs="Times New Roman"/>
                <w:sz w:val="20"/>
                <w:szCs w:val="20"/>
              </w:rPr>
              <w:t>CSUB will focus on R&amp;D in battery and smart grid solutions. It will utilize its new $83 million Energy Innovation Building to provide lab and office spaces for researchers and entrepreneurs. CSUB will serve as the educational hub in the Southern Valley for talent development and engage in community outreach to ensure local participation and benefit from the project.</w:t>
            </w:r>
          </w:p>
        </w:tc>
      </w:tr>
      <w:tr w:rsidR="00EC4C89" w:rsidRPr="00CA16D1" w14:paraId="36F1A0DC" w14:textId="77777777" w:rsidTr="00212AB1">
        <w:trPr>
          <w:trHeight w:val="300"/>
        </w:trPr>
        <w:tc>
          <w:tcPr>
            <w:tcW w:w="1335" w:type="dxa"/>
            <w:tcMar>
              <w:left w:w="105" w:type="dxa"/>
              <w:right w:w="105" w:type="dxa"/>
            </w:tcMar>
          </w:tcPr>
          <w:p w14:paraId="23B99F0B" w14:textId="77777777" w:rsidR="00EC4C89" w:rsidRPr="00CA16D1" w:rsidRDefault="00EC4C89" w:rsidP="00212AB1">
            <w:pPr>
              <w:ind w:hanging="24"/>
              <w:rPr>
                <w:rFonts w:ascii="Times New Roman" w:eastAsia="Times New Roman" w:hAnsi="Times New Roman" w:cs="Times New Roman"/>
                <w:sz w:val="20"/>
                <w:szCs w:val="20"/>
              </w:rPr>
            </w:pPr>
            <w:r w:rsidRPr="001911A6">
              <w:rPr>
                <w:rFonts w:ascii="Times New Roman" w:eastAsia="Times New Roman" w:hAnsi="Times New Roman" w:cs="Times New Roman"/>
                <w:sz w:val="20"/>
                <w:szCs w:val="20"/>
                <w:highlight w:val="darkCyan"/>
              </w:rPr>
              <w:t>California State University, Fresno (CSUF)</w:t>
            </w:r>
          </w:p>
        </w:tc>
        <w:tc>
          <w:tcPr>
            <w:tcW w:w="1440" w:type="dxa"/>
            <w:tcMar>
              <w:left w:w="105" w:type="dxa"/>
              <w:right w:w="105" w:type="dxa"/>
            </w:tcMar>
          </w:tcPr>
          <w:p w14:paraId="231737E6" w14:textId="77777777" w:rsidR="00EC4C89" w:rsidRPr="00CA16D1" w:rsidRDefault="00EC4C89" w:rsidP="00212AB1">
            <w:pPr>
              <w:ind w:hanging="24"/>
              <w:rPr>
                <w:rFonts w:ascii="Times New Roman" w:eastAsia="Times New Roman" w:hAnsi="Times New Roman" w:cs="Times New Roman"/>
                <w:sz w:val="20"/>
                <w:szCs w:val="20"/>
              </w:rPr>
            </w:pPr>
            <w:r w:rsidRPr="00CA16D1">
              <w:rPr>
                <w:rFonts w:ascii="Times New Roman" w:eastAsia="Times New Roman" w:hAnsi="Times New Roman" w:cs="Times New Roman"/>
                <w:sz w:val="20"/>
                <w:szCs w:val="20"/>
              </w:rPr>
              <w:t xml:space="preserve">Academic partner and </w:t>
            </w:r>
            <w:r>
              <w:rPr>
                <w:rFonts w:ascii="Times New Roman" w:eastAsia="Times New Roman" w:hAnsi="Times New Roman" w:cs="Times New Roman"/>
                <w:sz w:val="20"/>
                <w:szCs w:val="20"/>
              </w:rPr>
              <w:t>Regional Hub</w:t>
            </w:r>
          </w:p>
        </w:tc>
        <w:tc>
          <w:tcPr>
            <w:tcW w:w="6555" w:type="dxa"/>
            <w:tcMar>
              <w:left w:w="105" w:type="dxa"/>
              <w:right w:w="105" w:type="dxa"/>
            </w:tcMar>
          </w:tcPr>
          <w:p w14:paraId="4CC8304C" w14:textId="106279DD" w:rsidR="00EC4C89" w:rsidRPr="00D15B62" w:rsidRDefault="00D15B62" w:rsidP="00212AB1">
            <w:pPr>
              <w:ind w:hanging="24"/>
              <w:jc w:val="both"/>
              <w:rPr>
                <w:rFonts w:ascii="Times New Roman" w:eastAsia="Times New Roman" w:hAnsi="Times New Roman" w:cs="Times New Roman"/>
                <w:sz w:val="20"/>
                <w:szCs w:val="20"/>
                <w:highlight w:val="yellow"/>
              </w:rPr>
            </w:pPr>
            <w:r w:rsidRPr="00D15B62">
              <w:rPr>
                <w:rFonts w:ascii="Times New Roman" w:eastAsia="Times New Roman" w:hAnsi="Times New Roman" w:cs="Times New Roman"/>
                <w:sz w:val="20"/>
                <w:szCs w:val="20"/>
                <w:highlight w:val="yellow"/>
              </w:rPr>
              <w:t>[</w:t>
            </w:r>
            <w:commentRangeStart w:id="328"/>
            <w:r w:rsidRPr="00D15B62">
              <w:rPr>
                <w:rFonts w:ascii="Times New Roman" w:eastAsia="Times New Roman" w:hAnsi="Times New Roman" w:cs="Times New Roman"/>
                <w:sz w:val="20"/>
                <w:szCs w:val="20"/>
                <w:highlight w:val="yellow"/>
              </w:rPr>
              <w:t>d</w:t>
            </w:r>
            <w:commentRangeEnd w:id="328"/>
            <w:r>
              <w:rPr>
                <w:rStyle w:val="CommentReference"/>
              </w:rPr>
              <w:commentReference w:id="328"/>
            </w:r>
            <w:r w:rsidRPr="00D15B62">
              <w:rPr>
                <w:rFonts w:ascii="Times New Roman" w:eastAsia="Times New Roman" w:hAnsi="Times New Roman" w:cs="Times New Roman"/>
                <w:sz w:val="20"/>
                <w:szCs w:val="20"/>
                <w:highlight w:val="yellow"/>
              </w:rPr>
              <w:t>escription]</w:t>
            </w:r>
          </w:p>
        </w:tc>
      </w:tr>
      <w:tr w:rsidR="00EC4C89" w:rsidRPr="00CA16D1" w14:paraId="0EC1B878" w14:textId="77777777" w:rsidTr="00212AB1">
        <w:trPr>
          <w:trHeight w:val="300"/>
        </w:trPr>
        <w:tc>
          <w:tcPr>
            <w:tcW w:w="1335" w:type="dxa"/>
            <w:tcMar>
              <w:left w:w="105" w:type="dxa"/>
              <w:right w:w="105" w:type="dxa"/>
            </w:tcMar>
          </w:tcPr>
          <w:p w14:paraId="6EB4FC2C" w14:textId="77777777" w:rsidR="00EC4C89" w:rsidRPr="00CA16D1" w:rsidRDefault="00EC4C89" w:rsidP="00212AB1">
            <w:pPr>
              <w:tabs>
                <w:tab w:val="left" w:pos="2055"/>
              </w:tabs>
              <w:rPr>
                <w:rFonts w:ascii="Times New Roman" w:eastAsia="Times New Roman" w:hAnsi="Times New Roman" w:cs="Times New Roman"/>
                <w:sz w:val="20"/>
                <w:szCs w:val="20"/>
              </w:rPr>
            </w:pPr>
            <w:r w:rsidRPr="001911A6">
              <w:rPr>
                <w:rFonts w:ascii="Times New Roman" w:eastAsia="Times New Roman" w:hAnsi="Times New Roman" w:cs="Times New Roman"/>
                <w:sz w:val="20"/>
                <w:szCs w:val="20"/>
                <w:highlight w:val="cyan"/>
              </w:rPr>
              <w:t>California Mobility Center (CMC)</w:t>
            </w:r>
          </w:p>
        </w:tc>
        <w:tc>
          <w:tcPr>
            <w:tcW w:w="1440" w:type="dxa"/>
            <w:tcMar>
              <w:left w:w="105" w:type="dxa"/>
              <w:right w:w="105" w:type="dxa"/>
            </w:tcMar>
          </w:tcPr>
          <w:p w14:paraId="303B2589" w14:textId="616F18E3" w:rsidR="00EC4C89" w:rsidRPr="00CA16D1" w:rsidRDefault="00EC4C89" w:rsidP="00212AB1">
            <w:pPr>
              <w:ind w:hanging="24"/>
              <w:rPr>
                <w:rFonts w:ascii="Times New Roman" w:eastAsia="Times New Roman" w:hAnsi="Times New Roman" w:cs="Times New Roman"/>
                <w:color w:val="000000" w:themeColor="text1"/>
                <w:sz w:val="20"/>
                <w:szCs w:val="20"/>
              </w:rPr>
            </w:pPr>
            <w:del w:id="329" w:author="Shannon Boettcher" w:date="2025-01-04T16:44:00Z" w16du:dateUtc="2025-01-05T00:44:00Z">
              <w:r w:rsidRPr="00CA16D1" w:rsidDel="00B75F00">
                <w:rPr>
                  <w:rFonts w:ascii="Times New Roman" w:eastAsia="Times New Roman" w:hAnsi="Times New Roman" w:cs="Times New Roman"/>
                  <w:color w:val="000000" w:themeColor="text1"/>
                  <w:sz w:val="20"/>
                  <w:szCs w:val="20"/>
                </w:rPr>
                <w:delText>Commercializ-ation</w:delText>
              </w:r>
            </w:del>
            <w:ins w:id="330" w:author="Shannon Boettcher" w:date="2025-01-04T16:44:00Z" w16du:dateUtc="2025-01-05T00:44:00Z">
              <w:r w:rsidR="00B75F00" w:rsidRPr="00CA16D1">
                <w:rPr>
                  <w:rFonts w:ascii="Times New Roman" w:eastAsia="Times New Roman" w:hAnsi="Times New Roman" w:cs="Times New Roman"/>
                  <w:color w:val="000000" w:themeColor="text1"/>
                  <w:sz w:val="20"/>
                  <w:szCs w:val="20"/>
                </w:rPr>
                <w:t>Commercialization</w:t>
              </w:r>
            </w:ins>
            <w:r w:rsidRPr="00CA16D1">
              <w:rPr>
                <w:rFonts w:ascii="Times New Roman" w:eastAsia="Times New Roman" w:hAnsi="Times New Roman" w:cs="Times New Roman"/>
                <w:color w:val="000000" w:themeColor="text1"/>
                <w:sz w:val="20"/>
                <w:szCs w:val="20"/>
              </w:rPr>
              <w:t xml:space="preserve"> and industry/labor organizations liaison partner</w:t>
            </w:r>
          </w:p>
        </w:tc>
        <w:tc>
          <w:tcPr>
            <w:tcW w:w="6555" w:type="dxa"/>
            <w:tcMar>
              <w:left w:w="105" w:type="dxa"/>
              <w:right w:w="105" w:type="dxa"/>
            </w:tcMar>
          </w:tcPr>
          <w:p w14:paraId="681BD4DB" w14:textId="77777777" w:rsidR="00EC4C89" w:rsidRPr="00CA16D1" w:rsidRDefault="00EC4C89" w:rsidP="00212AB1">
            <w:pPr>
              <w:ind w:hanging="24"/>
              <w:jc w:val="both"/>
              <w:rPr>
                <w:rFonts w:ascii="Times New Roman" w:eastAsia="Times New Roman" w:hAnsi="Times New Roman" w:cs="Times New Roman"/>
                <w:sz w:val="20"/>
                <w:szCs w:val="20"/>
              </w:rPr>
            </w:pPr>
            <w:r w:rsidRPr="00CA16D1">
              <w:rPr>
                <w:rFonts w:ascii="Times New Roman" w:eastAsia="Times New Roman" w:hAnsi="Times New Roman" w:cs="Times New Roman"/>
                <w:color w:val="000000" w:themeColor="text1"/>
                <w:sz w:val="20"/>
                <w:szCs w:val="20"/>
              </w:rPr>
              <w:t xml:space="preserve">CMC will lead efforts to commercialize new technologies. It will provide testing, deployment, and </w:t>
            </w:r>
            <w:r w:rsidRPr="00CA16D1">
              <w:rPr>
                <w:rFonts w:ascii="Times New Roman" w:eastAsia="Times New Roman" w:hAnsi="Times New Roman" w:cs="Times New Roman"/>
                <w:sz w:val="20"/>
                <w:szCs w:val="20"/>
              </w:rPr>
              <w:t xml:space="preserve">pilot manufacturing </w:t>
            </w:r>
            <w:r w:rsidRPr="00CA16D1">
              <w:rPr>
                <w:rFonts w:ascii="Times New Roman" w:eastAsia="Times New Roman" w:hAnsi="Times New Roman" w:cs="Times New Roman"/>
                <w:color w:val="000000" w:themeColor="text1"/>
                <w:sz w:val="20"/>
                <w:szCs w:val="20"/>
              </w:rPr>
              <w:t xml:space="preserve">facilities, complementing the UCB </w:t>
            </w:r>
            <w:r w:rsidRPr="00CA16D1">
              <w:rPr>
                <w:rFonts w:ascii="Times New Roman" w:eastAsia="Times New Roman" w:hAnsi="Times New Roman" w:cs="Times New Roman"/>
                <w:sz w:val="20"/>
                <w:szCs w:val="20"/>
              </w:rPr>
              <w:t>lower-TRL</w:t>
            </w:r>
            <w:r w:rsidRPr="00CA16D1">
              <w:rPr>
                <w:rFonts w:ascii="Times New Roman" w:eastAsia="Times New Roman" w:hAnsi="Times New Roman" w:cs="Times New Roman"/>
                <w:color w:val="000000" w:themeColor="text1"/>
                <w:sz w:val="20"/>
                <w:szCs w:val="20"/>
              </w:rPr>
              <w:t xml:space="preserve"> R&amp;D facility and helping early-stage companies bring products to market. CMC will coordinate industry and labor partnerships, ensuring that the Engine’s innovations meet market needs, attract private investment, and further the skilled labor pool supporting the just energy transition. Current partnerships at the CMC include a</w:t>
            </w:r>
            <w:r w:rsidRPr="00CA16D1">
              <w:rPr>
                <w:rFonts w:ascii="Times New Roman" w:eastAsia="Times New Roman" w:hAnsi="Times New Roman" w:cs="Times New Roman"/>
                <w:sz w:val="20"/>
                <w:szCs w:val="20"/>
              </w:rPr>
              <w:t xml:space="preserve">n introduction to EV battery manufacturing course with the United Auto Workers’ Center for Manufacturing a Green Economy and a partnership with local utilities and </w:t>
            </w:r>
            <w:proofErr w:type="spellStart"/>
            <w:r w:rsidRPr="00CA16D1">
              <w:rPr>
                <w:rFonts w:ascii="Times New Roman" w:eastAsia="Times New Roman" w:hAnsi="Times New Roman" w:cs="Times New Roman"/>
                <w:sz w:val="20"/>
                <w:szCs w:val="20"/>
              </w:rPr>
              <w:t>ChargerHelp</w:t>
            </w:r>
            <w:proofErr w:type="spellEnd"/>
            <w:r w:rsidRPr="00CA16D1">
              <w:rPr>
                <w:rFonts w:ascii="Times New Roman" w:eastAsia="Times New Roman" w:hAnsi="Times New Roman" w:cs="Times New Roman"/>
                <w:sz w:val="20"/>
                <w:szCs w:val="20"/>
              </w:rPr>
              <w:t xml:space="preserve"> to put on an EVSE maintenance technician training.</w:t>
            </w:r>
            <w:r>
              <w:rPr>
                <w:rFonts w:ascii="Times New Roman" w:eastAsia="Times New Roman" w:hAnsi="Times New Roman" w:cs="Times New Roman"/>
                <w:sz w:val="20"/>
                <w:szCs w:val="20"/>
              </w:rPr>
              <w:t xml:space="preserve"> This training would feed local IBEW apprentice programs.</w:t>
            </w:r>
          </w:p>
        </w:tc>
      </w:tr>
      <w:tr w:rsidR="00EC4C89" w:rsidRPr="00CA16D1" w14:paraId="585FA657" w14:textId="77777777" w:rsidTr="00212AB1">
        <w:trPr>
          <w:trHeight w:val="300"/>
        </w:trPr>
        <w:tc>
          <w:tcPr>
            <w:tcW w:w="1335" w:type="dxa"/>
            <w:tcMar>
              <w:left w:w="105" w:type="dxa"/>
              <w:right w:w="105" w:type="dxa"/>
            </w:tcMar>
          </w:tcPr>
          <w:p w14:paraId="38CE7E14" w14:textId="77777777" w:rsidR="00EC4C89" w:rsidRDefault="00EC4C89" w:rsidP="00212AB1">
            <w:pPr>
              <w:rPr>
                <w:rFonts w:ascii="Times New Roman" w:eastAsia="Times New Roman" w:hAnsi="Times New Roman" w:cs="Times New Roman"/>
                <w:sz w:val="20"/>
                <w:szCs w:val="20"/>
                <w:highlight w:val="magenta"/>
              </w:rPr>
            </w:pPr>
            <w:r w:rsidRPr="001911A6">
              <w:rPr>
                <w:rFonts w:ascii="Times New Roman" w:eastAsia="Times New Roman" w:hAnsi="Times New Roman" w:cs="Times New Roman"/>
                <w:sz w:val="20"/>
                <w:szCs w:val="20"/>
                <w:highlight w:val="magenta"/>
              </w:rPr>
              <w:t xml:space="preserve">Lawrence Berkeley National Laboratory (LBNL) </w:t>
            </w:r>
          </w:p>
          <w:p w14:paraId="64C79EBA" w14:textId="77777777" w:rsidR="00EC4C89" w:rsidRDefault="00EC4C89" w:rsidP="00212AB1">
            <w:pPr>
              <w:rPr>
                <w:rFonts w:ascii="Times New Roman" w:eastAsia="Times New Roman" w:hAnsi="Times New Roman" w:cs="Times New Roman"/>
                <w:sz w:val="20"/>
                <w:szCs w:val="20"/>
                <w:highlight w:val="magenta"/>
              </w:rPr>
            </w:pPr>
            <w:r w:rsidRPr="00E11AB9">
              <w:rPr>
                <w:rFonts w:ascii="Times New Roman" w:eastAsia="Times New Roman" w:hAnsi="Times New Roman" w:cs="Times New Roman"/>
                <w:sz w:val="20"/>
                <w:szCs w:val="20"/>
                <w:highlight w:val="magenta"/>
              </w:rPr>
              <w:t xml:space="preserve">And </w:t>
            </w:r>
          </w:p>
          <w:p w14:paraId="59214120" w14:textId="77777777" w:rsidR="00EC4C89" w:rsidRPr="001911A6" w:rsidRDefault="00EC4C89" w:rsidP="00212AB1">
            <w:pPr>
              <w:rPr>
                <w:rFonts w:ascii="Times New Roman" w:eastAsia="Times New Roman" w:hAnsi="Times New Roman" w:cs="Times New Roman"/>
                <w:sz w:val="20"/>
                <w:szCs w:val="20"/>
                <w:highlight w:val="magenta"/>
              </w:rPr>
            </w:pPr>
            <w:r w:rsidRPr="001911A6">
              <w:rPr>
                <w:rFonts w:ascii="Times New Roman" w:eastAsia="Times New Roman" w:hAnsi="Times New Roman" w:cs="Times New Roman"/>
                <w:sz w:val="20"/>
                <w:szCs w:val="20"/>
                <w:highlight w:val="magenta"/>
              </w:rPr>
              <w:t>University of California, Berkeley (</w:t>
            </w:r>
            <w:commentRangeStart w:id="331"/>
            <w:r w:rsidRPr="00E11AB9">
              <w:rPr>
                <w:rFonts w:ascii="Times New Roman" w:eastAsia="Times New Roman" w:hAnsi="Times New Roman" w:cs="Times New Roman"/>
                <w:sz w:val="20"/>
                <w:szCs w:val="20"/>
                <w:highlight w:val="magenta"/>
              </w:rPr>
              <w:t>UC Berkeley</w:t>
            </w:r>
            <w:commentRangeEnd w:id="331"/>
            <w:r>
              <w:rPr>
                <w:rStyle w:val="CommentReference"/>
              </w:rPr>
              <w:commentReference w:id="331"/>
            </w:r>
            <w:r>
              <w:rPr>
                <w:rFonts w:ascii="Times New Roman" w:eastAsia="Times New Roman" w:hAnsi="Times New Roman" w:cs="Times New Roman"/>
                <w:sz w:val="20"/>
                <w:szCs w:val="20"/>
                <w:highlight w:val="magenta"/>
              </w:rPr>
              <w:t>)</w:t>
            </w:r>
          </w:p>
        </w:tc>
        <w:tc>
          <w:tcPr>
            <w:tcW w:w="1440" w:type="dxa"/>
            <w:tcMar>
              <w:left w:w="105" w:type="dxa"/>
              <w:right w:w="105" w:type="dxa"/>
            </w:tcMar>
          </w:tcPr>
          <w:p w14:paraId="6BCC569E" w14:textId="77777777" w:rsidR="00EC4C89" w:rsidRPr="00CA16D1" w:rsidRDefault="00EC4C89" w:rsidP="00212AB1">
            <w:pPr>
              <w:tabs>
                <w:tab w:val="left" w:pos="1485"/>
              </w:tabs>
              <w:ind w:hanging="24"/>
              <w:rPr>
                <w:rFonts w:ascii="Times New Roman" w:eastAsia="Times New Roman" w:hAnsi="Times New Roman" w:cs="Times New Roman"/>
                <w:sz w:val="20"/>
                <w:szCs w:val="20"/>
              </w:rPr>
            </w:pPr>
            <w:r w:rsidRPr="00CA16D1">
              <w:rPr>
                <w:rFonts w:ascii="Times New Roman" w:eastAsia="Times New Roman" w:hAnsi="Times New Roman" w:cs="Times New Roman"/>
                <w:sz w:val="20"/>
                <w:szCs w:val="20"/>
              </w:rPr>
              <w:t>Research/ technical support, industry partnership facilitator</w:t>
            </w:r>
          </w:p>
        </w:tc>
        <w:tc>
          <w:tcPr>
            <w:tcW w:w="6555" w:type="dxa"/>
            <w:tcMar>
              <w:left w:w="105" w:type="dxa"/>
              <w:right w:w="105" w:type="dxa"/>
            </w:tcMar>
          </w:tcPr>
          <w:p w14:paraId="1923DE1E" w14:textId="2F7541D0" w:rsidR="00EC4C89" w:rsidRDefault="00EC4C89" w:rsidP="00212AB1">
            <w:pPr>
              <w:ind w:hanging="24"/>
              <w:jc w:val="both"/>
              <w:rPr>
                <w:rFonts w:ascii="Times New Roman" w:eastAsia="Times New Roman" w:hAnsi="Times New Roman" w:cs="Times New Roman"/>
                <w:sz w:val="20"/>
                <w:szCs w:val="20"/>
              </w:rPr>
            </w:pPr>
            <w:r w:rsidRPr="00CA16D1">
              <w:rPr>
                <w:rFonts w:ascii="Times New Roman" w:eastAsia="Times New Roman" w:hAnsi="Times New Roman" w:cs="Times New Roman"/>
                <w:sz w:val="20"/>
                <w:szCs w:val="20"/>
              </w:rPr>
              <w:t xml:space="preserve">LBNL provides technical expertise in </w:t>
            </w:r>
            <w:del w:id="332" w:author="Shannon Boettcher" w:date="2025-01-04T11:55:00Z" w16du:dateUtc="2025-01-04T19:55:00Z">
              <w:r w:rsidRPr="00CA16D1" w:rsidDel="000004E5">
                <w:rPr>
                  <w:rFonts w:ascii="Times New Roman" w:eastAsia="Times New Roman" w:hAnsi="Times New Roman" w:cs="Times New Roman"/>
                  <w:sz w:val="20"/>
                  <w:szCs w:val="20"/>
                </w:rPr>
                <w:delText xml:space="preserve">clean </w:delText>
              </w:r>
            </w:del>
            <w:ins w:id="333" w:author="Shannon Boettcher" w:date="2025-01-04T11:55:00Z" w16du:dateUtc="2025-01-04T19:55:00Z">
              <w:r w:rsidR="000004E5">
                <w:rPr>
                  <w:rFonts w:ascii="Times New Roman" w:eastAsia="Times New Roman" w:hAnsi="Times New Roman" w:cs="Times New Roman"/>
                  <w:sz w:val="20"/>
                  <w:szCs w:val="20"/>
                </w:rPr>
                <w:t>next-generation</w:t>
              </w:r>
              <w:r w:rsidR="000004E5" w:rsidRPr="00CA16D1">
                <w:rPr>
                  <w:rFonts w:ascii="Times New Roman" w:eastAsia="Times New Roman" w:hAnsi="Times New Roman" w:cs="Times New Roman"/>
                  <w:sz w:val="20"/>
                  <w:szCs w:val="20"/>
                </w:rPr>
                <w:t xml:space="preserve"> </w:t>
              </w:r>
            </w:ins>
            <w:proofErr w:type="gramStart"/>
            <w:r w:rsidRPr="00CA16D1">
              <w:rPr>
                <w:rFonts w:ascii="Times New Roman" w:eastAsia="Times New Roman" w:hAnsi="Times New Roman" w:cs="Times New Roman"/>
                <w:sz w:val="20"/>
                <w:szCs w:val="20"/>
              </w:rPr>
              <w:t xml:space="preserve">energy </w:t>
            </w:r>
            <w:ins w:id="334" w:author="Shannon Boettcher" w:date="2025-01-04T11:55:00Z" w16du:dateUtc="2025-01-04T19:55:00Z">
              <w:r w:rsidR="000004E5">
                <w:rPr>
                  <w:rFonts w:ascii="Times New Roman" w:eastAsia="Times New Roman" w:hAnsi="Times New Roman" w:cs="Times New Roman"/>
                  <w:sz w:val="20"/>
                  <w:szCs w:val="20"/>
                </w:rPr>
                <w:t xml:space="preserve"> and</w:t>
              </w:r>
              <w:proofErr w:type="gramEnd"/>
              <w:r w:rsidR="000004E5">
                <w:rPr>
                  <w:rFonts w:ascii="Times New Roman" w:eastAsia="Times New Roman" w:hAnsi="Times New Roman" w:cs="Times New Roman"/>
                  <w:sz w:val="20"/>
                  <w:szCs w:val="20"/>
                </w:rPr>
                <w:t xml:space="preserve"> electrochemical </w:t>
              </w:r>
            </w:ins>
            <w:r w:rsidRPr="00CA16D1">
              <w:rPr>
                <w:rFonts w:ascii="Times New Roman" w:eastAsia="Times New Roman" w:hAnsi="Times New Roman" w:cs="Times New Roman"/>
                <w:sz w:val="20"/>
                <w:szCs w:val="20"/>
              </w:rPr>
              <w:t>technologies, supporting R&amp;D efforts across the project. It will help develop and test new materials and processes for battery and next-gen electrochemical technologies. LBNL will provide guidance on best practices for technology deployment and commercialization</w:t>
            </w:r>
            <w:ins w:id="335" w:author="Shannon Boettcher" w:date="2025-01-04T11:55:00Z" w16du:dateUtc="2025-01-04T19:55:00Z">
              <w:r w:rsidR="000004E5">
                <w:rPr>
                  <w:rFonts w:ascii="Times New Roman" w:eastAsia="Times New Roman" w:hAnsi="Times New Roman" w:cs="Times New Roman"/>
                  <w:sz w:val="20"/>
                  <w:szCs w:val="20"/>
                </w:rPr>
                <w:t>, including technoeconomic analyses.</w:t>
              </w:r>
            </w:ins>
            <w:del w:id="336" w:author="Shannon Boettcher" w:date="2025-01-04T11:55:00Z" w16du:dateUtc="2025-01-04T19:55:00Z">
              <w:r w:rsidRPr="00CA16D1" w:rsidDel="000004E5">
                <w:rPr>
                  <w:rFonts w:ascii="Times New Roman" w:eastAsia="Times New Roman" w:hAnsi="Times New Roman" w:cs="Times New Roman"/>
                  <w:sz w:val="20"/>
                  <w:szCs w:val="20"/>
                </w:rPr>
                <w:delText>.</w:delText>
              </w:r>
            </w:del>
          </w:p>
          <w:p w14:paraId="100CDBF9" w14:textId="5F48AEA2" w:rsidR="00EC4C89" w:rsidRPr="00CA16D1" w:rsidRDefault="00EC4C89" w:rsidP="00212AB1">
            <w:pPr>
              <w:ind w:hanging="24"/>
              <w:jc w:val="both"/>
              <w:rPr>
                <w:rFonts w:ascii="Times New Roman" w:eastAsia="Times New Roman" w:hAnsi="Times New Roman" w:cs="Times New Roman"/>
                <w:sz w:val="20"/>
                <w:szCs w:val="20"/>
              </w:rPr>
            </w:pPr>
            <w:r w:rsidRPr="00E11AB9">
              <w:rPr>
                <w:rFonts w:ascii="Times New Roman" w:eastAsia="Times New Roman" w:hAnsi="Times New Roman" w:cs="Times New Roman"/>
                <w:sz w:val="20"/>
                <w:szCs w:val="20"/>
              </w:rPr>
              <w:t>UCB will contribute advanced research capabilities, particularly in next-gen low TRL</w:t>
            </w:r>
            <w:del w:id="337" w:author="Shannon Boettcher" w:date="2025-01-04T11:55:00Z" w16du:dateUtc="2025-01-04T19:55:00Z">
              <w:r w:rsidRPr="00E11AB9" w:rsidDel="000004E5">
                <w:rPr>
                  <w:rFonts w:ascii="Times New Roman" w:eastAsia="Times New Roman" w:hAnsi="Times New Roman" w:cs="Times New Roman"/>
                  <w:sz w:val="20"/>
                  <w:szCs w:val="20"/>
                </w:rPr>
                <w:delText xml:space="preserve"> e</w:delText>
              </w:r>
            </w:del>
            <w:ins w:id="338" w:author="Shannon Boettcher" w:date="2025-01-04T11:55:00Z" w16du:dateUtc="2025-01-04T19:55:00Z">
              <w:r w:rsidR="000004E5">
                <w:rPr>
                  <w:rFonts w:ascii="Times New Roman" w:eastAsia="Times New Roman" w:hAnsi="Times New Roman" w:cs="Times New Roman"/>
                  <w:sz w:val="20"/>
                  <w:szCs w:val="20"/>
                </w:rPr>
                <w:t xml:space="preserve"> </w:t>
              </w:r>
            </w:ins>
            <w:del w:id="339" w:author="Shannon Boettcher" w:date="2025-01-04T11:56:00Z" w16du:dateUtc="2025-01-04T19:56:00Z">
              <w:r w:rsidRPr="00E11AB9" w:rsidDel="000004E5">
                <w:rPr>
                  <w:rFonts w:ascii="Times New Roman" w:eastAsia="Times New Roman" w:hAnsi="Times New Roman" w:cs="Times New Roman"/>
                  <w:sz w:val="20"/>
                  <w:szCs w:val="20"/>
                </w:rPr>
                <w:delText>lectrochemistry</w:delText>
              </w:r>
            </w:del>
            <w:ins w:id="340" w:author="Shannon Boettcher" w:date="2025-01-04T11:56:00Z" w16du:dateUtc="2025-01-04T19:56:00Z">
              <w:r w:rsidR="000004E5" w:rsidRPr="00E11AB9">
                <w:rPr>
                  <w:rFonts w:ascii="Times New Roman" w:eastAsia="Times New Roman" w:hAnsi="Times New Roman" w:cs="Times New Roman"/>
                  <w:sz w:val="20"/>
                  <w:szCs w:val="20"/>
                </w:rPr>
                <w:t>electrochemistry</w:t>
              </w:r>
            </w:ins>
            <w:r w:rsidRPr="00E11AB9">
              <w:rPr>
                <w:rFonts w:ascii="Times New Roman" w:eastAsia="Times New Roman" w:hAnsi="Times New Roman" w:cs="Times New Roman"/>
                <w:sz w:val="20"/>
                <w:szCs w:val="20"/>
              </w:rPr>
              <w:t xml:space="preserve"> technology. UCB will launch an open-access shared facility for electrochemical device prototyping and testing. UCB will ensure that innovations effectively transition from research to practical applications by mentoring startups and early-stage companies involved in the project and connecting them with capital investment. UCB will launch a new R&amp;D workforce training program in electrochemical technology.</w:t>
            </w:r>
          </w:p>
        </w:tc>
      </w:tr>
    </w:tbl>
    <w:p w14:paraId="5E32EC4B" w14:textId="18B06F7E" w:rsidR="004D4007" w:rsidRDefault="004D4007" w:rsidP="004D4007">
      <w:pPr>
        <w:spacing w:before="240" w:after="120"/>
        <w:jc w:val="both"/>
        <w:rPr>
          <w:rFonts w:ascii="Times New Roman" w:eastAsia="Calibri" w:hAnsi="Times New Roman" w:cs="Times New Roman"/>
          <w:kern w:val="0"/>
          <w:sz w:val="22"/>
          <w:szCs w:val="22"/>
          <w14:ligatures w14:val="none"/>
        </w:rPr>
      </w:pPr>
      <w:r w:rsidRPr="004D4007">
        <w:rPr>
          <w:rFonts w:ascii="Times New Roman" w:eastAsia="Calibri" w:hAnsi="Times New Roman" w:cs="Times New Roman"/>
          <w:b/>
          <w:bCs/>
          <w:kern w:val="0"/>
          <w:sz w:val="22"/>
          <w:szCs w:val="22"/>
          <w:u w:val="single"/>
          <w14:ligatures w14:val="none"/>
        </w:rPr>
        <w:t>Key Personnel:</w:t>
      </w:r>
      <w:r w:rsidRPr="004D4007">
        <w:rPr>
          <w:rFonts w:ascii="Times New Roman" w:eastAsia="Calibri" w:hAnsi="Times New Roman" w:cs="Times New Roman"/>
          <w:kern w:val="0"/>
          <w:sz w:val="22"/>
          <w:szCs w:val="22"/>
          <w14:ligatures w14:val="none"/>
        </w:rPr>
        <w:t xml:space="preserve"> </w:t>
      </w:r>
      <w:r w:rsidRPr="00EC3B14">
        <w:rPr>
          <w:rFonts w:ascii="Times New Roman" w:eastAsia="Calibri" w:hAnsi="Times New Roman" w:cs="Times New Roman"/>
          <w:kern w:val="0"/>
          <w:sz w:val="22"/>
          <w:szCs w:val="22"/>
          <w:highlight w:val="yellow"/>
          <w14:ligatures w14:val="none"/>
        </w:rPr>
        <w:t xml:space="preserve">Key executive </w:t>
      </w:r>
      <w:commentRangeStart w:id="341"/>
      <w:commentRangeStart w:id="342"/>
      <w:r w:rsidRPr="00EC3B14">
        <w:rPr>
          <w:rFonts w:ascii="Times New Roman" w:eastAsia="Calibri" w:hAnsi="Times New Roman" w:cs="Times New Roman"/>
          <w:kern w:val="0"/>
          <w:sz w:val="22"/>
          <w:szCs w:val="22"/>
          <w:highlight w:val="yellow"/>
          <w14:ligatures w14:val="none"/>
        </w:rPr>
        <w:t>positions</w:t>
      </w:r>
      <w:commentRangeEnd w:id="341"/>
      <w:r>
        <w:rPr>
          <w:rStyle w:val="CommentReference"/>
          <w:rFonts w:ascii="Calibri" w:eastAsia="Calibri" w:hAnsi="Calibri" w:cs="Calibri"/>
          <w:kern w:val="0"/>
          <w14:ligatures w14:val="none"/>
        </w:rPr>
        <w:commentReference w:id="341"/>
      </w:r>
      <w:commentRangeEnd w:id="342"/>
      <w:r>
        <w:rPr>
          <w:rStyle w:val="CommentReference"/>
          <w:rFonts w:ascii="Calibri" w:eastAsia="Calibri" w:hAnsi="Calibri" w:cs="Calibri"/>
          <w:kern w:val="0"/>
          <w14:ligatures w14:val="none"/>
        </w:rPr>
        <w:commentReference w:id="342"/>
      </w:r>
      <w:r w:rsidRPr="00EC3B14">
        <w:rPr>
          <w:rFonts w:ascii="Times New Roman" w:eastAsia="Calibri" w:hAnsi="Times New Roman" w:cs="Times New Roman"/>
          <w:kern w:val="0"/>
          <w:sz w:val="22"/>
          <w:szCs w:val="22"/>
          <w:highlight w:val="yellow"/>
          <w14:ligatures w14:val="none"/>
        </w:rPr>
        <w:t xml:space="preserve"> include</w:t>
      </w:r>
      <w:r w:rsidRPr="00EC3B14">
        <w:rPr>
          <w:rFonts w:ascii="Times New Roman" w:eastAsia="Calibri" w:hAnsi="Times New Roman" w:cs="Times New Roman"/>
          <w:kern w:val="0"/>
          <w:sz w:val="22"/>
          <w:szCs w:val="22"/>
          <w14:ligatures w14:val="none"/>
        </w:rPr>
        <w:t xml:space="preserve"> </w:t>
      </w:r>
      <w:ins w:id="343" w:author="Shannon Boettcher" w:date="2025-01-04T12:11:00Z" w16du:dateUtc="2025-01-04T20:11:00Z">
        <w:r w:rsidR="00E613A2">
          <w:rPr>
            <w:rFonts w:ascii="Times New Roman" w:eastAsia="Calibri" w:hAnsi="Times New Roman" w:cs="Times New Roman"/>
            <w:kern w:val="0"/>
            <w:sz w:val="22"/>
            <w:szCs w:val="22"/>
            <w14:ligatures w14:val="none"/>
          </w:rPr>
          <w:t xml:space="preserve">(Table 2) </w:t>
        </w:r>
      </w:ins>
      <w:r w:rsidRPr="00EC3B14">
        <w:rPr>
          <w:rFonts w:ascii="Times New Roman" w:eastAsia="Calibri" w:hAnsi="Times New Roman" w:cs="Times New Roman"/>
          <w:kern w:val="0"/>
          <w:sz w:val="22"/>
          <w:szCs w:val="22"/>
          <w14:ligatures w14:val="none"/>
        </w:rPr>
        <w:t>Michelle Willard (</w:t>
      </w:r>
      <w:r>
        <w:rPr>
          <w:rFonts w:ascii="Times New Roman" w:eastAsia="Calibri" w:hAnsi="Times New Roman" w:cs="Times New Roman"/>
          <w:kern w:val="0"/>
          <w:sz w:val="22"/>
          <w:szCs w:val="22"/>
          <w14:ligatures w14:val="none"/>
        </w:rPr>
        <w:t>CSUS</w:t>
      </w:r>
      <w:r w:rsidRPr="00EC3B14">
        <w:rPr>
          <w:rFonts w:ascii="Times New Roman" w:eastAsia="Calibri" w:hAnsi="Times New Roman" w:cs="Times New Roman"/>
          <w:kern w:val="0"/>
          <w:sz w:val="22"/>
          <w:szCs w:val="22"/>
          <w14:ligatures w14:val="none"/>
        </w:rPr>
        <w:t>) as Principal Investigator and Engine CEO, providing overall leadership; Orville Thomas (CMC) as Project Director, managing day-to-day operations and Community Engagement Director, overseeing outreach activities; Shannon Boettcher (</w:t>
      </w:r>
      <w:r>
        <w:rPr>
          <w:rFonts w:ascii="Times New Roman" w:eastAsia="Calibri" w:hAnsi="Times New Roman" w:cs="Times New Roman"/>
          <w:kern w:val="0"/>
          <w:sz w:val="22"/>
          <w:szCs w:val="22"/>
          <w14:ligatures w14:val="none"/>
        </w:rPr>
        <w:t>LBNL/</w:t>
      </w:r>
      <w:r w:rsidRPr="00EC3B14">
        <w:rPr>
          <w:rFonts w:ascii="Times New Roman" w:eastAsia="Calibri" w:hAnsi="Times New Roman" w:cs="Times New Roman"/>
          <w:kern w:val="0"/>
          <w:sz w:val="22"/>
          <w:szCs w:val="22"/>
          <w14:ligatures w14:val="none"/>
        </w:rPr>
        <w:t xml:space="preserve">UCB) as Research Director, overseeing </w:t>
      </w:r>
      <w:del w:id="344" w:author="Shannon Boettcher" w:date="2025-01-04T12:02:00Z" w16du:dateUtc="2025-01-04T20:02:00Z">
        <w:r w:rsidRPr="00EC3B14" w:rsidDel="002B2EB9">
          <w:rPr>
            <w:rFonts w:ascii="Times New Roman" w:eastAsia="Calibri" w:hAnsi="Times New Roman" w:cs="Times New Roman"/>
            <w:kern w:val="0"/>
            <w:sz w:val="22"/>
            <w:szCs w:val="22"/>
            <w14:ligatures w14:val="none"/>
          </w:rPr>
          <w:delText>research activities</w:delText>
        </w:r>
      </w:del>
      <w:ins w:id="345" w:author="Shannon Boettcher" w:date="2025-01-04T12:02:00Z" w16du:dateUtc="2025-01-04T20:02:00Z">
        <w:r w:rsidR="002B2EB9">
          <w:rPr>
            <w:rFonts w:ascii="Times New Roman" w:eastAsia="Calibri" w:hAnsi="Times New Roman" w:cs="Times New Roman"/>
            <w:kern w:val="0"/>
            <w:sz w:val="22"/>
            <w:szCs w:val="22"/>
            <w14:ligatures w14:val="none"/>
          </w:rPr>
          <w:t xml:space="preserve">electrochemical R&amp;D programs </w:t>
        </w:r>
        <w:r w:rsidR="00A3143A">
          <w:rPr>
            <w:rFonts w:ascii="Times New Roman" w:eastAsia="Calibri" w:hAnsi="Times New Roman" w:cs="Times New Roman"/>
            <w:kern w:val="0"/>
            <w:sz w:val="22"/>
            <w:szCs w:val="22"/>
            <w14:ligatures w14:val="none"/>
          </w:rPr>
          <w:t>that  bridge basic</w:t>
        </w:r>
      </w:ins>
      <w:ins w:id="346" w:author="Shannon Boettcher" w:date="2025-01-04T12:03:00Z" w16du:dateUtc="2025-01-04T20:03:00Z">
        <w:r w:rsidR="00A3143A">
          <w:rPr>
            <w:rFonts w:ascii="Times New Roman" w:eastAsia="Calibri" w:hAnsi="Times New Roman" w:cs="Times New Roman"/>
            <w:kern w:val="0"/>
            <w:sz w:val="22"/>
            <w:szCs w:val="22"/>
            <w14:ligatures w14:val="none"/>
          </w:rPr>
          <w:t xml:space="preserve"> science discoveries at LBNL/UCB to the innovation Engine in the Central Valley</w:t>
        </w:r>
      </w:ins>
      <w:r w:rsidRPr="00EC3B14">
        <w:rPr>
          <w:rFonts w:ascii="Times New Roman" w:eastAsia="Calibri" w:hAnsi="Times New Roman" w:cs="Times New Roman"/>
          <w:kern w:val="0"/>
          <w:sz w:val="22"/>
          <w:szCs w:val="22"/>
          <w14:ligatures w14:val="none"/>
        </w:rPr>
        <w:t xml:space="preserve">; Jane Dong (CSUB) as Workforce Development Director, leading training and education programs; and Shannon Boettcher and Orville Thomas will serve as Commercialization and Innovation Co-Directors, </w:t>
      </w:r>
      <w:r w:rsidRPr="00EC3B14">
        <w:rPr>
          <w:rFonts w:ascii="Times New Roman" w:eastAsia="Calibri" w:hAnsi="Times New Roman" w:cs="Times New Roman"/>
          <w:kern w:val="0"/>
          <w:sz w:val="22"/>
          <w:szCs w:val="22"/>
          <w14:ligatures w14:val="none"/>
        </w:rPr>
        <w:lastRenderedPageBreak/>
        <w:t>managing the transition of technologies to market.</w:t>
      </w:r>
      <w:r>
        <w:rPr>
          <w:rFonts w:ascii="Times New Roman" w:eastAsia="Calibri" w:hAnsi="Times New Roman" w:cs="Times New Roman"/>
          <w:kern w:val="0"/>
          <w:sz w:val="22"/>
          <w:szCs w:val="22"/>
          <w14:ligatures w14:val="none"/>
        </w:rPr>
        <w:t xml:space="preserve"> </w:t>
      </w:r>
      <w:del w:id="347" w:author="Shannon Boettcher" w:date="2025-01-04T12:11:00Z" w16du:dateUtc="2025-01-04T20:11:00Z">
        <w:r w:rsidDel="00E613A2">
          <w:rPr>
            <w:rFonts w:ascii="Times New Roman" w:eastAsia="Calibri" w:hAnsi="Times New Roman" w:cs="Times New Roman"/>
            <w:kern w:val="0"/>
            <w:sz w:val="22"/>
            <w:szCs w:val="22"/>
            <w14:ligatures w14:val="none"/>
          </w:rPr>
          <w:delText xml:space="preserve">The key personnel </w:delText>
        </w:r>
        <w:r w:rsidR="004E1770" w:rsidDel="00E613A2">
          <w:rPr>
            <w:rFonts w:ascii="Times New Roman" w:eastAsia="Calibri" w:hAnsi="Times New Roman" w:cs="Times New Roman"/>
            <w:kern w:val="0"/>
            <w:sz w:val="22"/>
            <w:szCs w:val="22"/>
            <w14:ligatures w14:val="none"/>
          </w:rPr>
          <w:delText>are</w:delText>
        </w:r>
        <w:r w:rsidDel="00E613A2">
          <w:rPr>
            <w:rFonts w:ascii="Times New Roman" w:eastAsia="Calibri" w:hAnsi="Times New Roman" w:cs="Times New Roman"/>
            <w:kern w:val="0"/>
            <w:sz w:val="22"/>
            <w:szCs w:val="22"/>
            <w14:ligatures w14:val="none"/>
          </w:rPr>
          <w:delText xml:space="preserve"> </w:delText>
        </w:r>
        <w:r w:rsidDel="00B62134">
          <w:rPr>
            <w:rFonts w:ascii="Times New Roman" w:eastAsia="Calibri" w:hAnsi="Times New Roman" w:cs="Times New Roman"/>
            <w:kern w:val="0"/>
            <w:sz w:val="22"/>
            <w:szCs w:val="22"/>
            <w14:ligatures w14:val="none"/>
          </w:rPr>
          <w:delText xml:space="preserve">succinctly </w:delText>
        </w:r>
        <w:r w:rsidDel="00E613A2">
          <w:rPr>
            <w:rFonts w:ascii="Times New Roman" w:eastAsia="Calibri" w:hAnsi="Times New Roman" w:cs="Times New Roman"/>
            <w:kern w:val="0"/>
            <w:sz w:val="22"/>
            <w:szCs w:val="22"/>
            <w14:ligatures w14:val="none"/>
          </w:rPr>
          <w:delText xml:space="preserve">summarized in Table 2. </w:delText>
        </w:r>
      </w:del>
    </w:p>
    <w:p w14:paraId="629FDD6C" w14:textId="77777777" w:rsidR="004D4007" w:rsidRPr="00EC3B14" w:rsidRDefault="004D4007" w:rsidP="004D4007">
      <w:pPr>
        <w:jc w:val="center"/>
        <w:rPr>
          <w:rFonts w:ascii="Times New Roman" w:eastAsia="Calibri" w:hAnsi="Times New Roman" w:cs="Times New Roman"/>
          <w:b/>
          <w:bCs/>
          <w:kern w:val="0"/>
          <w:sz w:val="22"/>
          <w:szCs w:val="22"/>
          <w14:ligatures w14:val="none"/>
        </w:rPr>
      </w:pPr>
      <w:r w:rsidRPr="00845CF9">
        <w:rPr>
          <w:rFonts w:ascii="Times New Roman" w:eastAsia="Calibri" w:hAnsi="Times New Roman" w:cs="Times New Roman"/>
          <w:b/>
          <w:bCs/>
          <w:kern w:val="0"/>
          <w:sz w:val="22"/>
          <w:szCs w:val="22"/>
          <w14:ligatures w14:val="none"/>
        </w:rPr>
        <w:t>Table 2: Key Personnel</w:t>
      </w:r>
    </w:p>
    <w:tbl>
      <w:tblPr>
        <w:tblW w:w="933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620" w:firstRow="1" w:lastRow="0" w:firstColumn="0" w:lastColumn="0" w:noHBand="1" w:noVBand="1"/>
      </w:tblPr>
      <w:tblGrid>
        <w:gridCol w:w="1975"/>
        <w:gridCol w:w="2970"/>
        <w:gridCol w:w="4393"/>
      </w:tblGrid>
      <w:tr w:rsidR="004D4007" w:rsidRPr="001807AE" w14:paraId="03319696" w14:textId="77777777" w:rsidTr="00212AB1">
        <w:trPr>
          <w:trHeight w:val="19"/>
          <w:tblHeader/>
        </w:trPr>
        <w:tc>
          <w:tcPr>
            <w:tcW w:w="1975" w:type="dxa"/>
            <w:shd w:val="clear" w:color="auto" w:fill="D1D1D1" w:themeFill="background2" w:themeFillShade="E6"/>
          </w:tcPr>
          <w:p w14:paraId="29FE72D2" w14:textId="77777777" w:rsidR="004D4007" w:rsidRPr="001807AE" w:rsidRDefault="004D4007" w:rsidP="00212AB1">
            <w:pPr>
              <w:pBdr>
                <w:top w:val="nil"/>
                <w:left w:val="nil"/>
                <w:bottom w:val="nil"/>
                <w:right w:val="nil"/>
                <w:between w:val="nil"/>
              </w:pBdr>
              <w:rPr>
                <w:rFonts w:ascii="Times New Roman" w:eastAsia="Calibri" w:hAnsi="Times New Roman" w:cs="Times New Roman"/>
                <w:b/>
                <w:i/>
                <w:color w:val="0F4661"/>
                <w:kern w:val="0"/>
                <w:sz w:val="20"/>
                <w:szCs w:val="20"/>
                <w14:ligatures w14:val="none"/>
              </w:rPr>
            </w:pPr>
            <w:commentRangeStart w:id="348"/>
            <w:r w:rsidRPr="001807AE">
              <w:rPr>
                <w:rFonts w:ascii="Times New Roman" w:eastAsia="Calibri" w:hAnsi="Times New Roman" w:cs="Times New Roman"/>
                <w:b/>
                <w:color w:val="0F4661"/>
                <w:kern w:val="0"/>
                <w:sz w:val="20"/>
                <w:szCs w:val="20"/>
                <w14:ligatures w14:val="none"/>
              </w:rPr>
              <w:t>K</w:t>
            </w:r>
            <w:commentRangeEnd w:id="348"/>
            <w:r w:rsidR="00660912">
              <w:rPr>
                <w:rStyle w:val="CommentReference"/>
                <w:rFonts w:ascii="Calibri" w:eastAsia="Calibri" w:hAnsi="Calibri" w:cs="Calibri"/>
                <w:kern w:val="0"/>
                <w14:ligatures w14:val="none"/>
              </w:rPr>
              <w:commentReference w:id="348"/>
            </w:r>
            <w:r w:rsidRPr="001807AE">
              <w:rPr>
                <w:rFonts w:ascii="Times New Roman" w:eastAsia="Calibri" w:hAnsi="Times New Roman" w:cs="Times New Roman"/>
                <w:b/>
                <w:color w:val="0F4661"/>
                <w:kern w:val="0"/>
                <w:sz w:val="20"/>
                <w:szCs w:val="20"/>
                <w14:ligatures w14:val="none"/>
              </w:rPr>
              <w:t>ey Personnel</w:t>
            </w:r>
          </w:p>
        </w:tc>
        <w:tc>
          <w:tcPr>
            <w:tcW w:w="2970" w:type="dxa"/>
            <w:shd w:val="clear" w:color="auto" w:fill="D1D1D1" w:themeFill="background2" w:themeFillShade="E6"/>
          </w:tcPr>
          <w:p w14:paraId="21879C10" w14:textId="77777777" w:rsidR="004D4007" w:rsidRPr="001807AE" w:rsidRDefault="004D4007" w:rsidP="00212AB1">
            <w:pPr>
              <w:pBdr>
                <w:top w:val="nil"/>
                <w:left w:val="nil"/>
                <w:bottom w:val="nil"/>
                <w:right w:val="nil"/>
                <w:between w:val="nil"/>
              </w:pBdr>
              <w:shd w:val="clear" w:color="auto" w:fill="D1D1D1" w:themeFill="background2" w:themeFillShade="E6"/>
              <w:tabs>
                <w:tab w:val="left" w:pos="576"/>
              </w:tabs>
              <w:rPr>
                <w:rFonts w:ascii="Times New Roman" w:eastAsia="Calibri" w:hAnsi="Times New Roman" w:cs="Times New Roman"/>
                <w:b/>
                <w:color w:val="0F4661"/>
                <w:kern w:val="0"/>
                <w:sz w:val="20"/>
                <w:szCs w:val="20"/>
                <w14:ligatures w14:val="none"/>
              </w:rPr>
            </w:pPr>
            <w:r>
              <w:rPr>
                <w:rFonts w:ascii="Times New Roman" w:eastAsia="Calibri" w:hAnsi="Times New Roman" w:cs="Times New Roman"/>
                <w:b/>
                <w:color w:val="0F4661"/>
                <w:kern w:val="0"/>
                <w:sz w:val="20"/>
                <w:szCs w:val="20"/>
                <w14:ligatures w14:val="none"/>
              </w:rPr>
              <w:t>Role(s)</w:t>
            </w:r>
          </w:p>
        </w:tc>
        <w:tc>
          <w:tcPr>
            <w:tcW w:w="4393" w:type="dxa"/>
            <w:shd w:val="clear" w:color="auto" w:fill="D1D1D1" w:themeFill="background2" w:themeFillShade="E6"/>
          </w:tcPr>
          <w:p w14:paraId="6A7AC702" w14:textId="77777777" w:rsidR="004D4007" w:rsidRPr="001807AE" w:rsidRDefault="004D4007" w:rsidP="00212AB1">
            <w:pPr>
              <w:pBdr>
                <w:top w:val="nil"/>
                <w:left w:val="nil"/>
                <w:bottom w:val="nil"/>
                <w:right w:val="nil"/>
                <w:between w:val="nil"/>
              </w:pBdr>
              <w:shd w:val="clear" w:color="auto" w:fill="D1D1D1" w:themeFill="background2" w:themeFillShade="E6"/>
              <w:rPr>
                <w:rFonts w:ascii="Times New Roman" w:eastAsia="Calibri" w:hAnsi="Times New Roman" w:cs="Times New Roman"/>
                <w:b/>
                <w:i/>
                <w:color w:val="0F4661"/>
                <w:kern w:val="0"/>
                <w:sz w:val="20"/>
                <w:szCs w:val="20"/>
                <w14:ligatures w14:val="none"/>
              </w:rPr>
            </w:pPr>
            <w:r w:rsidRPr="001807AE">
              <w:rPr>
                <w:rFonts w:ascii="Times New Roman" w:eastAsia="Calibri" w:hAnsi="Times New Roman" w:cs="Times New Roman"/>
                <w:b/>
                <w:color w:val="0F4661"/>
                <w:kern w:val="0"/>
                <w:sz w:val="20"/>
                <w:szCs w:val="20"/>
                <w14:ligatures w14:val="none"/>
              </w:rPr>
              <w:t>Experience and Qualifications</w:t>
            </w:r>
          </w:p>
        </w:tc>
      </w:tr>
      <w:tr w:rsidR="004D4007" w:rsidRPr="001807AE" w14:paraId="2AD0E9F6" w14:textId="77777777" w:rsidTr="00212AB1">
        <w:trPr>
          <w:trHeight w:val="19"/>
        </w:trPr>
        <w:tc>
          <w:tcPr>
            <w:tcW w:w="1975" w:type="dxa"/>
            <w:shd w:val="clear" w:color="auto" w:fill="auto"/>
          </w:tcPr>
          <w:p w14:paraId="206A9977" w14:textId="77777777" w:rsidR="004D4007" w:rsidRPr="001807AE" w:rsidRDefault="004D4007" w:rsidP="00212AB1">
            <w:pPr>
              <w:pBdr>
                <w:top w:val="nil"/>
                <w:left w:val="nil"/>
                <w:bottom w:val="nil"/>
                <w:right w:val="nil"/>
                <w:between w:val="nil"/>
              </w:pBdr>
              <w:rPr>
                <w:rFonts w:ascii="Times New Roman" w:eastAsia="Calibri" w:hAnsi="Times New Roman" w:cs="Times New Roman"/>
                <w:b/>
                <w:i/>
                <w:color w:val="000000"/>
                <w:kern w:val="0"/>
                <w:sz w:val="20"/>
                <w:szCs w:val="20"/>
                <w14:ligatures w14:val="none"/>
              </w:rPr>
            </w:pPr>
            <w:r w:rsidRPr="00845CF9">
              <w:rPr>
                <w:rFonts w:ascii="Times New Roman" w:eastAsia="Calibri" w:hAnsi="Times New Roman" w:cs="Times New Roman"/>
                <w:b/>
                <w:color w:val="000000"/>
                <w:kern w:val="0"/>
                <w:sz w:val="20"/>
                <w:szCs w:val="20"/>
                <w14:ligatures w14:val="none"/>
              </w:rPr>
              <w:t>Michelle Willard</w:t>
            </w:r>
          </w:p>
          <w:p w14:paraId="348E1AB6" w14:textId="77777777" w:rsidR="004D4007" w:rsidRPr="00DB2A59" w:rsidRDefault="004D4007" w:rsidP="00212AB1">
            <w:pPr>
              <w:pBdr>
                <w:top w:val="nil"/>
                <w:left w:val="nil"/>
                <w:bottom w:val="nil"/>
                <w:right w:val="nil"/>
                <w:between w:val="nil"/>
              </w:pBdr>
              <w:rPr>
                <w:rFonts w:ascii="Times New Roman" w:eastAsia="Calibri" w:hAnsi="Times New Roman" w:cs="Times New Roman"/>
                <w:i/>
                <w:iCs/>
                <w:color w:val="000000"/>
                <w:kern w:val="0"/>
                <w:sz w:val="20"/>
                <w:szCs w:val="20"/>
                <w14:ligatures w14:val="none"/>
              </w:rPr>
            </w:pPr>
            <w:r>
              <w:rPr>
                <w:rFonts w:ascii="Times New Roman" w:eastAsia="Times New Roman" w:hAnsi="Times New Roman" w:cs="Times New Roman"/>
                <w:i/>
                <w:iCs/>
                <w:sz w:val="20"/>
                <w:szCs w:val="20"/>
                <w:highlight w:val="green"/>
              </w:rPr>
              <w:t>CSUS</w:t>
            </w:r>
          </w:p>
        </w:tc>
        <w:tc>
          <w:tcPr>
            <w:tcW w:w="2970" w:type="dxa"/>
            <w:shd w:val="clear" w:color="auto" w:fill="auto"/>
          </w:tcPr>
          <w:p w14:paraId="4AA3969A" w14:textId="77777777" w:rsidR="004D4007" w:rsidRPr="00845CF9" w:rsidRDefault="004D4007" w:rsidP="00212AB1">
            <w:pPr>
              <w:pStyle w:val="ListParagraph"/>
              <w:numPr>
                <w:ilvl w:val="0"/>
                <w:numId w:val="6"/>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sidRPr="00845CF9">
              <w:rPr>
                <w:rFonts w:ascii="Times New Roman" w:eastAsia="Calibri" w:hAnsi="Times New Roman" w:cs="Times New Roman"/>
                <w:color w:val="000000"/>
                <w:kern w:val="0"/>
                <w:sz w:val="20"/>
                <w:szCs w:val="20"/>
                <w14:ligatures w14:val="none"/>
              </w:rPr>
              <w:t xml:space="preserve">Principal Investigator </w:t>
            </w:r>
          </w:p>
          <w:p w14:paraId="00D56DA9" w14:textId="77777777" w:rsidR="004D4007" w:rsidRPr="00845CF9" w:rsidRDefault="004D4007" w:rsidP="00212AB1">
            <w:pPr>
              <w:pStyle w:val="ListParagraph"/>
              <w:numPr>
                <w:ilvl w:val="0"/>
                <w:numId w:val="6"/>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sidRPr="00845CF9">
              <w:rPr>
                <w:rFonts w:ascii="Times New Roman" w:eastAsia="Calibri" w:hAnsi="Times New Roman" w:cs="Times New Roman"/>
                <w:color w:val="000000"/>
                <w:kern w:val="0"/>
                <w:sz w:val="20"/>
                <w:szCs w:val="20"/>
                <w14:ligatures w14:val="none"/>
              </w:rPr>
              <w:t>Engine CEO</w:t>
            </w:r>
          </w:p>
        </w:tc>
        <w:tc>
          <w:tcPr>
            <w:tcW w:w="4393" w:type="dxa"/>
            <w:shd w:val="clear" w:color="auto" w:fill="auto"/>
          </w:tcPr>
          <w:p w14:paraId="16DCAC76" w14:textId="77777777" w:rsidR="004D4007" w:rsidRPr="001807AE" w:rsidRDefault="004D4007" w:rsidP="00212AB1">
            <w:pPr>
              <w:pBdr>
                <w:top w:val="nil"/>
                <w:left w:val="nil"/>
                <w:bottom w:val="nil"/>
                <w:right w:val="nil"/>
                <w:between w:val="nil"/>
              </w:pBdr>
              <w:rPr>
                <w:rFonts w:ascii="Times New Roman" w:eastAsia="Calibri" w:hAnsi="Times New Roman" w:cs="Times New Roman"/>
                <w:color w:val="000000"/>
                <w:kern w:val="0"/>
                <w:sz w:val="20"/>
                <w:szCs w:val="20"/>
                <w:highlight w:val="yellow"/>
                <w14:ligatures w14:val="none"/>
              </w:rPr>
            </w:pPr>
            <w:commentRangeStart w:id="349"/>
            <w:r w:rsidRPr="001807AE">
              <w:rPr>
                <w:rFonts w:ascii="Times New Roman" w:eastAsia="Calibri" w:hAnsi="Times New Roman" w:cs="Times New Roman"/>
                <w:color w:val="000000"/>
                <w:kern w:val="0"/>
                <w:sz w:val="20"/>
                <w:szCs w:val="20"/>
                <w:highlight w:val="yellow"/>
                <w14:ligatures w14:val="none"/>
              </w:rPr>
              <w:t>D</w:t>
            </w:r>
            <w:commentRangeEnd w:id="349"/>
            <w:r w:rsidR="00660912">
              <w:rPr>
                <w:rStyle w:val="CommentReference"/>
                <w:rFonts w:ascii="Calibri" w:eastAsia="Calibri" w:hAnsi="Calibri" w:cs="Calibri"/>
                <w:kern w:val="0"/>
                <w14:ligatures w14:val="none"/>
              </w:rPr>
              <w:commentReference w:id="349"/>
            </w:r>
            <w:r w:rsidRPr="001807AE">
              <w:rPr>
                <w:rFonts w:ascii="Times New Roman" w:eastAsia="Calibri" w:hAnsi="Times New Roman" w:cs="Times New Roman"/>
                <w:color w:val="000000"/>
                <w:kern w:val="0"/>
                <w:sz w:val="20"/>
                <w:szCs w:val="20"/>
                <w:highlight w:val="yellow"/>
                <w14:ligatures w14:val="none"/>
              </w:rPr>
              <w:t>escription</w:t>
            </w:r>
          </w:p>
        </w:tc>
      </w:tr>
      <w:tr w:rsidR="004D4007" w:rsidRPr="001807AE" w14:paraId="0C41B25D" w14:textId="77777777" w:rsidTr="00212AB1">
        <w:trPr>
          <w:trHeight w:val="19"/>
        </w:trPr>
        <w:tc>
          <w:tcPr>
            <w:tcW w:w="1975" w:type="dxa"/>
            <w:shd w:val="clear" w:color="auto" w:fill="auto"/>
          </w:tcPr>
          <w:p w14:paraId="2BAC3F19" w14:textId="77777777" w:rsidR="004D4007" w:rsidRPr="001807AE" w:rsidRDefault="004D4007" w:rsidP="00212AB1">
            <w:pPr>
              <w:pBdr>
                <w:top w:val="nil"/>
                <w:left w:val="nil"/>
                <w:bottom w:val="nil"/>
                <w:right w:val="nil"/>
                <w:between w:val="nil"/>
              </w:pBdr>
              <w:rPr>
                <w:rFonts w:ascii="Times New Roman" w:eastAsia="Calibri" w:hAnsi="Times New Roman" w:cs="Times New Roman"/>
                <w:b/>
                <w:i/>
                <w:color w:val="000000"/>
                <w:kern w:val="0"/>
                <w:sz w:val="20"/>
                <w:szCs w:val="20"/>
                <w14:ligatures w14:val="none"/>
              </w:rPr>
            </w:pPr>
            <w:r w:rsidRPr="00845CF9">
              <w:rPr>
                <w:rFonts w:ascii="Times New Roman" w:eastAsia="Calibri" w:hAnsi="Times New Roman" w:cs="Times New Roman"/>
                <w:b/>
                <w:color w:val="000000"/>
                <w:kern w:val="0"/>
                <w:sz w:val="20"/>
                <w:szCs w:val="20"/>
                <w14:ligatures w14:val="none"/>
              </w:rPr>
              <w:t>Orville Thomas</w:t>
            </w:r>
          </w:p>
          <w:p w14:paraId="09FD712C" w14:textId="77777777" w:rsidR="004D4007" w:rsidRPr="00845CF9" w:rsidRDefault="004D4007" w:rsidP="00212AB1">
            <w:pPr>
              <w:pBdr>
                <w:top w:val="nil"/>
                <w:left w:val="nil"/>
                <w:bottom w:val="nil"/>
                <w:right w:val="nil"/>
                <w:between w:val="nil"/>
              </w:pBdr>
              <w:rPr>
                <w:rFonts w:ascii="Times New Roman" w:eastAsia="Calibri" w:hAnsi="Times New Roman" w:cs="Times New Roman"/>
                <w:b/>
                <w:color w:val="000000"/>
                <w:kern w:val="0"/>
                <w:sz w:val="20"/>
                <w:szCs w:val="20"/>
                <w14:ligatures w14:val="none"/>
              </w:rPr>
            </w:pPr>
            <w:r w:rsidRPr="00481C64">
              <w:rPr>
                <w:rFonts w:ascii="Times New Roman" w:eastAsia="Calibri" w:hAnsi="Times New Roman" w:cs="Times New Roman"/>
                <w:i/>
                <w:color w:val="000000"/>
                <w:kern w:val="0"/>
                <w:sz w:val="20"/>
                <w:szCs w:val="20"/>
                <w:highlight w:val="cyan"/>
                <w14:ligatures w14:val="none"/>
              </w:rPr>
              <w:t>CMC</w:t>
            </w:r>
          </w:p>
        </w:tc>
        <w:tc>
          <w:tcPr>
            <w:tcW w:w="2970" w:type="dxa"/>
          </w:tcPr>
          <w:p w14:paraId="5AEB60F7" w14:textId="77777777" w:rsidR="004D4007" w:rsidRPr="00845CF9" w:rsidRDefault="004D4007" w:rsidP="00212AB1">
            <w:pPr>
              <w:pStyle w:val="ListParagraph"/>
              <w:numPr>
                <w:ilvl w:val="0"/>
                <w:numId w:val="5"/>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sidRPr="00845CF9">
              <w:rPr>
                <w:rFonts w:ascii="Times New Roman" w:eastAsia="Calibri" w:hAnsi="Times New Roman" w:cs="Times New Roman"/>
                <w:color w:val="000000"/>
                <w:kern w:val="0"/>
                <w:sz w:val="20"/>
                <w:szCs w:val="20"/>
                <w14:ligatures w14:val="none"/>
              </w:rPr>
              <w:t xml:space="preserve">Project Director </w:t>
            </w:r>
          </w:p>
          <w:p w14:paraId="12F3B9DD" w14:textId="77777777" w:rsidR="004D4007" w:rsidRDefault="004D4007" w:rsidP="00212AB1">
            <w:pPr>
              <w:pStyle w:val="ListParagraph"/>
              <w:numPr>
                <w:ilvl w:val="0"/>
                <w:numId w:val="5"/>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sidRPr="00845CF9">
              <w:rPr>
                <w:rFonts w:ascii="Times New Roman" w:eastAsia="Calibri" w:hAnsi="Times New Roman" w:cs="Times New Roman"/>
                <w:color w:val="000000"/>
                <w:kern w:val="0"/>
                <w:sz w:val="20"/>
                <w:szCs w:val="20"/>
                <w14:ligatures w14:val="none"/>
              </w:rPr>
              <w:t>Community Engagement Director</w:t>
            </w:r>
          </w:p>
          <w:p w14:paraId="2B2E1227" w14:textId="77777777" w:rsidR="004D4007" w:rsidRPr="00845CF9" w:rsidRDefault="004D4007" w:rsidP="00212AB1">
            <w:pPr>
              <w:pStyle w:val="ListParagraph"/>
              <w:numPr>
                <w:ilvl w:val="0"/>
                <w:numId w:val="5"/>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Pr>
                <w:rFonts w:ascii="Times New Roman" w:eastAsia="Calibri" w:hAnsi="Times New Roman" w:cs="Times New Roman"/>
                <w:color w:val="000000"/>
                <w:kern w:val="0"/>
                <w:sz w:val="20"/>
                <w:szCs w:val="20"/>
                <w14:ligatures w14:val="none"/>
              </w:rPr>
              <w:t>Commercialization and Innovation Co-Director</w:t>
            </w:r>
          </w:p>
        </w:tc>
        <w:tc>
          <w:tcPr>
            <w:tcW w:w="4393" w:type="dxa"/>
            <w:shd w:val="clear" w:color="auto" w:fill="auto"/>
          </w:tcPr>
          <w:p w14:paraId="217B24DB" w14:textId="77777777" w:rsidR="004D4007" w:rsidRPr="001807AE" w:rsidRDefault="004D4007" w:rsidP="00212AB1">
            <w:pPr>
              <w:pBdr>
                <w:top w:val="nil"/>
                <w:left w:val="nil"/>
                <w:bottom w:val="nil"/>
                <w:right w:val="nil"/>
                <w:between w:val="nil"/>
              </w:pBdr>
              <w:jc w:val="both"/>
              <w:rPr>
                <w:rFonts w:ascii="Times New Roman" w:eastAsia="Calibri" w:hAnsi="Times New Roman" w:cs="Times New Roman"/>
                <w:color w:val="000000"/>
                <w:kern w:val="0"/>
                <w:sz w:val="20"/>
                <w:szCs w:val="20"/>
                <w:highlight w:val="yellow"/>
                <w14:ligatures w14:val="none"/>
              </w:rPr>
            </w:pPr>
            <w:r w:rsidRPr="00835E36">
              <w:rPr>
                <w:rFonts w:ascii="Times New Roman" w:eastAsia="Calibri" w:hAnsi="Times New Roman" w:cs="Times New Roman"/>
                <w:color w:val="000000"/>
                <w:kern w:val="0"/>
                <w:sz w:val="20"/>
                <w:szCs w:val="20"/>
                <w14:ligatures w14:val="none"/>
              </w:rPr>
              <w:t>Orville Thomas has worked on transportation and energy policy for over a decade. He has led public affairs efforts in the Central Valley and statewide on transportation infrastructure, clean energy technology, and public health. He has worked to pass federal legislation like the Bipartisan Infrastructure Law, Inflation Reduction Act, and has helped the State of California pass over $1.5 billion in funding for clean energy and transportation projects.</w:t>
            </w:r>
          </w:p>
        </w:tc>
      </w:tr>
      <w:tr w:rsidR="004D4007" w:rsidRPr="001807AE" w14:paraId="59A4FE54" w14:textId="77777777" w:rsidTr="00212AB1">
        <w:trPr>
          <w:trHeight w:val="19"/>
        </w:trPr>
        <w:tc>
          <w:tcPr>
            <w:tcW w:w="1975" w:type="dxa"/>
            <w:shd w:val="clear" w:color="auto" w:fill="auto"/>
          </w:tcPr>
          <w:p w14:paraId="4F64543B" w14:textId="77777777" w:rsidR="004D4007" w:rsidRPr="001807AE" w:rsidRDefault="004D4007" w:rsidP="00212AB1">
            <w:pPr>
              <w:pBdr>
                <w:top w:val="nil"/>
                <w:left w:val="nil"/>
                <w:bottom w:val="nil"/>
                <w:right w:val="nil"/>
                <w:between w:val="nil"/>
              </w:pBdr>
              <w:rPr>
                <w:rFonts w:ascii="Times New Roman" w:eastAsia="Calibri" w:hAnsi="Times New Roman" w:cs="Times New Roman"/>
                <w:b/>
                <w:i/>
                <w:color w:val="000000"/>
                <w:kern w:val="0"/>
                <w:sz w:val="20"/>
                <w:szCs w:val="20"/>
                <w14:ligatures w14:val="none"/>
              </w:rPr>
            </w:pPr>
            <w:r w:rsidRPr="00845CF9">
              <w:rPr>
                <w:rFonts w:ascii="Times New Roman" w:eastAsia="Calibri" w:hAnsi="Times New Roman" w:cs="Times New Roman"/>
                <w:b/>
                <w:color w:val="000000"/>
                <w:kern w:val="0"/>
                <w:sz w:val="20"/>
                <w:szCs w:val="20"/>
                <w14:ligatures w14:val="none"/>
              </w:rPr>
              <w:t>Shannon Boettcher</w:t>
            </w:r>
          </w:p>
          <w:p w14:paraId="570028FC" w14:textId="77777777" w:rsidR="004D4007" w:rsidRPr="00845CF9" w:rsidRDefault="004D4007" w:rsidP="00212AB1">
            <w:pPr>
              <w:pBdr>
                <w:top w:val="nil"/>
                <w:left w:val="nil"/>
                <w:bottom w:val="nil"/>
                <w:right w:val="nil"/>
                <w:between w:val="nil"/>
              </w:pBdr>
              <w:rPr>
                <w:rFonts w:ascii="Times New Roman" w:eastAsia="Calibri" w:hAnsi="Times New Roman" w:cs="Times New Roman"/>
                <w:b/>
                <w:color w:val="000000"/>
                <w:kern w:val="0"/>
                <w:sz w:val="20"/>
                <w:szCs w:val="20"/>
                <w14:ligatures w14:val="none"/>
              </w:rPr>
            </w:pPr>
            <w:r w:rsidRPr="00481C64">
              <w:rPr>
                <w:rFonts w:ascii="Times New Roman" w:eastAsia="Calibri" w:hAnsi="Times New Roman" w:cs="Times New Roman"/>
                <w:i/>
                <w:color w:val="000000"/>
                <w:kern w:val="0"/>
                <w:sz w:val="20"/>
                <w:szCs w:val="20"/>
                <w:highlight w:val="magenta"/>
                <w14:ligatures w14:val="none"/>
              </w:rPr>
              <w:t>UCB/LBNL</w:t>
            </w:r>
          </w:p>
        </w:tc>
        <w:tc>
          <w:tcPr>
            <w:tcW w:w="2970" w:type="dxa"/>
          </w:tcPr>
          <w:p w14:paraId="3C312550" w14:textId="77777777" w:rsidR="004D4007" w:rsidRDefault="004D4007" w:rsidP="00212AB1">
            <w:pPr>
              <w:pStyle w:val="ListParagraph"/>
              <w:numPr>
                <w:ilvl w:val="0"/>
                <w:numId w:val="7"/>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sidRPr="00845CF9">
              <w:rPr>
                <w:rFonts w:ascii="Times New Roman" w:eastAsia="Calibri" w:hAnsi="Times New Roman" w:cs="Times New Roman"/>
                <w:color w:val="000000"/>
                <w:kern w:val="0"/>
                <w:sz w:val="20"/>
                <w:szCs w:val="20"/>
                <w14:ligatures w14:val="none"/>
              </w:rPr>
              <w:t>Research Director</w:t>
            </w:r>
          </w:p>
          <w:p w14:paraId="447138C4" w14:textId="77777777" w:rsidR="004D4007" w:rsidRPr="00845CF9" w:rsidRDefault="004D4007" w:rsidP="00212AB1">
            <w:pPr>
              <w:pStyle w:val="ListParagraph"/>
              <w:numPr>
                <w:ilvl w:val="0"/>
                <w:numId w:val="7"/>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Pr>
                <w:rFonts w:ascii="Times New Roman" w:eastAsia="Calibri" w:hAnsi="Times New Roman" w:cs="Times New Roman"/>
                <w:color w:val="000000"/>
                <w:kern w:val="0"/>
                <w:sz w:val="20"/>
                <w:szCs w:val="20"/>
                <w14:ligatures w14:val="none"/>
              </w:rPr>
              <w:t>Commercialization and Innovation Co-Director</w:t>
            </w:r>
          </w:p>
        </w:tc>
        <w:tc>
          <w:tcPr>
            <w:tcW w:w="4393" w:type="dxa"/>
            <w:shd w:val="clear" w:color="auto" w:fill="auto"/>
          </w:tcPr>
          <w:p w14:paraId="469B94B7" w14:textId="77777777" w:rsidR="004D4007" w:rsidRPr="001807AE" w:rsidRDefault="004D4007" w:rsidP="00212AB1">
            <w:pPr>
              <w:pBdr>
                <w:top w:val="nil"/>
                <w:left w:val="nil"/>
                <w:bottom w:val="nil"/>
                <w:right w:val="nil"/>
                <w:between w:val="nil"/>
              </w:pBdr>
              <w:rPr>
                <w:rFonts w:ascii="Times New Roman" w:eastAsia="Calibri" w:hAnsi="Times New Roman" w:cs="Times New Roman"/>
                <w:color w:val="000000"/>
                <w:kern w:val="0"/>
                <w:sz w:val="20"/>
                <w:szCs w:val="20"/>
                <w:highlight w:val="yellow"/>
                <w14:ligatures w14:val="none"/>
              </w:rPr>
            </w:pPr>
            <w:commentRangeStart w:id="350"/>
            <w:r w:rsidRPr="001807AE">
              <w:rPr>
                <w:rFonts w:ascii="Times New Roman" w:eastAsia="Calibri" w:hAnsi="Times New Roman" w:cs="Times New Roman"/>
                <w:color w:val="000000"/>
                <w:kern w:val="0"/>
                <w:sz w:val="20"/>
                <w:szCs w:val="20"/>
                <w:highlight w:val="yellow"/>
                <w14:ligatures w14:val="none"/>
              </w:rPr>
              <w:t>D</w:t>
            </w:r>
            <w:commentRangeEnd w:id="350"/>
            <w:r w:rsidR="00C77DFA">
              <w:rPr>
                <w:rStyle w:val="CommentReference"/>
                <w:rFonts w:ascii="Calibri" w:eastAsia="Calibri" w:hAnsi="Calibri" w:cs="Calibri"/>
                <w:kern w:val="0"/>
                <w14:ligatures w14:val="none"/>
              </w:rPr>
              <w:commentReference w:id="350"/>
            </w:r>
            <w:r w:rsidRPr="001807AE">
              <w:rPr>
                <w:rFonts w:ascii="Times New Roman" w:eastAsia="Calibri" w:hAnsi="Times New Roman" w:cs="Times New Roman"/>
                <w:color w:val="000000"/>
                <w:kern w:val="0"/>
                <w:sz w:val="20"/>
                <w:szCs w:val="20"/>
                <w:highlight w:val="yellow"/>
                <w14:ligatures w14:val="none"/>
              </w:rPr>
              <w:t>escription</w:t>
            </w:r>
          </w:p>
        </w:tc>
      </w:tr>
      <w:tr w:rsidR="004D4007" w:rsidRPr="001807AE" w14:paraId="248CE9E4" w14:textId="77777777" w:rsidTr="00212AB1">
        <w:trPr>
          <w:trHeight w:val="19"/>
        </w:trPr>
        <w:tc>
          <w:tcPr>
            <w:tcW w:w="1975" w:type="dxa"/>
            <w:shd w:val="clear" w:color="auto" w:fill="auto"/>
          </w:tcPr>
          <w:p w14:paraId="29BDD228" w14:textId="77777777" w:rsidR="004D4007" w:rsidRPr="001807AE" w:rsidRDefault="004D4007" w:rsidP="00212AB1">
            <w:pPr>
              <w:pBdr>
                <w:top w:val="nil"/>
                <w:left w:val="nil"/>
                <w:bottom w:val="nil"/>
                <w:right w:val="nil"/>
                <w:between w:val="nil"/>
              </w:pBdr>
              <w:rPr>
                <w:rFonts w:ascii="Times New Roman" w:eastAsia="Calibri" w:hAnsi="Times New Roman" w:cs="Times New Roman"/>
                <w:b/>
                <w:i/>
                <w:color w:val="000000"/>
                <w:kern w:val="0"/>
                <w:sz w:val="20"/>
                <w:szCs w:val="20"/>
                <w14:ligatures w14:val="none"/>
              </w:rPr>
            </w:pPr>
            <w:r w:rsidRPr="00845CF9">
              <w:rPr>
                <w:rFonts w:ascii="Times New Roman" w:eastAsia="Calibri" w:hAnsi="Times New Roman" w:cs="Times New Roman"/>
                <w:b/>
                <w:color w:val="000000"/>
                <w:kern w:val="0"/>
                <w:sz w:val="20"/>
                <w:szCs w:val="20"/>
                <w14:ligatures w14:val="none"/>
              </w:rPr>
              <w:t>Jane Dong</w:t>
            </w:r>
          </w:p>
          <w:p w14:paraId="723402BF" w14:textId="77777777" w:rsidR="004D4007" w:rsidRPr="00845CF9" w:rsidRDefault="004D4007" w:rsidP="00212AB1">
            <w:pPr>
              <w:pBdr>
                <w:top w:val="nil"/>
                <w:left w:val="nil"/>
                <w:bottom w:val="nil"/>
                <w:right w:val="nil"/>
                <w:between w:val="nil"/>
              </w:pBdr>
              <w:rPr>
                <w:rFonts w:ascii="Times New Roman" w:eastAsia="Calibri" w:hAnsi="Times New Roman" w:cs="Times New Roman"/>
                <w:b/>
                <w:color w:val="000000"/>
                <w:kern w:val="0"/>
                <w:sz w:val="20"/>
                <w:szCs w:val="20"/>
                <w14:ligatures w14:val="none"/>
              </w:rPr>
            </w:pPr>
            <w:r w:rsidRPr="00481C64">
              <w:rPr>
                <w:rFonts w:ascii="Times New Roman" w:eastAsia="Calibri" w:hAnsi="Times New Roman" w:cs="Times New Roman"/>
                <w:i/>
                <w:color w:val="000000"/>
                <w:kern w:val="0"/>
                <w:sz w:val="20"/>
                <w:szCs w:val="20"/>
                <w:highlight w:val="red"/>
                <w14:ligatures w14:val="none"/>
              </w:rPr>
              <w:t>CSUB</w:t>
            </w:r>
          </w:p>
        </w:tc>
        <w:tc>
          <w:tcPr>
            <w:tcW w:w="2970" w:type="dxa"/>
          </w:tcPr>
          <w:p w14:paraId="505A5EC2" w14:textId="77777777" w:rsidR="004D4007" w:rsidRPr="00845CF9" w:rsidRDefault="004D4007" w:rsidP="00212AB1">
            <w:pPr>
              <w:pStyle w:val="ListParagraph"/>
              <w:numPr>
                <w:ilvl w:val="0"/>
                <w:numId w:val="7"/>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sidRPr="00845CF9">
              <w:rPr>
                <w:rFonts w:ascii="Times New Roman" w:eastAsia="Calibri" w:hAnsi="Times New Roman" w:cs="Times New Roman"/>
                <w:color w:val="000000"/>
                <w:kern w:val="0"/>
                <w:sz w:val="20"/>
                <w:szCs w:val="20"/>
                <w14:ligatures w14:val="none"/>
              </w:rPr>
              <w:t>Workforce Development Director</w:t>
            </w:r>
          </w:p>
        </w:tc>
        <w:tc>
          <w:tcPr>
            <w:tcW w:w="4393" w:type="dxa"/>
            <w:shd w:val="clear" w:color="auto" w:fill="auto"/>
          </w:tcPr>
          <w:p w14:paraId="35F21E9B" w14:textId="7978EF0B" w:rsidR="004D4007" w:rsidRPr="001807AE" w:rsidRDefault="00510BBB" w:rsidP="00212AB1">
            <w:pPr>
              <w:pBdr>
                <w:top w:val="nil"/>
                <w:left w:val="nil"/>
                <w:bottom w:val="nil"/>
                <w:right w:val="nil"/>
                <w:between w:val="nil"/>
              </w:pBdr>
              <w:rPr>
                <w:rFonts w:ascii="Times New Roman" w:eastAsia="Calibri" w:hAnsi="Times New Roman" w:cs="Times New Roman"/>
                <w:color w:val="000000"/>
                <w:kern w:val="0"/>
                <w:sz w:val="20"/>
                <w:szCs w:val="20"/>
                <w:highlight w:val="yellow"/>
                <w14:ligatures w14:val="none"/>
              </w:rPr>
            </w:pPr>
            <w:ins w:id="351" w:author="Jane Dong" w:date="2025-01-06T16:16:00Z" w16du:dateUtc="2025-01-07T00:16:00Z">
              <w:r w:rsidRPr="00FF6D55">
                <w:rPr>
                  <w:rFonts w:ascii="Times New Roman" w:eastAsia="Calibri" w:hAnsi="Times New Roman" w:cs="Times New Roman"/>
                  <w:color w:val="000000"/>
                  <w:kern w:val="0"/>
                  <w:sz w:val="20"/>
                  <w:szCs w:val="20"/>
                  <w14:ligatures w14:val="none"/>
                  <w:rPrChange w:id="352" w:author="Jane Dong" w:date="2025-01-06T16:22:00Z" w16du:dateUtc="2025-01-07T00:22:00Z">
                    <w:rPr>
                      <w:rFonts w:ascii="Arial" w:eastAsia="Arial" w:hAnsi="Arial" w:cs="Arial"/>
                      <w:color w:val="000000" w:themeColor="text1"/>
                      <w:sz w:val="20"/>
                      <w:szCs w:val="20"/>
                    </w:rPr>
                  </w:rPrChange>
                </w:rPr>
                <w:t>Dr. Dong brought substantial experience in cultivating program development, research capacity building and institutional cultural change in STEM education</w:t>
              </w:r>
              <w:r w:rsidRPr="00FF6D55">
                <w:rPr>
                  <w:rFonts w:ascii="Times New Roman" w:eastAsia="Calibri" w:hAnsi="Times New Roman" w:cs="Times New Roman"/>
                  <w:color w:val="000000"/>
                  <w:kern w:val="0"/>
                  <w:sz w:val="20"/>
                  <w:szCs w:val="20"/>
                  <w14:ligatures w14:val="none"/>
                  <w:rPrChange w:id="353" w:author="Jane Dong" w:date="2025-01-06T16:22:00Z" w16du:dateUtc="2025-01-07T00:22:00Z">
                    <w:rPr>
                      <w:rFonts w:ascii="Arial" w:eastAsia="Arial" w:hAnsi="Arial" w:cs="Arial"/>
                      <w:color w:val="000000" w:themeColor="text1"/>
                      <w:sz w:val="20"/>
                      <w:szCs w:val="20"/>
                    </w:rPr>
                  </w:rPrChange>
                </w:rPr>
                <w:t xml:space="preserve"> and workforce development</w:t>
              </w:r>
              <w:r w:rsidRPr="00FF6D55">
                <w:rPr>
                  <w:rFonts w:ascii="Times New Roman" w:eastAsia="Calibri" w:hAnsi="Times New Roman" w:cs="Times New Roman"/>
                  <w:color w:val="000000"/>
                  <w:kern w:val="0"/>
                  <w:sz w:val="20"/>
                  <w:szCs w:val="20"/>
                  <w14:ligatures w14:val="none"/>
                  <w:rPrChange w:id="354" w:author="Jane Dong" w:date="2025-01-06T16:22:00Z" w16du:dateUtc="2025-01-07T00:22:00Z">
                    <w:rPr>
                      <w:rFonts w:ascii="Arial" w:eastAsia="Arial" w:hAnsi="Arial" w:cs="Arial"/>
                      <w:color w:val="000000" w:themeColor="text1"/>
                      <w:sz w:val="20"/>
                      <w:szCs w:val="20"/>
                    </w:rPr>
                  </w:rPrChange>
                </w:rPr>
                <w:t xml:space="preserve">. She has established </w:t>
              </w:r>
            </w:ins>
            <w:ins w:id="355" w:author="Jane Dong" w:date="2025-01-06T16:17:00Z" w16du:dateUtc="2025-01-07T00:17:00Z">
              <w:r w:rsidRPr="00FF6D55">
                <w:rPr>
                  <w:rFonts w:ascii="Times New Roman" w:eastAsia="Calibri" w:hAnsi="Times New Roman" w:cs="Times New Roman"/>
                  <w:color w:val="000000"/>
                  <w:kern w:val="0"/>
                  <w:sz w:val="20"/>
                  <w:szCs w:val="20"/>
                  <w14:ligatures w14:val="none"/>
                  <w:rPrChange w:id="356" w:author="Jane Dong" w:date="2025-01-06T16:22:00Z" w16du:dateUtc="2025-01-07T00:22:00Z">
                    <w:rPr>
                      <w:rFonts w:ascii="Arial" w:eastAsia="Arial" w:hAnsi="Arial" w:cs="Arial"/>
                      <w:color w:val="000000" w:themeColor="text1"/>
                      <w:sz w:val="20"/>
                      <w:szCs w:val="20"/>
                    </w:rPr>
                  </w:rPrChange>
                </w:rPr>
                <w:t>partnership with</w:t>
              </w:r>
            </w:ins>
            <w:ins w:id="357" w:author="Jane Dong" w:date="2025-01-06T16:16:00Z" w16du:dateUtc="2025-01-07T00:16:00Z">
              <w:r w:rsidRPr="00FF6D55">
                <w:rPr>
                  <w:rFonts w:ascii="Times New Roman" w:eastAsia="Calibri" w:hAnsi="Times New Roman" w:cs="Times New Roman"/>
                  <w:color w:val="000000"/>
                  <w:kern w:val="0"/>
                  <w:sz w:val="20"/>
                  <w:szCs w:val="20"/>
                  <w14:ligatures w14:val="none"/>
                  <w:rPrChange w:id="358" w:author="Jane Dong" w:date="2025-01-06T16:22:00Z" w16du:dateUtc="2025-01-07T00:22:00Z">
                    <w:rPr>
                      <w:rFonts w:ascii="Arial" w:eastAsia="Arial" w:hAnsi="Arial" w:cs="Arial"/>
                      <w:color w:val="000000" w:themeColor="text1"/>
                      <w:sz w:val="20"/>
                      <w:szCs w:val="20"/>
                    </w:rPr>
                  </w:rPrChange>
                </w:rPr>
                <w:t xml:space="preserve"> local industry in energy, agriculture, aerospace, healthcare, and K-12 education.</w:t>
              </w:r>
            </w:ins>
            <w:ins w:id="359" w:author="Jane Dong" w:date="2025-01-06T16:21:00Z" w16du:dateUtc="2025-01-07T00:21:00Z">
              <w:r w:rsidR="00FF6D55" w:rsidRPr="00FF6D55">
                <w:rPr>
                  <w:rFonts w:ascii="Times New Roman" w:eastAsia="Calibri" w:hAnsi="Times New Roman" w:cs="Times New Roman"/>
                  <w:color w:val="000000"/>
                  <w:kern w:val="0"/>
                  <w:sz w:val="20"/>
                  <w:szCs w:val="20"/>
                  <w14:ligatures w14:val="none"/>
                  <w:rPrChange w:id="360" w:author="Jane Dong" w:date="2025-01-06T16:22:00Z" w16du:dateUtc="2025-01-07T00:22:00Z">
                    <w:rPr>
                      <w:rFonts w:ascii="Arial" w:eastAsia="Arial" w:hAnsi="Arial" w:cs="Arial"/>
                      <w:color w:val="000000" w:themeColor="text1"/>
                      <w:sz w:val="20"/>
                      <w:szCs w:val="20"/>
                    </w:rPr>
                  </w:rPrChange>
                </w:rPr>
                <w:t xml:space="preserve"> As the Dean of NSME, she oversees </w:t>
              </w:r>
            </w:ins>
            <w:ins w:id="361" w:author="Jane Dong" w:date="2025-01-06T16:22:00Z" w16du:dateUtc="2025-01-07T00:22:00Z">
              <w:r w:rsidR="00FF6D55" w:rsidRPr="00FF6D55">
                <w:rPr>
                  <w:rFonts w:ascii="Times New Roman" w:eastAsia="Calibri" w:hAnsi="Times New Roman" w:cs="Times New Roman"/>
                  <w:color w:val="000000"/>
                  <w:kern w:val="0"/>
                  <w:sz w:val="20"/>
                  <w:szCs w:val="20"/>
                  <w14:ligatures w14:val="none"/>
                  <w:rPrChange w:id="362" w:author="Jane Dong" w:date="2025-01-06T16:22:00Z" w16du:dateUtc="2025-01-07T00:22:00Z">
                    <w:rPr>
                      <w:rFonts w:ascii="Arial" w:eastAsia="Arial" w:hAnsi="Arial" w:cs="Arial"/>
                      <w:color w:val="000000" w:themeColor="text1"/>
                      <w:sz w:val="20"/>
                      <w:szCs w:val="20"/>
                    </w:rPr>
                  </w:rPrChange>
                </w:rPr>
                <w:t>the California Energy Research Center.</w:t>
              </w:r>
            </w:ins>
            <w:ins w:id="363" w:author="Jane Dong" w:date="2025-01-06T16:19:00Z" w16du:dateUtc="2025-01-07T00:19:00Z">
              <w:r w:rsidRPr="00FF6D55" w:rsidDel="00510BBB">
                <w:rPr>
                  <w:rFonts w:ascii="Times New Roman" w:eastAsia="Calibri" w:hAnsi="Times New Roman" w:cs="Times New Roman"/>
                  <w:color w:val="000000"/>
                  <w:kern w:val="0"/>
                  <w:sz w:val="20"/>
                  <w:szCs w:val="20"/>
                  <w14:ligatures w14:val="none"/>
                  <w:rPrChange w:id="364" w:author="Jane Dong" w:date="2025-01-06T16:22:00Z" w16du:dateUtc="2025-01-07T00:22:00Z">
                    <w:rPr>
                      <w:rFonts w:ascii="Times New Roman" w:eastAsia="Calibri" w:hAnsi="Times New Roman" w:cs="Times New Roman"/>
                      <w:color w:val="000000"/>
                      <w:kern w:val="0"/>
                      <w:sz w:val="20"/>
                      <w:szCs w:val="20"/>
                      <w:highlight w:val="yellow"/>
                      <w14:ligatures w14:val="none"/>
                    </w:rPr>
                  </w:rPrChange>
                </w:rPr>
                <w:t xml:space="preserve"> </w:t>
              </w:r>
            </w:ins>
            <w:commentRangeStart w:id="365"/>
            <w:del w:id="366" w:author="Jane Dong" w:date="2025-01-06T16:16:00Z" w16du:dateUtc="2025-01-07T00:16:00Z">
              <w:r w:rsidR="004D4007" w:rsidRPr="00FF6D55" w:rsidDel="00510BBB">
                <w:rPr>
                  <w:rFonts w:ascii="Times New Roman" w:eastAsia="Calibri" w:hAnsi="Times New Roman" w:cs="Times New Roman"/>
                  <w:color w:val="000000"/>
                  <w:kern w:val="0"/>
                  <w:sz w:val="20"/>
                  <w:szCs w:val="20"/>
                  <w14:ligatures w14:val="none"/>
                  <w:rPrChange w:id="367" w:author="Jane Dong" w:date="2025-01-06T16:22:00Z" w16du:dateUtc="2025-01-07T00:22:00Z">
                    <w:rPr>
                      <w:rFonts w:ascii="Times New Roman" w:eastAsia="Calibri" w:hAnsi="Times New Roman" w:cs="Times New Roman"/>
                      <w:color w:val="000000"/>
                      <w:kern w:val="0"/>
                      <w:sz w:val="20"/>
                      <w:szCs w:val="20"/>
                      <w:highlight w:val="yellow"/>
                      <w14:ligatures w14:val="none"/>
                    </w:rPr>
                  </w:rPrChange>
                </w:rPr>
                <w:delText>D</w:delText>
              </w:r>
              <w:commentRangeEnd w:id="365"/>
              <w:r w:rsidR="00C77DFA" w:rsidRPr="00FF6D55" w:rsidDel="00510BBB">
                <w:rPr>
                  <w:rFonts w:ascii="Times New Roman" w:hAnsi="Times New Roman" w:cs="Times New Roman"/>
                  <w:color w:val="000000"/>
                  <w:sz w:val="20"/>
                  <w:szCs w:val="20"/>
                  <w:rPrChange w:id="368" w:author="Jane Dong" w:date="2025-01-06T16:22:00Z" w16du:dateUtc="2025-01-07T00:22:00Z">
                    <w:rPr>
                      <w:rStyle w:val="CommentReference"/>
                      <w:rFonts w:ascii="Calibri" w:eastAsia="Calibri" w:hAnsi="Calibri" w:cs="Calibri"/>
                      <w:kern w:val="0"/>
                      <w14:ligatures w14:val="none"/>
                    </w:rPr>
                  </w:rPrChange>
                </w:rPr>
                <w:commentReference w:id="365"/>
              </w:r>
              <w:r w:rsidR="004D4007" w:rsidRPr="001807AE" w:rsidDel="00510BBB">
                <w:rPr>
                  <w:rFonts w:ascii="Times New Roman" w:eastAsia="Calibri" w:hAnsi="Times New Roman" w:cs="Times New Roman"/>
                  <w:color w:val="000000"/>
                  <w:kern w:val="0"/>
                  <w:sz w:val="20"/>
                  <w:szCs w:val="20"/>
                  <w:highlight w:val="yellow"/>
                  <w14:ligatures w14:val="none"/>
                </w:rPr>
                <w:delText>escription</w:delText>
              </w:r>
            </w:del>
          </w:p>
        </w:tc>
      </w:tr>
      <w:tr w:rsidR="004D4007" w:rsidRPr="001807AE" w14:paraId="08B8BB7E" w14:textId="77777777" w:rsidTr="00212AB1">
        <w:trPr>
          <w:trHeight w:val="19"/>
        </w:trPr>
        <w:tc>
          <w:tcPr>
            <w:tcW w:w="1975" w:type="dxa"/>
            <w:shd w:val="clear" w:color="auto" w:fill="auto"/>
          </w:tcPr>
          <w:p w14:paraId="4CF5918A" w14:textId="77777777" w:rsidR="004D4007" w:rsidRDefault="004D4007" w:rsidP="00212AB1">
            <w:pPr>
              <w:pBdr>
                <w:top w:val="nil"/>
                <w:left w:val="nil"/>
                <w:bottom w:val="nil"/>
                <w:right w:val="nil"/>
                <w:between w:val="nil"/>
              </w:pBdr>
              <w:rPr>
                <w:rFonts w:ascii="Times New Roman" w:eastAsia="Calibri" w:hAnsi="Times New Roman" w:cs="Times New Roman"/>
                <w:b/>
                <w:color w:val="000000"/>
                <w:kern w:val="0"/>
                <w:sz w:val="20"/>
                <w:szCs w:val="20"/>
                <w14:ligatures w14:val="none"/>
              </w:rPr>
            </w:pPr>
            <w:r w:rsidRPr="00930011">
              <w:rPr>
                <w:rFonts w:ascii="Times New Roman" w:eastAsia="Calibri" w:hAnsi="Times New Roman" w:cs="Times New Roman"/>
                <w:b/>
                <w:color w:val="000000"/>
                <w:kern w:val="0"/>
                <w:sz w:val="20"/>
                <w:szCs w:val="20"/>
                <w:highlight w:val="yellow"/>
                <w14:ligatures w14:val="none"/>
              </w:rPr>
              <w:t>[PLACEHOLDER]</w:t>
            </w:r>
          </w:p>
          <w:p w14:paraId="03DD4071" w14:textId="77777777" w:rsidR="004D4007" w:rsidRPr="00DB2A59" w:rsidRDefault="004D4007" w:rsidP="00212AB1">
            <w:pPr>
              <w:pBdr>
                <w:top w:val="nil"/>
                <w:left w:val="nil"/>
                <w:bottom w:val="nil"/>
                <w:right w:val="nil"/>
                <w:between w:val="nil"/>
              </w:pBdr>
              <w:rPr>
                <w:rFonts w:ascii="Times New Roman" w:eastAsia="Calibri" w:hAnsi="Times New Roman" w:cs="Times New Roman"/>
                <w:bCs/>
                <w:i/>
                <w:iCs/>
                <w:color w:val="000000"/>
                <w:kern w:val="0"/>
                <w:sz w:val="20"/>
                <w:szCs w:val="20"/>
                <w14:ligatures w14:val="none"/>
              </w:rPr>
            </w:pPr>
            <w:r w:rsidRPr="00DB2A59">
              <w:rPr>
                <w:rFonts w:ascii="Times New Roman" w:eastAsia="Times New Roman" w:hAnsi="Times New Roman" w:cs="Times New Roman"/>
                <w:i/>
                <w:iCs/>
                <w:sz w:val="20"/>
                <w:szCs w:val="20"/>
                <w:highlight w:val="darkCyan"/>
              </w:rPr>
              <w:t>CSUF</w:t>
            </w:r>
          </w:p>
        </w:tc>
        <w:tc>
          <w:tcPr>
            <w:tcW w:w="2970" w:type="dxa"/>
          </w:tcPr>
          <w:p w14:paraId="59FDD257" w14:textId="77777777" w:rsidR="004D4007" w:rsidRPr="00845CF9" w:rsidRDefault="004D4007" w:rsidP="00212AB1">
            <w:pPr>
              <w:pStyle w:val="ListParagraph"/>
              <w:numPr>
                <w:ilvl w:val="0"/>
                <w:numId w:val="7"/>
              </w:numPr>
              <w:pBdr>
                <w:top w:val="nil"/>
                <w:left w:val="nil"/>
                <w:bottom w:val="nil"/>
                <w:right w:val="nil"/>
                <w:between w:val="nil"/>
              </w:pBdr>
              <w:rPr>
                <w:rFonts w:ascii="Times New Roman" w:eastAsia="Calibri" w:hAnsi="Times New Roman" w:cs="Times New Roman"/>
                <w:color w:val="000000"/>
                <w:kern w:val="0"/>
                <w:sz w:val="20"/>
                <w:szCs w:val="20"/>
                <w14:ligatures w14:val="none"/>
              </w:rPr>
            </w:pPr>
            <w:r>
              <w:rPr>
                <w:rFonts w:ascii="Times New Roman" w:eastAsia="Calibri" w:hAnsi="Times New Roman" w:cs="Times New Roman"/>
                <w:color w:val="000000"/>
                <w:kern w:val="0"/>
                <w:sz w:val="20"/>
                <w:szCs w:val="20"/>
                <w14:ligatures w14:val="none"/>
              </w:rPr>
              <w:t>TBD</w:t>
            </w:r>
          </w:p>
        </w:tc>
        <w:tc>
          <w:tcPr>
            <w:tcW w:w="4393" w:type="dxa"/>
            <w:shd w:val="clear" w:color="auto" w:fill="auto"/>
          </w:tcPr>
          <w:p w14:paraId="797B42A5" w14:textId="77777777" w:rsidR="004D4007" w:rsidRPr="001807AE" w:rsidRDefault="004D4007" w:rsidP="00212AB1">
            <w:pPr>
              <w:pBdr>
                <w:top w:val="nil"/>
                <w:left w:val="nil"/>
                <w:bottom w:val="nil"/>
                <w:right w:val="nil"/>
                <w:between w:val="nil"/>
              </w:pBdr>
              <w:rPr>
                <w:rFonts w:ascii="Times New Roman" w:eastAsia="Calibri" w:hAnsi="Times New Roman" w:cs="Times New Roman"/>
                <w:color w:val="000000"/>
                <w:kern w:val="0"/>
                <w:sz w:val="20"/>
                <w:szCs w:val="20"/>
                <w:highlight w:val="yellow"/>
                <w14:ligatures w14:val="none"/>
              </w:rPr>
            </w:pPr>
            <w:commentRangeStart w:id="369"/>
            <w:r w:rsidRPr="001807AE">
              <w:rPr>
                <w:rFonts w:ascii="Times New Roman" w:eastAsia="Calibri" w:hAnsi="Times New Roman" w:cs="Times New Roman"/>
                <w:color w:val="000000"/>
                <w:kern w:val="0"/>
                <w:sz w:val="20"/>
                <w:szCs w:val="20"/>
                <w:highlight w:val="yellow"/>
                <w14:ligatures w14:val="none"/>
              </w:rPr>
              <w:t>D</w:t>
            </w:r>
            <w:commentRangeEnd w:id="369"/>
            <w:r w:rsidR="00C77DFA">
              <w:rPr>
                <w:rStyle w:val="CommentReference"/>
                <w:rFonts w:ascii="Calibri" w:eastAsia="Calibri" w:hAnsi="Calibri" w:cs="Calibri"/>
                <w:kern w:val="0"/>
                <w14:ligatures w14:val="none"/>
              </w:rPr>
              <w:commentReference w:id="369"/>
            </w:r>
            <w:r w:rsidRPr="001807AE">
              <w:rPr>
                <w:rFonts w:ascii="Times New Roman" w:eastAsia="Calibri" w:hAnsi="Times New Roman" w:cs="Times New Roman"/>
                <w:color w:val="000000"/>
                <w:kern w:val="0"/>
                <w:sz w:val="20"/>
                <w:szCs w:val="20"/>
                <w:highlight w:val="yellow"/>
                <w14:ligatures w14:val="none"/>
              </w:rPr>
              <w:t>escription</w:t>
            </w:r>
          </w:p>
        </w:tc>
      </w:tr>
    </w:tbl>
    <w:p w14:paraId="20595D9B" w14:textId="0E877C98" w:rsidR="00F26865" w:rsidRPr="00EC4C89" w:rsidRDefault="00F26865" w:rsidP="00D15B62">
      <w:pPr>
        <w:widowControl w:val="0"/>
        <w:spacing w:before="240" w:after="240"/>
        <w:ind w:right="101"/>
        <w:jc w:val="both"/>
        <w:rPr>
          <w:rFonts w:ascii="Times New Roman" w:eastAsiaTheme="majorEastAsia" w:hAnsi="Times New Roman" w:cs="Times New Roman"/>
          <w:color w:val="000000" w:themeColor="text1"/>
          <w:kern w:val="0"/>
          <w:sz w:val="22"/>
          <w:szCs w:val="32"/>
          <w14:ligatures w14:val="none"/>
        </w:rPr>
      </w:pPr>
      <w:r w:rsidRPr="00481C64">
        <w:rPr>
          <w:rFonts w:ascii="Times New Roman" w:eastAsia="Calibri" w:hAnsi="Times New Roman" w:cs="Times New Roman"/>
          <w:b/>
          <w:bCs/>
          <w:kern w:val="0"/>
          <w:sz w:val="22"/>
          <w:szCs w:val="22"/>
          <w:highlight w:val="cyan"/>
          <w:u w:val="single"/>
          <w14:ligatures w14:val="none"/>
        </w:rPr>
        <w:t>Governance and Management</w:t>
      </w:r>
      <w:r w:rsidRPr="009A1FC7">
        <w:rPr>
          <w:rFonts w:ascii="Times New Roman" w:eastAsia="Calibri" w:hAnsi="Times New Roman" w:cs="Times New Roman"/>
          <w:b/>
          <w:bCs/>
          <w:kern w:val="0"/>
          <w:sz w:val="22"/>
          <w:szCs w:val="22"/>
          <w:u w:val="single"/>
          <w14:ligatures w14:val="none"/>
        </w:rPr>
        <w:t>:</w:t>
      </w:r>
      <w:r w:rsidRPr="009A1FC7">
        <w:rPr>
          <w:rFonts w:ascii="Times New Roman" w:eastAsia="Calibri" w:hAnsi="Times New Roman" w:cs="Times New Roman"/>
          <w:kern w:val="0"/>
          <w:sz w:val="22"/>
          <w:szCs w:val="22"/>
          <w14:ligatures w14:val="none"/>
        </w:rPr>
        <w:t xml:space="preserve"> </w:t>
      </w:r>
      <w:del w:id="370" w:author="Shannon Boettcher" w:date="2025-01-04T12:03:00Z" w16du:dateUtc="2025-01-04T20:03:00Z">
        <w:r w:rsidRPr="009A1FC7" w:rsidDel="00E66637">
          <w:rPr>
            <w:rFonts w:ascii="Times New Roman" w:eastAsia="Calibri" w:hAnsi="Times New Roman" w:cs="Times New Roman"/>
            <w:kern w:val="0"/>
            <w:sz w:val="22"/>
            <w:szCs w:val="22"/>
            <w14:ligatures w14:val="none"/>
          </w:rPr>
          <w:delText xml:space="preserve">The absence of strong leadership and management structures results in disjointed efforts and a lack of strategic vision and coordination within the Engine. </w:delText>
        </w:r>
        <w:r w:rsidR="0008327A" w:rsidDel="00E66637">
          <w:rPr>
            <w:rFonts w:ascii="Times New Roman" w:eastAsia="Calibri" w:hAnsi="Times New Roman" w:cs="Times New Roman"/>
            <w:kern w:val="0"/>
            <w:sz w:val="22"/>
            <w:szCs w:val="22"/>
            <w14:ligatures w14:val="none"/>
          </w:rPr>
          <w:delText xml:space="preserve">Therefore, </w:delText>
        </w:r>
      </w:del>
      <w:r w:rsidR="0008327A">
        <w:rPr>
          <w:rFonts w:ascii="Times New Roman" w:eastAsia="Calibri" w:hAnsi="Times New Roman" w:cs="Times New Roman"/>
          <w:kern w:val="0"/>
          <w:sz w:val="22"/>
          <w:szCs w:val="22"/>
          <w14:ligatures w14:val="none"/>
        </w:rPr>
        <w:t>EPIC has built a strong and cohesive strategy for governance and management</w:t>
      </w:r>
      <w:ins w:id="371" w:author="Shannon Boettcher" w:date="2025-01-04T12:04:00Z" w16du:dateUtc="2025-01-04T20:04:00Z">
        <w:r w:rsidR="00033737">
          <w:rPr>
            <w:rFonts w:ascii="Times New Roman" w:eastAsia="Calibri" w:hAnsi="Times New Roman" w:cs="Times New Roman"/>
            <w:kern w:val="0"/>
            <w:sz w:val="22"/>
            <w:szCs w:val="22"/>
            <w14:ligatures w14:val="none"/>
          </w:rPr>
          <w:t>, starting with the</w:t>
        </w:r>
      </w:ins>
      <w:del w:id="372" w:author="Shannon Boettcher" w:date="2025-01-04T12:04:00Z" w16du:dateUtc="2025-01-04T20:04:00Z">
        <w:r w:rsidR="0008327A" w:rsidDel="00033737">
          <w:rPr>
            <w:rFonts w:ascii="Times New Roman" w:eastAsia="Calibri" w:hAnsi="Times New Roman" w:cs="Times New Roman"/>
            <w:kern w:val="0"/>
            <w:sz w:val="22"/>
            <w:szCs w:val="22"/>
            <w14:ligatures w14:val="none"/>
          </w:rPr>
          <w:delText xml:space="preserve">. </w:delText>
        </w:r>
        <w:r w:rsidRPr="009A1FC7" w:rsidDel="00033737">
          <w:rPr>
            <w:rFonts w:ascii="Times New Roman" w:eastAsia="Calibri" w:hAnsi="Times New Roman" w:cs="Times New Roman"/>
            <w:kern w:val="0"/>
            <w:sz w:val="22"/>
            <w:szCs w:val="22"/>
            <w14:ligatures w14:val="none"/>
          </w:rPr>
          <w:delText>The Engine</w:delText>
        </w:r>
        <w:r w:rsidDel="00033737">
          <w:rPr>
            <w:rFonts w:ascii="Times New Roman" w:eastAsia="Calibri" w:hAnsi="Times New Roman" w:cs="Times New Roman"/>
            <w:kern w:val="0"/>
            <w:sz w:val="22"/>
            <w:szCs w:val="22"/>
            <w14:ligatures w14:val="none"/>
          </w:rPr>
          <w:delText xml:space="preserve"> will be governed and managed by the</w:delText>
        </w:r>
      </w:del>
      <w:r>
        <w:rPr>
          <w:rFonts w:ascii="Times New Roman" w:eastAsia="Calibri" w:hAnsi="Times New Roman" w:cs="Times New Roman"/>
          <w:kern w:val="0"/>
          <w:sz w:val="22"/>
          <w:szCs w:val="22"/>
          <w14:ligatures w14:val="none"/>
        </w:rPr>
        <w:t xml:space="preserve"> E</w:t>
      </w:r>
      <w:r w:rsidRPr="009A1FC7">
        <w:rPr>
          <w:rFonts w:ascii="Times New Roman" w:eastAsia="Calibri" w:hAnsi="Times New Roman" w:cs="Times New Roman"/>
          <w:kern w:val="0"/>
          <w:sz w:val="22"/>
          <w:szCs w:val="22"/>
          <w14:ligatures w14:val="none"/>
        </w:rPr>
        <w:t xml:space="preserve">xecutive </w:t>
      </w:r>
      <w:r>
        <w:rPr>
          <w:rFonts w:ascii="Times New Roman" w:eastAsia="Calibri" w:hAnsi="Times New Roman" w:cs="Times New Roman"/>
          <w:kern w:val="0"/>
          <w:sz w:val="22"/>
          <w:szCs w:val="22"/>
          <w14:ligatures w14:val="none"/>
        </w:rPr>
        <w:t>S</w:t>
      </w:r>
      <w:r w:rsidRPr="009A1FC7">
        <w:rPr>
          <w:rFonts w:ascii="Times New Roman" w:eastAsia="Calibri" w:hAnsi="Times New Roman" w:cs="Times New Roman"/>
          <w:kern w:val="0"/>
          <w:sz w:val="22"/>
          <w:szCs w:val="22"/>
          <w14:ligatures w14:val="none"/>
        </w:rPr>
        <w:t xml:space="preserve">teering </w:t>
      </w:r>
      <w:r>
        <w:rPr>
          <w:rFonts w:ascii="Times New Roman" w:eastAsia="Calibri" w:hAnsi="Times New Roman" w:cs="Times New Roman"/>
          <w:kern w:val="0"/>
          <w:sz w:val="22"/>
          <w:szCs w:val="22"/>
          <w14:ligatures w14:val="none"/>
        </w:rPr>
        <w:t>C</w:t>
      </w:r>
      <w:r w:rsidRPr="009A1FC7">
        <w:rPr>
          <w:rFonts w:ascii="Times New Roman" w:eastAsia="Calibri" w:hAnsi="Times New Roman" w:cs="Times New Roman"/>
          <w:kern w:val="0"/>
          <w:sz w:val="22"/>
          <w:szCs w:val="22"/>
          <w14:ligatures w14:val="none"/>
        </w:rPr>
        <w:t>ommittee</w:t>
      </w:r>
      <w:ins w:id="373" w:author="Shannon Boettcher" w:date="2025-01-04T12:04:00Z" w16du:dateUtc="2025-01-04T20:04:00Z">
        <w:r w:rsidR="00033737" w:rsidRPr="00033737">
          <w:rPr>
            <w:rFonts w:ascii="Times New Roman" w:eastAsia="Calibri" w:hAnsi="Times New Roman" w:cs="Times New Roman"/>
            <w:kern w:val="0"/>
            <w:sz w:val="22"/>
            <w:szCs w:val="22"/>
            <w:highlight w:val="yellow"/>
            <w14:ligatures w14:val="none"/>
          </w:rPr>
          <w:t xml:space="preserve"> </w:t>
        </w:r>
        <w:r w:rsidR="00033737">
          <w:rPr>
            <w:rFonts w:ascii="Times New Roman" w:eastAsia="Calibri" w:hAnsi="Times New Roman" w:cs="Times New Roman"/>
            <w:kern w:val="0"/>
            <w:sz w:val="22"/>
            <w:szCs w:val="22"/>
            <w:highlight w:val="yellow"/>
            <w14:ligatures w14:val="none"/>
          </w:rPr>
          <w:t>(</w:t>
        </w:r>
        <w:r w:rsidR="00033737" w:rsidRPr="00EC4C89">
          <w:rPr>
            <w:rFonts w:ascii="Times New Roman" w:eastAsia="Calibri" w:hAnsi="Times New Roman" w:cs="Times New Roman"/>
            <w:kern w:val="0"/>
            <w:sz w:val="22"/>
            <w:szCs w:val="22"/>
            <w:highlight w:val="yellow"/>
            <w14:ligatures w14:val="none"/>
          </w:rPr>
          <w:t>Figure X</w:t>
        </w:r>
        <w:r w:rsidR="00033737">
          <w:rPr>
            <w:rFonts w:ascii="Times New Roman" w:eastAsia="Calibri" w:hAnsi="Times New Roman" w:cs="Times New Roman"/>
            <w:kern w:val="0"/>
            <w:sz w:val="22"/>
            <w:szCs w:val="22"/>
            <w14:ligatures w14:val="none"/>
          </w:rPr>
          <w:t>)</w:t>
        </w:r>
      </w:ins>
      <w:r>
        <w:rPr>
          <w:rFonts w:ascii="Times New Roman" w:eastAsia="Calibri" w:hAnsi="Times New Roman" w:cs="Times New Roman"/>
          <w:kern w:val="0"/>
          <w:sz w:val="22"/>
          <w:szCs w:val="22"/>
          <w14:ligatures w14:val="none"/>
        </w:rPr>
        <w:t>, which</w:t>
      </w:r>
      <w:r w:rsidRPr="009A1FC7">
        <w:rPr>
          <w:rFonts w:ascii="Times New Roman" w:eastAsia="Calibri" w:hAnsi="Times New Roman" w:cs="Times New Roman"/>
          <w:kern w:val="0"/>
          <w:sz w:val="22"/>
          <w:szCs w:val="22"/>
          <w14:ligatures w14:val="none"/>
        </w:rPr>
        <w:t xml:space="preserve"> will maximize collaboration</w:t>
      </w:r>
      <w:ins w:id="374" w:author="Shannon Boettcher" w:date="2025-01-04T12:04:00Z" w16du:dateUtc="2025-01-04T20:04:00Z">
        <w:r w:rsidR="00033737">
          <w:rPr>
            <w:rFonts w:ascii="Times New Roman" w:eastAsia="Calibri" w:hAnsi="Times New Roman" w:cs="Times New Roman"/>
            <w:kern w:val="0"/>
            <w:sz w:val="22"/>
            <w:szCs w:val="22"/>
            <w14:ligatures w14:val="none"/>
          </w:rPr>
          <w:t xml:space="preserve">s </w:t>
        </w:r>
      </w:ins>
      <w:del w:id="375" w:author="Shannon Boettcher" w:date="2025-01-04T12:04:00Z" w16du:dateUtc="2025-01-04T20:04:00Z">
        <w:r w:rsidRPr="009A1FC7" w:rsidDel="00033737">
          <w:rPr>
            <w:rFonts w:ascii="Times New Roman" w:eastAsia="Calibri" w:hAnsi="Times New Roman" w:cs="Times New Roman"/>
            <w:kern w:val="0"/>
            <w:sz w:val="22"/>
            <w:szCs w:val="22"/>
            <w14:ligatures w14:val="none"/>
          </w:rPr>
          <w:delText xml:space="preserve"> opportunities </w:delText>
        </w:r>
      </w:del>
      <w:r w:rsidRPr="009A1FC7">
        <w:rPr>
          <w:rFonts w:ascii="Times New Roman" w:eastAsia="Calibri" w:hAnsi="Times New Roman" w:cs="Times New Roman"/>
          <w:kern w:val="0"/>
          <w:sz w:val="22"/>
          <w:szCs w:val="22"/>
          <w14:ligatures w14:val="none"/>
        </w:rPr>
        <w:t xml:space="preserve">that lead directly to </w:t>
      </w:r>
      <w:r>
        <w:rPr>
          <w:rFonts w:ascii="Times New Roman" w:eastAsia="Calibri" w:hAnsi="Times New Roman" w:cs="Times New Roman"/>
          <w:kern w:val="0"/>
          <w:sz w:val="22"/>
          <w:szCs w:val="22"/>
          <w14:ligatures w14:val="none"/>
        </w:rPr>
        <w:t xml:space="preserve">commercialization, </w:t>
      </w:r>
      <w:r w:rsidRPr="009A1FC7">
        <w:rPr>
          <w:rFonts w:ascii="Times New Roman" w:eastAsia="Calibri" w:hAnsi="Times New Roman" w:cs="Times New Roman"/>
          <w:kern w:val="0"/>
          <w:sz w:val="22"/>
          <w:szCs w:val="22"/>
          <w14:ligatures w14:val="none"/>
        </w:rPr>
        <w:t>investments in technologies</w:t>
      </w:r>
      <w:r>
        <w:rPr>
          <w:rFonts w:ascii="Times New Roman" w:eastAsia="Calibri" w:hAnsi="Times New Roman" w:cs="Times New Roman"/>
          <w:kern w:val="0"/>
          <w:sz w:val="22"/>
          <w:szCs w:val="22"/>
          <w14:ligatures w14:val="none"/>
        </w:rPr>
        <w:t>,</w:t>
      </w:r>
      <w:r w:rsidRPr="009A1FC7">
        <w:rPr>
          <w:rFonts w:ascii="Times New Roman" w:eastAsia="Calibri" w:hAnsi="Times New Roman" w:cs="Times New Roman"/>
          <w:kern w:val="0"/>
          <w:sz w:val="22"/>
          <w:szCs w:val="22"/>
          <w14:ligatures w14:val="none"/>
        </w:rPr>
        <w:t xml:space="preserve"> WFD</w:t>
      </w:r>
      <w:r w:rsidR="00EC4C89">
        <w:rPr>
          <w:rFonts w:ascii="Times New Roman" w:eastAsia="Calibri" w:hAnsi="Times New Roman" w:cs="Times New Roman"/>
          <w:kern w:val="0"/>
          <w:sz w:val="22"/>
          <w:szCs w:val="22"/>
          <w14:ligatures w14:val="none"/>
        </w:rPr>
        <w:t>, and community engagement</w:t>
      </w:r>
      <w:r w:rsidRPr="009A1FC7">
        <w:rPr>
          <w:rFonts w:ascii="Times New Roman" w:eastAsia="Calibri" w:hAnsi="Times New Roman" w:cs="Times New Roman"/>
          <w:kern w:val="0"/>
          <w:sz w:val="22"/>
          <w:szCs w:val="22"/>
          <w14:ligatures w14:val="none"/>
        </w:rPr>
        <w:t>.</w:t>
      </w:r>
      <w:r w:rsidR="0008327A">
        <w:rPr>
          <w:rFonts w:ascii="Times New Roman" w:eastAsia="Calibri" w:hAnsi="Times New Roman" w:cs="Times New Roman"/>
          <w:kern w:val="0"/>
          <w:sz w:val="22"/>
          <w:szCs w:val="22"/>
          <w14:ligatures w14:val="none"/>
        </w:rPr>
        <w:t xml:space="preserve"> The Executive Steering Committee</w:t>
      </w:r>
      <w:del w:id="376" w:author="Shannon Boettcher" w:date="2025-01-04T12:04:00Z" w16du:dateUtc="2025-01-04T20:04:00Z">
        <w:r w:rsidR="0008327A" w:rsidDel="00033737">
          <w:rPr>
            <w:rFonts w:ascii="Times New Roman" w:eastAsia="Calibri" w:hAnsi="Times New Roman" w:cs="Times New Roman"/>
            <w:kern w:val="0"/>
            <w:sz w:val="22"/>
            <w:szCs w:val="22"/>
            <w14:ligatures w14:val="none"/>
          </w:rPr>
          <w:delText xml:space="preserve">, seen in </w:delText>
        </w:r>
        <w:r w:rsidR="0008327A" w:rsidRPr="00EC4C89" w:rsidDel="00033737">
          <w:rPr>
            <w:rFonts w:ascii="Times New Roman" w:eastAsia="Calibri" w:hAnsi="Times New Roman" w:cs="Times New Roman"/>
            <w:kern w:val="0"/>
            <w:sz w:val="22"/>
            <w:szCs w:val="22"/>
            <w:highlight w:val="yellow"/>
            <w14:ligatures w14:val="none"/>
          </w:rPr>
          <w:delText>Figure X</w:delText>
        </w:r>
        <w:r w:rsidR="0008327A" w:rsidDel="00033737">
          <w:rPr>
            <w:rFonts w:ascii="Times New Roman" w:eastAsia="Calibri" w:hAnsi="Times New Roman" w:cs="Times New Roman"/>
            <w:kern w:val="0"/>
            <w:sz w:val="22"/>
            <w:szCs w:val="22"/>
            <w14:ligatures w14:val="none"/>
          </w:rPr>
          <w:delText>, i</w:delText>
        </w:r>
      </w:del>
      <w:r w:rsidR="0008327A">
        <w:rPr>
          <w:rFonts w:ascii="Times New Roman" w:eastAsia="Calibri" w:hAnsi="Times New Roman" w:cs="Times New Roman"/>
          <w:kern w:val="0"/>
          <w:sz w:val="22"/>
          <w:szCs w:val="22"/>
          <w14:ligatures w14:val="none"/>
        </w:rPr>
        <w:t xml:space="preserve">s </w:t>
      </w:r>
      <w:ins w:id="377" w:author="Shannon Boettcher" w:date="2025-01-04T12:04:00Z" w16du:dateUtc="2025-01-04T20:04:00Z">
        <w:r w:rsidR="00033737">
          <w:rPr>
            <w:rFonts w:ascii="Times New Roman" w:eastAsia="Calibri" w:hAnsi="Times New Roman" w:cs="Times New Roman"/>
            <w:kern w:val="0"/>
            <w:sz w:val="22"/>
            <w:szCs w:val="22"/>
            <w14:ligatures w14:val="none"/>
          </w:rPr>
          <w:t xml:space="preserve">is integral to the </w:t>
        </w:r>
      </w:ins>
      <w:del w:id="378" w:author="Shannon Boettcher" w:date="2025-01-04T12:04:00Z" w16du:dateUtc="2025-01-04T20:04:00Z">
        <w:r w:rsidR="0008327A" w:rsidDel="00033737">
          <w:rPr>
            <w:rFonts w:ascii="Times New Roman" w:eastAsia="Calibri" w:hAnsi="Times New Roman" w:cs="Times New Roman"/>
            <w:kern w:val="0"/>
            <w:sz w:val="22"/>
            <w:szCs w:val="22"/>
            <w14:ligatures w14:val="none"/>
          </w:rPr>
          <w:delText>baked into the</w:delText>
        </w:r>
        <w:r w:rsidR="0008327A" w:rsidDel="00033737">
          <w:rPr>
            <w:rFonts w:ascii="Times New Roman" w:eastAsiaTheme="majorEastAsia" w:hAnsi="Times New Roman" w:cs="Times New Roman"/>
            <w:color w:val="000000" w:themeColor="text1"/>
            <w:kern w:val="0"/>
            <w:sz w:val="22"/>
            <w:szCs w:val="32"/>
            <w14:ligatures w14:val="none"/>
          </w:rPr>
          <w:delText xml:space="preserve"> </w:delText>
        </w:r>
      </w:del>
      <w:r w:rsidR="0008327A">
        <w:rPr>
          <w:rFonts w:ascii="Times New Roman" w:eastAsiaTheme="majorEastAsia" w:hAnsi="Times New Roman" w:cs="Times New Roman"/>
          <w:color w:val="000000" w:themeColor="text1"/>
          <w:kern w:val="0"/>
          <w:sz w:val="22"/>
          <w:szCs w:val="32"/>
          <w14:ligatures w14:val="none"/>
        </w:rPr>
        <w:t>organizational structure and designed to facilitate functional working groups (called Focus Groups).</w:t>
      </w:r>
      <w:r w:rsidR="00EC4C89">
        <w:rPr>
          <w:rFonts w:ascii="Times New Roman" w:eastAsiaTheme="majorEastAsia" w:hAnsi="Times New Roman" w:cs="Times New Roman"/>
          <w:color w:val="000000" w:themeColor="text1"/>
          <w:kern w:val="0"/>
          <w:sz w:val="22"/>
          <w:szCs w:val="32"/>
          <w14:ligatures w14:val="none"/>
        </w:rPr>
        <w:t xml:space="preserve"> </w:t>
      </w:r>
      <w:commentRangeStart w:id="379"/>
      <w:r>
        <w:rPr>
          <w:rFonts w:ascii="Times New Roman" w:eastAsia="Calibri" w:hAnsi="Times New Roman" w:cs="Times New Roman"/>
          <w:kern w:val="0"/>
          <w:sz w:val="22"/>
          <w:szCs w:val="22"/>
          <w14:ligatures w14:val="none"/>
        </w:rPr>
        <w:t>The Executive Steering Committee</w:t>
      </w:r>
      <w:r w:rsidRPr="0007172E">
        <w:rPr>
          <w:rFonts w:ascii="Times New Roman" w:eastAsia="Calibri" w:hAnsi="Times New Roman" w:cs="Times New Roman"/>
          <w:kern w:val="0"/>
          <w:sz w:val="22"/>
          <w:szCs w:val="22"/>
          <w14:ligatures w14:val="none"/>
        </w:rPr>
        <w:t xml:space="preserve"> </w:t>
      </w:r>
      <w:commentRangeEnd w:id="379"/>
      <w:r>
        <w:rPr>
          <w:rStyle w:val="CommentReference"/>
          <w:rFonts w:ascii="Calibri" w:eastAsia="Calibri" w:hAnsi="Calibri" w:cs="Calibri"/>
          <w:kern w:val="0"/>
          <w14:ligatures w14:val="none"/>
        </w:rPr>
        <w:commentReference w:id="379"/>
      </w:r>
      <w:ins w:id="380" w:author="Shannon Boettcher" w:date="2025-01-04T12:11:00Z" w16du:dateUtc="2025-01-04T20:11:00Z">
        <w:r w:rsidR="00E613A2" w:rsidRPr="00E613A2">
          <w:rPr>
            <w:rFonts w:ascii="Times New Roman" w:eastAsia="Calibri" w:hAnsi="Times New Roman" w:cs="Times New Roman"/>
            <w:kern w:val="0"/>
            <w:sz w:val="22"/>
            <w:szCs w:val="22"/>
            <w14:ligatures w14:val="none"/>
          </w:rPr>
          <w:t xml:space="preserve"> </w:t>
        </w:r>
        <w:r w:rsidR="00E613A2">
          <w:rPr>
            <w:rFonts w:ascii="Times New Roman" w:eastAsia="Calibri" w:hAnsi="Times New Roman" w:cs="Times New Roman"/>
            <w:kern w:val="0"/>
            <w:sz w:val="22"/>
            <w:szCs w:val="22"/>
            <w14:ligatures w14:val="none"/>
          </w:rPr>
          <w:t xml:space="preserve">is </w:t>
        </w:r>
        <w:r w:rsidR="00E613A2" w:rsidRPr="0007172E">
          <w:rPr>
            <w:rFonts w:ascii="Times New Roman" w:eastAsia="Calibri" w:hAnsi="Times New Roman" w:cs="Times New Roman"/>
            <w:kern w:val="0"/>
            <w:sz w:val="22"/>
            <w:szCs w:val="22"/>
            <w14:ligatures w14:val="none"/>
          </w:rPr>
          <w:t>composed of senior representatives from each core partner and major stakeholders</w:t>
        </w:r>
        <w:r w:rsidR="00E613A2">
          <w:rPr>
            <w:rFonts w:ascii="Times New Roman" w:eastAsia="Calibri" w:hAnsi="Times New Roman" w:cs="Times New Roman"/>
            <w:kern w:val="0"/>
            <w:sz w:val="22"/>
            <w:szCs w:val="22"/>
            <w14:ligatures w14:val="none"/>
          </w:rPr>
          <w:t xml:space="preserve">. The </w:t>
        </w:r>
      </w:ins>
      <w:r w:rsidRPr="0007172E">
        <w:rPr>
          <w:rFonts w:ascii="Times New Roman" w:eastAsia="Calibri" w:hAnsi="Times New Roman" w:cs="Times New Roman"/>
          <w:kern w:val="0"/>
          <w:sz w:val="22"/>
          <w:szCs w:val="22"/>
          <w14:ligatures w14:val="none"/>
        </w:rPr>
        <w:t>governance structure</w:t>
      </w:r>
      <w:r w:rsidR="00EC4C89">
        <w:rPr>
          <w:rFonts w:ascii="Times New Roman" w:eastAsia="Calibri" w:hAnsi="Times New Roman" w:cs="Times New Roman"/>
          <w:kern w:val="0"/>
          <w:sz w:val="22"/>
          <w:szCs w:val="22"/>
          <w14:ligatures w14:val="none"/>
        </w:rPr>
        <w:t xml:space="preserve"> </w:t>
      </w:r>
      <w:r w:rsidRPr="0007172E">
        <w:rPr>
          <w:rFonts w:ascii="Times New Roman" w:eastAsia="Calibri" w:hAnsi="Times New Roman" w:cs="Times New Roman"/>
          <w:kern w:val="0"/>
          <w:sz w:val="22"/>
          <w:szCs w:val="22"/>
          <w14:ligatures w14:val="none"/>
        </w:rPr>
        <w:t xml:space="preserve">has been established to ensure the core partner organizations and leadership teams of </w:t>
      </w:r>
      <w:r>
        <w:rPr>
          <w:rFonts w:ascii="Times New Roman" w:eastAsia="Calibri" w:hAnsi="Times New Roman" w:cs="Times New Roman"/>
          <w:kern w:val="0"/>
          <w:sz w:val="22"/>
          <w:szCs w:val="22"/>
          <w14:ligatures w14:val="none"/>
        </w:rPr>
        <w:t>EPIC</w:t>
      </w:r>
      <w:r w:rsidRPr="0007172E">
        <w:rPr>
          <w:rFonts w:ascii="Times New Roman" w:eastAsia="Calibri" w:hAnsi="Times New Roman" w:cs="Times New Roman"/>
          <w:kern w:val="0"/>
          <w:sz w:val="22"/>
          <w:szCs w:val="22"/>
          <w14:ligatures w14:val="none"/>
        </w:rPr>
        <w:t xml:space="preserve"> work cohesively and provide varied expert perspectives</w:t>
      </w:r>
      <w:r>
        <w:rPr>
          <w:rFonts w:ascii="Times New Roman" w:eastAsia="Calibri" w:hAnsi="Times New Roman" w:cs="Times New Roman"/>
          <w:kern w:val="0"/>
          <w:sz w:val="22"/>
          <w:szCs w:val="22"/>
          <w14:ligatures w14:val="none"/>
        </w:rPr>
        <w:t xml:space="preserve"> from designated representatives of each key partner and stakeholder</w:t>
      </w:r>
      <w:r w:rsidRPr="0007172E">
        <w:rPr>
          <w:rFonts w:ascii="Times New Roman" w:eastAsia="Calibri" w:hAnsi="Times New Roman" w:cs="Times New Roman"/>
          <w:kern w:val="0"/>
          <w:sz w:val="22"/>
          <w:szCs w:val="22"/>
          <w14:ligatures w14:val="none"/>
        </w:rPr>
        <w:t>.</w:t>
      </w:r>
    </w:p>
    <w:p w14:paraId="1F68BB35" w14:textId="32F9B658" w:rsidR="00F26865" w:rsidRDefault="00F26865" w:rsidP="004E1770">
      <w:pPr>
        <w:keepNext/>
        <w:keepLines/>
        <w:spacing w:before="240" w:after="240"/>
        <w:jc w:val="center"/>
        <w:rPr>
          <w:rFonts w:ascii="Times New Roman" w:eastAsia="Calibri" w:hAnsi="Times New Roman" w:cs="Times New Roman"/>
          <w:kern w:val="0"/>
          <w:sz w:val="22"/>
          <w:szCs w:val="22"/>
          <w14:ligatures w14:val="none"/>
        </w:rPr>
      </w:pPr>
      <w:r w:rsidRPr="00D22937">
        <w:rPr>
          <w:rFonts w:ascii="Times New Roman" w:eastAsia="Calibri" w:hAnsi="Times New Roman" w:cs="Times New Roman"/>
          <w:b/>
          <w:bCs/>
          <w:kern w:val="0"/>
          <w:sz w:val="22"/>
          <w:szCs w:val="22"/>
          <w:highlight w:val="yellow"/>
          <w14:ligatures w14:val="none"/>
        </w:rPr>
        <w:lastRenderedPageBreak/>
        <w:t xml:space="preserve">Figure </w:t>
      </w:r>
      <w:commentRangeStart w:id="381"/>
      <w:r w:rsidRPr="00D22937">
        <w:rPr>
          <w:rFonts w:ascii="Times New Roman" w:eastAsia="Calibri" w:hAnsi="Times New Roman" w:cs="Times New Roman"/>
          <w:b/>
          <w:bCs/>
          <w:kern w:val="0"/>
          <w:sz w:val="22"/>
          <w:szCs w:val="22"/>
          <w:highlight w:val="yellow"/>
          <w14:ligatures w14:val="none"/>
        </w:rPr>
        <w:t>X</w:t>
      </w:r>
      <w:commentRangeEnd w:id="381"/>
      <w:r>
        <w:rPr>
          <w:rStyle w:val="CommentReference"/>
          <w:rFonts w:ascii="Calibri" w:eastAsia="Calibri" w:hAnsi="Calibri" w:cs="Calibri"/>
          <w:kern w:val="0"/>
          <w14:ligatures w14:val="none"/>
        </w:rPr>
        <w:commentReference w:id="381"/>
      </w:r>
      <w:r>
        <w:rPr>
          <w:rFonts w:ascii="Times New Roman" w:eastAsia="Calibri" w:hAnsi="Times New Roman" w:cs="Times New Roman"/>
          <w:b/>
          <w:bCs/>
          <w:kern w:val="0"/>
          <w:sz w:val="22"/>
          <w:szCs w:val="22"/>
          <w14:ligatures w14:val="none"/>
        </w:rPr>
        <w:t>: Executive Steering Committee Governance Structure</w:t>
      </w:r>
      <w:commentRangeStart w:id="382"/>
      <w:r w:rsidR="008974A1">
        <w:rPr>
          <w:rFonts w:ascii="Times New Roman" w:eastAsia="Calibri" w:hAnsi="Times New Roman" w:cs="Times New Roman"/>
          <w:noProof/>
          <w:kern w:val="0"/>
          <w:sz w:val="22"/>
          <w:szCs w:val="22"/>
        </w:rPr>
        <w:drawing>
          <wp:inline distT="0" distB="0" distL="0" distR="0" wp14:anchorId="30D50F3C" wp14:editId="07DE8931">
            <wp:extent cx="4766251" cy="2393310"/>
            <wp:effectExtent l="0" t="0" r="0" b="7620"/>
            <wp:docPr id="1579414804" name="Picture 1" descr="A colorful hexagons with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4804" name="Picture 1" descr="A colorful hexagons with icon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69042" cy="2394711"/>
                    </a:xfrm>
                    <a:prstGeom prst="rect">
                      <a:avLst/>
                    </a:prstGeom>
                  </pic:spPr>
                </pic:pic>
              </a:graphicData>
            </a:graphic>
          </wp:inline>
        </w:drawing>
      </w:r>
      <w:commentRangeEnd w:id="382"/>
      <w:r w:rsidR="00EB00F1">
        <w:rPr>
          <w:rStyle w:val="CommentReference"/>
          <w:rFonts w:ascii="Calibri" w:eastAsia="Calibri" w:hAnsi="Calibri" w:cs="Calibri"/>
          <w:kern w:val="0"/>
          <w14:ligatures w14:val="none"/>
        </w:rPr>
        <w:commentReference w:id="382"/>
      </w:r>
    </w:p>
    <w:p w14:paraId="5220F470" w14:textId="3B426B61" w:rsidR="00F26865" w:rsidRDefault="00F26865" w:rsidP="0008327A">
      <w:pPr>
        <w:spacing w:before="240" w:after="240"/>
        <w:jc w:val="both"/>
        <w:rPr>
          <w:rFonts w:ascii="Times New Roman" w:eastAsia="Calibri" w:hAnsi="Times New Roman" w:cs="Times New Roman"/>
          <w:kern w:val="0"/>
          <w:sz w:val="22"/>
          <w:szCs w:val="22"/>
          <w14:ligatures w14:val="none"/>
        </w:rPr>
      </w:pPr>
      <w:r>
        <w:rPr>
          <w:rFonts w:ascii="Times New Roman" w:eastAsia="Calibri" w:hAnsi="Times New Roman" w:cs="Times New Roman"/>
          <w:kern w:val="0"/>
          <w:sz w:val="22"/>
          <w:szCs w:val="22"/>
          <w14:ligatures w14:val="none"/>
        </w:rPr>
        <w:t>The</w:t>
      </w:r>
      <w:r w:rsidRPr="0007172E">
        <w:rPr>
          <w:rFonts w:ascii="Times New Roman" w:eastAsia="Calibri" w:hAnsi="Times New Roman" w:cs="Times New Roman"/>
          <w:kern w:val="0"/>
          <w:sz w:val="22"/>
          <w:szCs w:val="22"/>
          <w14:ligatures w14:val="none"/>
        </w:rPr>
        <w:t xml:space="preserve"> </w:t>
      </w:r>
      <w:r w:rsidRPr="00F116E9">
        <w:rPr>
          <w:rFonts w:ascii="Times New Roman" w:eastAsia="Calibri" w:hAnsi="Times New Roman" w:cs="Times New Roman"/>
          <w:kern w:val="0"/>
          <w:sz w:val="22"/>
          <w:szCs w:val="22"/>
          <w:highlight w:val="yellow"/>
          <w14:ligatures w14:val="none"/>
        </w:rPr>
        <w:t>Executive Steering Committee</w:t>
      </w:r>
      <w:del w:id="383" w:author="Shannon Boettcher" w:date="2025-01-04T12:12:00Z" w16du:dateUtc="2025-01-04T20:12:00Z">
        <w:r w:rsidRPr="00F116E9" w:rsidDel="00E613A2">
          <w:rPr>
            <w:rFonts w:ascii="Times New Roman" w:eastAsia="Calibri" w:hAnsi="Times New Roman" w:cs="Times New Roman"/>
            <w:kern w:val="0"/>
            <w:sz w:val="22"/>
            <w:szCs w:val="22"/>
            <w:highlight w:val="yellow"/>
            <w14:ligatures w14:val="none"/>
          </w:rPr>
          <w:delText xml:space="preserve"> </w:delText>
        </w:r>
        <w:r w:rsidDel="00E613A2">
          <w:rPr>
            <w:rFonts w:ascii="Times New Roman" w:eastAsia="Calibri" w:hAnsi="Times New Roman" w:cs="Times New Roman"/>
            <w:kern w:val="0"/>
            <w:sz w:val="22"/>
            <w:szCs w:val="22"/>
            <w14:ligatures w14:val="none"/>
          </w:rPr>
          <w:delText xml:space="preserve">is </w:delText>
        </w:r>
        <w:r w:rsidRPr="0007172E" w:rsidDel="00E613A2">
          <w:rPr>
            <w:rFonts w:ascii="Times New Roman" w:eastAsia="Calibri" w:hAnsi="Times New Roman" w:cs="Times New Roman"/>
            <w:kern w:val="0"/>
            <w:sz w:val="22"/>
            <w:szCs w:val="22"/>
            <w14:ligatures w14:val="none"/>
          </w:rPr>
          <w:delText>composed of senior representatives from each core partner and major stakeholders to</w:delText>
        </w:r>
      </w:del>
      <w:r w:rsidRPr="0007172E">
        <w:rPr>
          <w:rFonts w:ascii="Times New Roman" w:eastAsia="Calibri" w:hAnsi="Times New Roman" w:cs="Times New Roman"/>
          <w:kern w:val="0"/>
          <w:sz w:val="22"/>
          <w:szCs w:val="22"/>
          <w14:ligatures w14:val="none"/>
        </w:rPr>
        <w:t xml:space="preserve"> provide</w:t>
      </w:r>
      <w:ins w:id="384" w:author="Shannon Boettcher" w:date="2025-01-04T12:12:00Z" w16du:dateUtc="2025-01-04T20:12:00Z">
        <w:r w:rsidR="00E613A2">
          <w:rPr>
            <w:rFonts w:ascii="Times New Roman" w:eastAsia="Calibri" w:hAnsi="Times New Roman" w:cs="Times New Roman"/>
            <w:kern w:val="0"/>
            <w:sz w:val="22"/>
            <w:szCs w:val="22"/>
            <w14:ligatures w14:val="none"/>
          </w:rPr>
          <w:t>s</w:t>
        </w:r>
      </w:ins>
      <w:r w:rsidRPr="0007172E">
        <w:rPr>
          <w:rFonts w:ascii="Times New Roman" w:eastAsia="Calibri" w:hAnsi="Times New Roman" w:cs="Times New Roman"/>
          <w:kern w:val="0"/>
          <w:sz w:val="22"/>
          <w:szCs w:val="22"/>
          <w14:ligatures w14:val="none"/>
        </w:rPr>
        <w:t xml:space="preserve"> strategic direction and oversight through regular</w:t>
      </w:r>
      <w:r>
        <w:rPr>
          <w:rFonts w:ascii="Times New Roman" w:eastAsia="Calibri" w:hAnsi="Times New Roman" w:cs="Times New Roman"/>
          <w:kern w:val="0"/>
          <w:sz w:val="22"/>
          <w:szCs w:val="22"/>
          <w14:ligatures w14:val="none"/>
        </w:rPr>
        <w:t xml:space="preserve"> </w:t>
      </w:r>
      <w:commentRangeStart w:id="385"/>
      <w:commentRangeStart w:id="386"/>
      <w:r>
        <w:rPr>
          <w:rFonts w:ascii="Times New Roman" w:eastAsia="Calibri" w:hAnsi="Times New Roman" w:cs="Times New Roman"/>
          <w:kern w:val="0"/>
          <w:sz w:val="22"/>
          <w:szCs w:val="22"/>
          <w14:ligatures w14:val="none"/>
        </w:rPr>
        <w:t>Focus</w:t>
      </w:r>
      <w:commentRangeEnd w:id="385"/>
      <w:r>
        <w:rPr>
          <w:rStyle w:val="CommentReference"/>
          <w:rFonts w:ascii="Calibri" w:eastAsia="Calibri" w:hAnsi="Calibri" w:cs="Calibri"/>
          <w:kern w:val="0"/>
          <w14:ligatures w14:val="none"/>
        </w:rPr>
        <w:commentReference w:id="385"/>
      </w:r>
      <w:commentRangeEnd w:id="386"/>
      <w:r>
        <w:rPr>
          <w:rStyle w:val="CommentReference"/>
          <w:rFonts w:ascii="Calibri" w:eastAsia="Calibri" w:hAnsi="Calibri" w:cs="Calibri"/>
          <w:kern w:val="0"/>
          <w14:ligatures w14:val="none"/>
        </w:rPr>
        <w:commentReference w:id="386"/>
      </w:r>
      <w:r>
        <w:rPr>
          <w:rFonts w:ascii="Times New Roman" w:eastAsia="Calibri" w:hAnsi="Times New Roman" w:cs="Times New Roman"/>
          <w:kern w:val="0"/>
          <w:sz w:val="22"/>
          <w:szCs w:val="22"/>
          <w14:ligatures w14:val="none"/>
        </w:rPr>
        <w:t xml:space="preserve"> Group</w:t>
      </w:r>
      <w:r w:rsidRPr="0007172E">
        <w:rPr>
          <w:rFonts w:ascii="Times New Roman" w:eastAsia="Calibri" w:hAnsi="Times New Roman" w:cs="Times New Roman"/>
          <w:kern w:val="0"/>
          <w:sz w:val="22"/>
          <w:szCs w:val="22"/>
          <w14:ligatures w14:val="none"/>
        </w:rPr>
        <w:t xml:space="preserve"> m</w:t>
      </w:r>
      <w:r>
        <w:rPr>
          <w:rFonts w:ascii="Times New Roman" w:eastAsia="Calibri" w:hAnsi="Times New Roman" w:cs="Times New Roman"/>
          <w:kern w:val="0"/>
          <w:sz w:val="22"/>
          <w:szCs w:val="22"/>
          <w14:ligatures w14:val="none"/>
        </w:rPr>
        <w:t>eetings</w:t>
      </w:r>
      <w:r w:rsidRPr="0007172E">
        <w:rPr>
          <w:rFonts w:ascii="Times New Roman" w:eastAsia="Calibri" w:hAnsi="Times New Roman" w:cs="Times New Roman"/>
          <w:kern w:val="0"/>
          <w:sz w:val="22"/>
          <w:szCs w:val="22"/>
          <w14:ligatures w14:val="none"/>
        </w:rPr>
        <w:t>. The Management Team, led by Principal Investigator Michelle Willard, will manage day-to-day operations and coordination. The Focus Groups</w:t>
      </w:r>
      <w:r>
        <w:rPr>
          <w:rFonts w:ascii="Times New Roman" w:eastAsia="Calibri" w:hAnsi="Times New Roman" w:cs="Times New Roman"/>
          <w:kern w:val="0"/>
          <w:sz w:val="22"/>
          <w:szCs w:val="22"/>
          <w14:ligatures w14:val="none"/>
        </w:rPr>
        <w:t xml:space="preserve"> – centralized around</w:t>
      </w:r>
      <w:r w:rsidRPr="0007172E">
        <w:rPr>
          <w:rFonts w:ascii="Times New Roman" w:eastAsia="Calibri" w:hAnsi="Times New Roman" w:cs="Times New Roman"/>
          <w:kern w:val="0"/>
          <w:sz w:val="22"/>
          <w:szCs w:val="22"/>
          <w14:ligatures w14:val="none"/>
        </w:rPr>
        <w:t xml:space="preserve"> </w:t>
      </w:r>
      <w:ins w:id="387" w:author="Shannon Boettcher" w:date="2025-01-04T12:12:00Z" w16du:dateUtc="2025-01-04T20:12:00Z">
        <w:r w:rsidR="00867807">
          <w:rPr>
            <w:rFonts w:ascii="Times New Roman" w:eastAsia="Calibri" w:hAnsi="Times New Roman" w:cs="Times New Roman"/>
            <w:kern w:val="0"/>
            <w:sz w:val="22"/>
            <w:szCs w:val="22"/>
            <w14:ligatures w14:val="none"/>
          </w:rPr>
          <w:t xml:space="preserve">1) </w:t>
        </w:r>
      </w:ins>
      <w:r>
        <w:rPr>
          <w:rFonts w:ascii="Times New Roman" w:eastAsia="Calibri" w:hAnsi="Times New Roman" w:cs="Times New Roman"/>
          <w:kern w:val="0"/>
          <w:sz w:val="22"/>
          <w:szCs w:val="22"/>
          <w14:ligatures w14:val="none"/>
        </w:rPr>
        <w:t xml:space="preserve">industry </w:t>
      </w:r>
      <w:r w:rsidRPr="00CA3208">
        <w:rPr>
          <w:rFonts w:ascii="Times New Roman" w:eastAsia="Calibri" w:hAnsi="Times New Roman" w:cs="Times New Roman"/>
          <w:kern w:val="0"/>
          <w:sz w:val="22"/>
          <w:szCs w:val="22"/>
          <w14:ligatures w14:val="none"/>
        </w:rPr>
        <w:t xml:space="preserve">research and commercialization, </w:t>
      </w:r>
      <w:ins w:id="388" w:author="Shannon Boettcher" w:date="2025-01-04T12:12:00Z" w16du:dateUtc="2025-01-04T20:12:00Z">
        <w:r w:rsidR="00867807">
          <w:rPr>
            <w:rFonts w:ascii="Times New Roman" w:eastAsia="Calibri" w:hAnsi="Times New Roman" w:cs="Times New Roman"/>
            <w:kern w:val="0"/>
            <w:sz w:val="22"/>
            <w:szCs w:val="22"/>
            <w14:ligatures w14:val="none"/>
          </w:rPr>
          <w:t xml:space="preserve">2) </w:t>
        </w:r>
      </w:ins>
      <w:r w:rsidRPr="00CA3208">
        <w:rPr>
          <w:rFonts w:ascii="Times New Roman" w:eastAsia="Calibri" w:hAnsi="Times New Roman" w:cs="Times New Roman"/>
          <w:kern w:val="0"/>
          <w:sz w:val="22"/>
          <w:szCs w:val="22"/>
          <w14:ligatures w14:val="none"/>
        </w:rPr>
        <w:t xml:space="preserve">innovation and technology, </w:t>
      </w:r>
      <w:commentRangeStart w:id="389"/>
      <w:ins w:id="390" w:author="Shannon Boettcher" w:date="2025-01-04T12:12:00Z" w16du:dateUtc="2025-01-04T20:12:00Z">
        <w:r w:rsidR="00867807">
          <w:rPr>
            <w:rFonts w:ascii="Times New Roman" w:eastAsia="Calibri" w:hAnsi="Times New Roman" w:cs="Times New Roman"/>
            <w:kern w:val="0"/>
            <w:sz w:val="22"/>
            <w:szCs w:val="22"/>
            <w14:ligatures w14:val="none"/>
          </w:rPr>
          <w:t xml:space="preserve">3) </w:t>
        </w:r>
      </w:ins>
      <w:del w:id="391" w:author="Shannon Boettcher" w:date="2025-01-04T12:12:00Z" w16du:dateUtc="2025-01-04T20:12:00Z">
        <w:r w:rsidRPr="00CA3208" w:rsidDel="00867807">
          <w:rPr>
            <w:rFonts w:ascii="Times New Roman" w:eastAsia="Calibri" w:hAnsi="Times New Roman" w:cs="Times New Roman"/>
            <w:kern w:val="0"/>
            <w:sz w:val="22"/>
            <w:szCs w:val="22"/>
            <w14:ligatures w14:val="none"/>
          </w:rPr>
          <w:delText>WFD</w:delText>
        </w:r>
      </w:del>
      <w:ins w:id="392" w:author="Shannon Boettcher" w:date="2025-01-04T12:12:00Z" w16du:dateUtc="2025-01-04T20:12:00Z">
        <w:r w:rsidR="00867807">
          <w:rPr>
            <w:rFonts w:ascii="Times New Roman" w:eastAsia="Calibri" w:hAnsi="Times New Roman" w:cs="Times New Roman"/>
            <w:kern w:val="0"/>
            <w:sz w:val="22"/>
            <w:szCs w:val="22"/>
            <w14:ligatures w14:val="none"/>
          </w:rPr>
          <w:t>work</w:t>
        </w:r>
      </w:ins>
      <w:ins w:id="393" w:author="Shannon Boettcher" w:date="2025-01-04T12:13:00Z" w16du:dateUtc="2025-01-04T20:13:00Z">
        <w:r w:rsidR="00867807">
          <w:rPr>
            <w:rFonts w:ascii="Times New Roman" w:eastAsia="Calibri" w:hAnsi="Times New Roman" w:cs="Times New Roman"/>
            <w:kern w:val="0"/>
            <w:sz w:val="22"/>
            <w:szCs w:val="22"/>
            <w14:ligatures w14:val="none"/>
          </w:rPr>
          <w:t>f</w:t>
        </w:r>
      </w:ins>
      <w:ins w:id="394" w:author="Shannon Boettcher" w:date="2025-01-04T12:12:00Z" w16du:dateUtc="2025-01-04T20:12:00Z">
        <w:r w:rsidR="00867807">
          <w:rPr>
            <w:rFonts w:ascii="Times New Roman" w:eastAsia="Calibri" w:hAnsi="Times New Roman" w:cs="Times New Roman"/>
            <w:kern w:val="0"/>
            <w:sz w:val="22"/>
            <w:szCs w:val="22"/>
            <w14:ligatures w14:val="none"/>
          </w:rPr>
          <w:t>orce developmen</w:t>
        </w:r>
        <w:commentRangeEnd w:id="389"/>
        <w:r w:rsidR="00867807">
          <w:rPr>
            <w:rStyle w:val="CommentReference"/>
            <w:rFonts w:ascii="Calibri" w:eastAsia="Calibri" w:hAnsi="Calibri" w:cs="Calibri"/>
            <w:kern w:val="0"/>
            <w14:ligatures w14:val="none"/>
          </w:rPr>
          <w:commentReference w:id="389"/>
        </w:r>
        <w:r w:rsidR="00867807">
          <w:rPr>
            <w:rFonts w:ascii="Times New Roman" w:eastAsia="Calibri" w:hAnsi="Times New Roman" w:cs="Times New Roman"/>
            <w:kern w:val="0"/>
            <w:sz w:val="22"/>
            <w:szCs w:val="22"/>
            <w14:ligatures w14:val="none"/>
          </w:rPr>
          <w:t>t</w:t>
        </w:r>
      </w:ins>
      <w:r w:rsidRPr="00CA3208">
        <w:rPr>
          <w:rFonts w:ascii="Times New Roman" w:eastAsia="Calibri" w:hAnsi="Times New Roman" w:cs="Times New Roman"/>
          <w:kern w:val="0"/>
          <w:sz w:val="22"/>
          <w:szCs w:val="22"/>
          <w14:ligatures w14:val="none"/>
        </w:rPr>
        <w:t xml:space="preserve">, </w:t>
      </w:r>
      <w:ins w:id="395" w:author="Shannon Boettcher" w:date="2025-01-04T12:12:00Z" w16du:dateUtc="2025-01-04T20:12:00Z">
        <w:r w:rsidR="00867807">
          <w:rPr>
            <w:rFonts w:ascii="Times New Roman" w:eastAsia="Calibri" w:hAnsi="Times New Roman" w:cs="Times New Roman"/>
            <w:kern w:val="0"/>
            <w:sz w:val="22"/>
            <w:szCs w:val="22"/>
            <w14:ligatures w14:val="none"/>
          </w:rPr>
          <w:t>4)</w:t>
        </w:r>
      </w:ins>
      <w:ins w:id="396" w:author="Shannon Boettcher" w:date="2025-01-04T12:13:00Z" w16du:dateUtc="2025-01-04T20:13:00Z">
        <w:r w:rsidR="00867807">
          <w:rPr>
            <w:rFonts w:ascii="Times New Roman" w:eastAsia="Calibri" w:hAnsi="Times New Roman" w:cs="Times New Roman"/>
            <w:kern w:val="0"/>
            <w:sz w:val="22"/>
            <w:szCs w:val="22"/>
            <w14:ligatures w14:val="none"/>
          </w:rPr>
          <w:t xml:space="preserve"> </w:t>
        </w:r>
      </w:ins>
      <w:r w:rsidRPr="00CA3208">
        <w:rPr>
          <w:rFonts w:ascii="Times New Roman" w:eastAsia="Calibri" w:hAnsi="Times New Roman" w:cs="Times New Roman"/>
          <w:kern w:val="0"/>
          <w:sz w:val="22"/>
          <w:szCs w:val="22"/>
          <w14:ligatures w14:val="none"/>
        </w:rPr>
        <w:t xml:space="preserve">community engagement, and </w:t>
      </w:r>
      <w:ins w:id="397" w:author="Shannon Boettcher" w:date="2025-01-04T12:13:00Z" w16du:dateUtc="2025-01-04T20:13:00Z">
        <w:r w:rsidR="00867807">
          <w:rPr>
            <w:rFonts w:ascii="Times New Roman" w:eastAsia="Calibri" w:hAnsi="Times New Roman" w:cs="Times New Roman"/>
            <w:kern w:val="0"/>
            <w:sz w:val="22"/>
            <w:szCs w:val="22"/>
            <w14:ligatures w14:val="none"/>
          </w:rPr>
          <w:t xml:space="preserve">5) </w:t>
        </w:r>
      </w:ins>
      <w:r w:rsidRPr="00CA3208">
        <w:rPr>
          <w:rFonts w:ascii="Times New Roman" w:eastAsia="Calibri" w:hAnsi="Times New Roman" w:cs="Times New Roman"/>
          <w:kern w:val="0"/>
          <w:sz w:val="22"/>
          <w:szCs w:val="22"/>
          <w14:ligatures w14:val="none"/>
        </w:rPr>
        <w:t xml:space="preserve">economic </w:t>
      </w:r>
      <w:del w:id="398" w:author="Shannon Boettcher" w:date="2025-01-04T12:13:00Z" w16du:dateUtc="2025-01-04T20:13:00Z">
        <w:r w:rsidRPr="00CA3208" w:rsidDel="00867807">
          <w:rPr>
            <w:rFonts w:ascii="Times New Roman" w:eastAsia="Calibri" w:hAnsi="Times New Roman" w:cs="Times New Roman"/>
            <w:kern w:val="0"/>
            <w:sz w:val="22"/>
            <w:szCs w:val="22"/>
            <w14:ligatures w14:val="none"/>
          </w:rPr>
          <w:delText>developmen</w:delText>
        </w:r>
      </w:del>
      <w:ins w:id="399" w:author="Shannon Boettcher" w:date="2025-01-04T12:13:00Z" w16du:dateUtc="2025-01-04T20:13:00Z">
        <w:r w:rsidR="00867807">
          <w:rPr>
            <w:rFonts w:ascii="Times New Roman" w:eastAsia="Calibri" w:hAnsi="Times New Roman" w:cs="Times New Roman"/>
            <w:kern w:val="0"/>
            <w:sz w:val="22"/>
            <w:szCs w:val="22"/>
            <w14:ligatures w14:val="none"/>
          </w:rPr>
          <w:t xml:space="preserve">development </w:t>
        </w:r>
      </w:ins>
      <w:del w:id="400" w:author="Shannon Boettcher" w:date="2025-01-04T12:13:00Z" w16du:dateUtc="2025-01-04T20:13:00Z">
        <w:r w:rsidRPr="00CA3208" w:rsidDel="00867807">
          <w:rPr>
            <w:rFonts w:ascii="Times New Roman" w:eastAsia="Calibri" w:hAnsi="Times New Roman" w:cs="Times New Roman"/>
            <w:kern w:val="0"/>
            <w:sz w:val="22"/>
            <w:szCs w:val="22"/>
            <w14:ligatures w14:val="none"/>
          </w:rPr>
          <w:delText>t</w:delText>
        </w:r>
      </w:del>
      <w:r w:rsidRPr="00CA3208">
        <w:rPr>
          <w:rFonts w:ascii="Times New Roman" w:eastAsia="Calibri" w:hAnsi="Times New Roman" w:cs="Times New Roman"/>
          <w:kern w:val="0"/>
          <w:sz w:val="22"/>
          <w:szCs w:val="22"/>
          <w14:ligatures w14:val="none"/>
        </w:rPr>
        <w:t xml:space="preserve">– </w:t>
      </w:r>
      <w:commentRangeStart w:id="401"/>
      <w:r w:rsidRPr="0007172E">
        <w:rPr>
          <w:rFonts w:ascii="Times New Roman" w:eastAsia="Calibri" w:hAnsi="Times New Roman" w:cs="Times New Roman"/>
          <w:kern w:val="0"/>
          <w:sz w:val="22"/>
          <w:szCs w:val="22"/>
          <w14:ligatures w14:val="none"/>
        </w:rPr>
        <w:t>report to the Management Team to ensure detailed planning and execution</w:t>
      </w:r>
      <w:commentRangeEnd w:id="401"/>
      <w:r>
        <w:rPr>
          <w:rStyle w:val="CommentReference"/>
          <w:rFonts w:ascii="Calibri" w:eastAsia="Calibri" w:hAnsi="Calibri" w:cs="Calibri"/>
          <w:kern w:val="0"/>
          <w14:ligatures w14:val="none"/>
        </w:rPr>
        <w:commentReference w:id="401"/>
      </w:r>
      <w:r>
        <w:rPr>
          <w:rFonts w:ascii="Times New Roman" w:eastAsia="Calibri" w:hAnsi="Times New Roman" w:cs="Times New Roman"/>
          <w:kern w:val="0"/>
          <w:sz w:val="22"/>
          <w:szCs w:val="22"/>
          <w14:ligatures w14:val="none"/>
        </w:rPr>
        <w:t xml:space="preserve">. Through the Focus Groups, </w:t>
      </w:r>
      <w:r w:rsidRPr="009A1FC7">
        <w:rPr>
          <w:rFonts w:ascii="Times New Roman" w:eastAsia="Calibri" w:hAnsi="Times New Roman" w:cs="Times New Roman"/>
          <w:kern w:val="0"/>
          <w:sz w:val="22"/>
          <w:szCs w:val="22"/>
          <w14:ligatures w14:val="none"/>
        </w:rPr>
        <w:t>EPIC provides a platform for state agencies</w:t>
      </w:r>
      <w:r>
        <w:rPr>
          <w:rFonts w:ascii="Times New Roman" w:eastAsia="Calibri" w:hAnsi="Times New Roman" w:cs="Times New Roman"/>
          <w:kern w:val="0"/>
          <w:sz w:val="22"/>
          <w:szCs w:val="22"/>
          <w14:ligatures w14:val="none"/>
        </w:rPr>
        <w:t xml:space="preserve"> such as the California Energy Commission (CEC), California Air Resources Board (CARB), California Labor Agency, and California Public Utilities Commission</w:t>
      </w:r>
      <w:r w:rsidRPr="009A1FC7">
        <w:rPr>
          <w:rFonts w:ascii="Times New Roman" w:eastAsia="Calibri" w:hAnsi="Times New Roman" w:cs="Times New Roman"/>
          <w:kern w:val="0"/>
          <w:sz w:val="22"/>
          <w:szCs w:val="22"/>
          <w14:ligatures w14:val="none"/>
        </w:rPr>
        <w:t xml:space="preserve"> to collaborate on </w:t>
      </w:r>
      <w:ins w:id="402" w:author="Shannon Boettcher" w:date="2025-01-04T12:13:00Z" w16du:dateUtc="2025-01-04T20:13:00Z">
        <w:r w:rsidR="00867807">
          <w:rPr>
            <w:rFonts w:ascii="Times New Roman" w:eastAsia="Calibri" w:hAnsi="Times New Roman" w:cs="Times New Roman"/>
            <w:kern w:val="0"/>
            <w:sz w:val="22"/>
            <w:szCs w:val="22"/>
            <w14:ligatures w14:val="none"/>
          </w:rPr>
          <w:t xml:space="preserve">workforce </w:t>
        </w:r>
      </w:ins>
      <w:del w:id="403" w:author="Shannon Boettcher" w:date="2025-01-04T12:13:00Z" w16du:dateUtc="2025-01-04T20:13:00Z">
        <w:r w:rsidRPr="009A1FC7" w:rsidDel="00867807">
          <w:rPr>
            <w:rFonts w:ascii="Times New Roman" w:eastAsia="Calibri" w:hAnsi="Times New Roman" w:cs="Times New Roman"/>
            <w:kern w:val="0"/>
            <w:sz w:val="22"/>
            <w:szCs w:val="22"/>
            <w14:ligatures w14:val="none"/>
          </w:rPr>
          <w:delText>WFD</w:delText>
        </w:r>
      </w:del>
      <w:r w:rsidRPr="009A1FC7">
        <w:rPr>
          <w:rFonts w:ascii="Times New Roman" w:eastAsia="Calibri" w:hAnsi="Times New Roman" w:cs="Times New Roman"/>
          <w:kern w:val="0"/>
          <w:sz w:val="22"/>
          <w:szCs w:val="22"/>
          <w14:ligatures w14:val="none"/>
        </w:rPr>
        <w:t>, next-generation batteries, emissions reductions, and outreach to DACs while also giving C</w:t>
      </w:r>
      <w:r>
        <w:rPr>
          <w:rFonts w:ascii="Times New Roman" w:eastAsia="Calibri" w:hAnsi="Times New Roman" w:cs="Times New Roman"/>
          <w:kern w:val="0"/>
          <w:sz w:val="22"/>
          <w:szCs w:val="22"/>
          <w14:ligatures w14:val="none"/>
        </w:rPr>
        <w:t xml:space="preserve">alifornia </w:t>
      </w:r>
      <w:r w:rsidRPr="009A1FC7">
        <w:rPr>
          <w:rFonts w:ascii="Times New Roman" w:eastAsia="Calibri" w:hAnsi="Times New Roman" w:cs="Times New Roman"/>
          <w:kern w:val="0"/>
          <w:sz w:val="22"/>
          <w:szCs w:val="22"/>
          <w14:ligatures w14:val="none"/>
        </w:rPr>
        <w:t>S</w:t>
      </w:r>
      <w:r>
        <w:rPr>
          <w:rFonts w:ascii="Times New Roman" w:eastAsia="Calibri" w:hAnsi="Times New Roman" w:cs="Times New Roman"/>
          <w:kern w:val="0"/>
          <w:sz w:val="22"/>
          <w:szCs w:val="22"/>
          <w14:ligatures w14:val="none"/>
        </w:rPr>
        <w:t xml:space="preserve">tate </w:t>
      </w:r>
      <w:r w:rsidRPr="009A1FC7">
        <w:rPr>
          <w:rFonts w:ascii="Times New Roman" w:eastAsia="Calibri" w:hAnsi="Times New Roman" w:cs="Times New Roman"/>
          <w:kern w:val="0"/>
          <w:sz w:val="22"/>
          <w:szCs w:val="22"/>
          <w14:ligatures w14:val="none"/>
        </w:rPr>
        <w:t>U</w:t>
      </w:r>
      <w:r>
        <w:rPr>
          <w:rFonts w:ascii="Times New Roman" w:eastAsia="Calibri" w:hAnsi="Times New Roman" w:cs="Times New Roman"/>
          <w:kern w:val="0"/>
          <w:sz w:val="22"/>
          <w:szCs w:val="22"/>
          <w14:ligatures w14:val="none"/>
        </w:rPr>
        <w:t>niversity and University of California</w:t>
      </w:r>
      <w:r w:rsidRPr="009A1FC7">
        <w:rPr>
          <w:rFonts w:ascii="Times New Roman" w:eastAsia="Calibri" w:hAnsi="Times New Roman" w:cs="Times New Roman"/>
          <w:kern w:val="0"/>
          <w:sz w:val="22"/>
          <w:szCs w:val="22"/>
          <w14:ligatures w14:val="none"/>
        </w:rPr>
        <w:t xml:space="preserve"> direct access to the National Lab network for enhanced </w:t>
      </w:r>
      <w:del w:id="404" w:author="Shannon Boettcher" w:date="2025-01-04T12:13:00Z" w16du:dateUtc="2025-01-04T20:13:00Z">
        <w:r w:rsidRPr="009A1FC7" w:rsidDel="00867807">
          <w:rPr>
            <w:rFonts w:ascii="Times New Roman" w:eastAsia="Calibri" w:hAnsi="Times New Roman" w:cs="Times New Roman"/>
            <w:kern w:val="0"/>
            <w:sz w:val="22"/>
            <w:szCs w:val="22"/>
            <w14:ligatures w14:val="none"/>
          </w:rPr>
          <w:delText xml:space="preserve">clean </w:delText>
        </w:r>
      </w:del>
      <w:ins w:id="405" w:author="Shannon Boettcher" w:date="2025-01-04T12:13:00Z" w16du:dateUtc="2025-01-04T20:13:00Z">
        <w:r w:rsidR="00867807">
          <w:rPr>
            <w:rFonts w:ascii="Times New Roman" w:eastAsia="Calibri" w:hAnsi="Times New Roman" w:cs="Times New Roman"/>
            <w:kern w:val="0"/>
            <w:sz w:val="22"/>
            <w:szCs w:val="22"/>
            <w14:ligatures w14:val="none"/>
          </w:rPr>
          <w:t>next-gen</w:t>
        </w:r>
        <w:r w:rsidR="00867807" w:rsidRPr="009A1FC7">
          <w:rPr>
            <w:rFonts w:ascii="Times New Roman" w:eastAsia="Calibri" w:hAnsi="Times New Roman" w:cs="Times New Roman"/>
            <w:kern w:val="0"/>
            <w:sz w:val="22"/>
            <w:szCs w:val="22"/>
            <w14:ligatures w14:val="none"/>
          </w:rPr>
          <w:t xml:space="preserve"> </w:t>
        </w:r>
      </w:ins>
      <w:r w:rsidRPr="009A1FC7">
        <w:rPr>
          <w:rFonts w:ascii="Times New Roman" w:eastAsia="Calibri" w:hAnsi="Times New Roman" w:cs="Times New Roman"/>
          <w:kern w:val="0"/>
          <w:sz w:val="22"/>
          <w:szCs w:val="22"/>
          <w14:ligatures w14:val="none"/>
        </w:rPr>
        <w:t xml:space="preserve">energy, </w:t>
      </w:r>
      <w:r w:rsidRPr="007105A7">
        <w:rPr>
          <w:rFonts w:ascii="Times New Roman" w:hAnsi="Times New Roman" w:cs="Times New Roman"/>
          <w:sz w:val="22"/>
          <w:szCs w:val="22"/>
        </w:rPr>
        <w:t>electrochemical</w:t>
      </w:r>
      <w:r w:rsidRPr="007105A7">
        <w:rPr>
          <w:rFonts w:ascii="Times New Roman" w:eastAsia="Calibri" w:hAnsi="Times New Roman" w:cs="Times New Roman"/>
          <w:kern w:val="0"/>
          <w:sz w:val="22"/>
          <w:szCs w:val="22"/>
          <w14:ligatures w14:val="none"/>
        </w:rPr>
        <w:t>,</w:t>
      </w:r>
      <w:r w:rsidRPr="009A1FC7">
        <w:rPr>
          <w:rFonts w:ascii="Times New Roman" w:eastAsia="Calibri" w:hAnsi="Times New Roman" w:cs="Times New Roman"/>
          <w:kern w:val="0"/>
          <w:sz w:val="22"/>
          <w:szCs w:val="22"/>
          <w14:ligatures w14:val="none"/>
        </w:rPr>
        <w:t xml:space="preserve"> and emissions reduction partnerships. The Engine fits </w:t>
      </w:r>
      <w:ins w:id="406" w:author="Shannon Boettcher" w:date="2025-01-04T12:13:00Z" w16du:dateUtc="2025-01-04T20:13:00Z">
        <w:r w:rsidR="00867807">
          <w:rPr>
            <w:rFonts w:ascii="Times New Roman" w:eastAsia="Calibri" w:hAnsi="Times New Roman" w:cs="Times New Roman"/>
            <w:kern w:val="0"/>
            <w:sz w:val="22"/>
            <w:szCs w:val="22"/>
            <w14:ligatures w14:val="none"/>
          </w:rPr>
          <w:t xml:space="preserve">directly in the </w:t>
        </w:r>
      </w:ins>
      <w:del w:id="407" w:author="Shannon Boettcher" w:date="2025-01-04T12:13:00Z" w16du:dateUtc="2025-01-04T20:13:00Z">
        <w:r w:rsidRPr="009A1FC7" w:rsidDel="00867807">
          <w:rPr>
            <w:rFonts w:ascii="Times New Roman" w:eastAsia="Calibri" w:hAnsi="Times New Roman" w:cs="Times New Roman"/>
            <w:kern w:val="0"/>
            <w:sz w:val="22"/>
            <w:szCs w:val="22"/>
            <w14:ligatures w14:val="none"/>
          </w:rPr>
          <w:delText xml:space="preserve">nicely with the </w:delText>
        </w:r>
      </w:del>
      <w:r w:rsidRPr="009A1FC7">
        <w:rPr>
          <w:rFonts w:ascii="Times New Roman" w:eastAsia="Calibri" w:hAnsi="Times New Roman" w:cs="Times New Roman"/>
          <w:kern w:val="0"/>
          <w:sz w:val="22"/>
          <w:szCs w:val="22"/>
          <w14:ligatures w14:val="none"/>
        </w:rPr>
        <w:t xml:space="preserve">State of California’s larger plan on </w:t>
      </w:r>
      <w:del w:id="408" w:author="Shannon Boettcher" w:date="2025-01-04T12:14:00Z" w16du:dateUtc="2025-01-04T20:14:00Z">
        <w:r w:rsidRPr="009A1FC7" w:rsidDel="00867807">
          <w:rPr>
            <w:rFonts w:ascii="Times New Roman" w:eastAsia="Calibri" w:hAnsi="Times New Roman" w:cs="Times New Roman"/>
            <w:kern w:val="0"/>
            <w:sz w:val="22"/>
            <w:szCs w:val="22"/>
            <w14:ligatures w14:val="none"/>
          </w:rPr>
          <w:delText xml:space="preserve">clean </w:delText>
        </w:r>
      </w:del>
      <w:ins w:id="409" w:author="Shannon Boettcher" w:date="2025-01-04T12:14:00Z" w16du:dateUtc="2025-01-04T20:14:00Z">
        <w:r w:rsidR="00867807">
          <w:rPr>
            <w:rFonts w:ascii="Times New Roman" w:eastAsia="Calibri" w:hAnsi="Times New Roman" w:cs="Times New Roman"/>
            <w:kern w:val="0"/>
            <w:sz w:val="22"/>
            <w:szCs w:val="22"/>
            <w14:ligatures w14:val="none"/>
          </w:rPr>
          <w:t>next-generation</w:t>
        </w:r>
        <w:r w:rsidR="00867807" w:rsidRPr="009A1FC7">
          <w:rPr>
            <w:rFonts w:ascii="Times New Roman" w:eastAsia="Calibri" w:hAnsi="Times New Roman" w:cs="Times New Roman"/>
            <w:kern w:val="0"/>
            <w:sz w:val="22"/>
            <w:szCs w:val="22"/>
            <w14:ligatures w14:val="none"/>
          </w:rPr>
          <w:t xml:space="preserve"> </w:t>
        </w:r>
      </w:ins>
      <w:r w:rsidRPr="009A1FC7">
        <w:rPr>
          <w:rFonts w:ascii="Times New Roman" w:eastAsia="Calibri" w:hAnsi="Times New Roman" w:cs="Times New Roman"/>
          <w:kern w:val="0"/>
          <w:sz w:val="22"/>
          <w:szCs w:val="22"/>
          <w14:ligatures w14:val="none"/>
        </w:rPr>
        <w:t>energy</w:t>
      </w:r>
      <w:r>
        <w:rPr>
          <w:rFonts w:ascii="Times New Roman" w:eastAsia="Calibri" w:hAnsi="Times New Roman" w:cs="Times New Roman"/>
          <w:kern w:val="0"/>
          <w:sz w:val="22"/>
          <w:szCs w:val="22"/>
          <w14:ligatures w14:val="none"/>
        </w:rPr>
        <w:t xml:space="preserve">, </w:t>
      </w:r>
      <w:r w:rsidRPr="009A1FC7">
        <w:rPr>
          <w:rFonts w:ascii="Times New Roman" w:eastAsia="Calibri" w:hAnsi="Times New Roman" w:cs="Times New Roman"/>
          <w:kern w:val="0"/>
          <w:sz w:val="22"/>
          <w:szCs w:val="22"/>
          <w14:ligatures w14:val="none"/>
        </w:rPr>
        <w:t>offer</w:t>
      </w:r>
      <w:r>
        <w:rPr>
          <w:rFonts w:ascii="Times New Roman" w:eastAsia="Calibri" w:hAnsi="Times New Roman" w:cs="Times New Roman"/>
          <w:kern w:val="0"/>
          <w:sz w:val="22"/>
          <w:szCs w:val="22"/>
          <w14:ligatures w14:val="none"/>
        </w:rPr>
        <w:t>ing</w:t>
      </w:r>
      <w:r w:rsidRPr="009A1FC7">
        <w:rPr>
          <w:rFonts w:ascii="Times New Roman" w:eastAsia="Calibri" w:hAnsi="Times New Roman" w:cs="Times New Roman"/>
          <w:kern w:val="0"/>
          <w:sz w:val="22"/>
          <w:szCs w:val="22"/>
          <w14:ligatures w14:val="none"/>
        </w:rPr>
        <w:t xml:space="preserve"> an opportunity to grow alliances with state departments and agencies for continued success. As technology innovation springs from the EPIC Engine, the Governor’s Office of Business and Economic Development (G</w:t>
      </w:r>
      <w:r w:rsidR="00DE0428">
        <w:rPr>
          <w:rFonts w:ascii="Times New Roman" w:eastAsia="Calibri" w:hAnsi="Times New Roman" w:cs="Times New Roman"/>
          <w:kern w:val="0"/>
          <w:sz w:val="22"/>
          <w:szCs w:val="22"/>
          <w14:ligatures w14:val="none"/>
        </w:rPr>
        <w:t>O-Biz</w:t>
      </w:r>
      <w:r w:rsidRPr="009A1FC7">
        <w:rPr>
          <w:rFonts w:ascii="Times New Roman" w:eastAsia="Calibri" w:hAnsi="Times New Roman" w:cs="Times New Roman"/>
          <w:kern w:val="0"/>
          <w:sz w:val="22"/>
          <w:szCs w:val="22"/>
          <w14:ligatures w14:val="none"/>
        </w:rPr>
        <w:t>), CEC, and CARB have millions of dollars to invest in locating manufacturing in California and increasing private</w:t>
      </w:r>
      <w:ins w:id="410" w:author="Shannon Boettcher" w:date="2025-01-04T12:14:00Z" w16du:dateUtc="2025-01-04T20:14:00Z">
        <w:r w:rsidR="005A6EF8">
          <w:rPr>
            <w:rFonts w:ascii="Times New Roman" w:eastAsia="Calibri" w:hAnsi="Times New Roman" w:cs="Times New Roman"/>
            <w:kern w:val="0"/>
            <w:sz w:val="22"/>
            <w:szCs w:val="22"/>
            <w14:ligatures w14:val="none"/>
          </w:rPr>
          <w:t>-</w:t>
        </w:r>
      </w:ins>
      <w:del w:id="411" w:author="Shannon Boettcher" w:date="2025-01-04T12:14:00Z" w16du:dateUtc="2025-01-04T20:14:00Z">
        <w:r w:rsidRPr="009A1FC7" w:rsidDel="005A6EF8">
          <w:rPr>
            <w:rFonts w:ascii="Times New Roman" w:eastAsia="Calibri" w:hAnsi="Times New Roman" w:cs="Times New Roman"/>
            <w:kern w:val="0"/>
            <w:sz w:val="22"/>
            <w:szCs w:val="22"/>
            <w14:ligatures w14:val="none"/>
          </w:rPr>
          <w:delText xml:space="preserve"> </w:delText>
        </w:r>
      </w:del>
      <w:r w:rsidRPr="009A1FC7">
        <w:rPr>
          <w:rFonts w:ascii="Times New Roman" w:eastAsia="Calibri" w:hAnsi="Times New Roman" w:cs="Times New Roman"/>
          <w:kern w:val="0"/>
          <w:sz w:val="22"/>
          <w:szCs w:val="22"/>
          <w14:ligatures w14:val="none"/>
        </w:rPr>
        <w:t>sector R&amp;D and commercialization.</w:t>
      </w:r>
      <w:r>
        <w:rPr>
          <w:rFonts w:ascii="Times New Roman" w:eastAsia="Calibri" w:hAnsi="Times New Roman" w:cs="Times New Roman"/>
          <w:kern w:val="0"/>
          <w:sz w:val="22"/>
          <w:szCs w:val="22"/>
          <w14:ligatures w14:val="none"/>
        </w:rPr>
        <w:t xml:space="preserve"> Table 3 displays the EPIC key partners and stakeholders.</w:t>
      </w:r>
    </w:p>
    <w:p w14:paraId="59731472" w14:textId="77777777" w:rsidR="004D4007" w:rsidRPr="009A1FC7" w:rsidRDefault="004D4007" w:rsidP="004D4007">
      <w:pPr>
        <w:jc w:val="center"/>
        <w:rPr>
          <w:rFonts w:ascii="Times New Roman" w:eastAsia="Calibri" w:hAnsi="Times New Roman" w:cs="Times New Roman"/>
          <w:b/>
          <w:bCs/>
          <w:kern w:val="0"/>
          <w:sz w:val="22"/>
          <w:szCs w:val="22"/>
          <w14:ligatures w14:val="none"/>
        </w:rPr>
      </w:pPr>
      <w:r w:rsidRPr="009A1FC7">
        <w:rPr>
          <w:rFonts w:ascii="Times New Roman" w:eastAsia="Calibri" w:hAnsi="Times New Roman" w:cs="Times New Roman"/>
          <w:b/>
          <w:bCs/>
          <w:kern w:val="0"/>
          <w:sz w:val="22"/>
          <w:szCs w:val="22"/>
          <w14:ligatures w14:val="none"/>
        </w:rPr>
        <w:t xml:space="preserve">Table 3: </w:t>
      </w:r>
      <w:r>
        <w:rPr>
          <w:rFonts w:ascii="Times New Roman" w:eastAsia="Calibri" w:hAnsi="Times New Roman" w:cs="Times New Roman"/>
          <w:b/>
          <w:bCs/>
          <w:kern w:val="0"/>
          <w:sz w:val="22"/>
          <w:szCs w:val="22"/>
          <w14:ligatures w14:val="none"/>
        </w:rPr>
        <w:t>EPIC</w:t>
      </w:r>
      <w:r w:rsidRPr="009A1FC7">
        <w:rPr>
          <w:rFonts w:ascii="Times New Roman" w:eastAsia="Calibri" w:hAnsi="Times New Roman" w:cs="Times New Roman"/>
          <w:b/>
          <w:bCs/>
          <w:kern w:val="0"/>
          <w:sz w:val="22"/>
          <w:szCs w:val="22"/>
          <w14:ligatures w14:val="none"/>
        </w:rPr>
        <w:t xml:space="preserve"> Key </w:t>
      </w:r>
      <w:commentRangeStart w:id="412"/>
      <w:r w:rsidRPr="009A1FC7">
        <w:rPr>
          <w:rFonts w:ascii="Times New Roman" w:eastAsia="Calibri" w:hAnsi="Times New Roman" w:cs="Times New Roman"/>
          <w:b/>
          <w:bCs/>
          <w:kern w:val="0"/>
          <w:sz w:val="22"/>
          <w:szCs w:val="22"/>
          <w14:ligatures w14:val="none"/>
        </w:rPr>
        <w:t>Partners and Stakeholders</w:t>
      </w:r>
      <w:commentRangeEnd w:id="412"/>
      <w:r>
        <w:rPr>
          <w:rStyle w:val="CommentReference"/>
          <w:rFonts w:ascii="Calibri" w:eastAsia="Calibri" w:hAnsi="Calibri" w:cs="Calibri"/>
          <w:kern w:val="0"/>
          <w14:ligatures w14:val="none"/>
        </w:rPr>
        <w:commentReference w:id="412"/>
      </w:r>
    </w:p>
    <w:tbl>
      <w:tblPr>
        <w:tblW w:w="93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17"/>
        <w:gridCol w:w="3125"/>
        <w:gridCol w:w="3118"/>
      </w:tblGrid>
      <w:tr w:rsidR="004D4007" w:rsidRPr="00CA16D1" w14:paraId="3606314A" w14:textId="77777777" w:rsidTr="00212AB1">
        <w:trPr>
          <w:trHeight w:val="150"/>
        </w:trPr>
        <w:tc>
          <w:tcPr>
            <w:tcW w:w="3117" w:type="dxa"/>
            <w:tcBorders>
              <w:top w:val="single" w:sz="4" w:space="0" w:color="auto"/>
              <w:left w:val="single" w:sz="4" w:space="0" w:color="auto"/>
              <w:bottom w:val="single" w:sz="4" w:space="0" w:color="auto"/>
              <w:right w:val="single" w:sz="4" w:space="0" w:color="auto"/>
            </w:tcBorders>
            <w:shd w:val="clear" w:color="auto" w:fill="D1D1D1" w:themeFill="background2" w:themeFillShade="E6"/>
            <w:tcMar>
              <w:left w:w="105" w:type="dxa"/>
              <w:right w:w="105" w:type="dxa"/>
            </w:tcMar>
          </w:tcPr>
          <w:p w14:paraId="2EE4440A" w14:textId="77777777" w:rsidR="004D4007" w:rsidRPr="00CA16D1" w:rsidRDefault="004D4007" w:rsidP="00212AB1">
            <w:pPr>
              <w:ind w:firstLine="270"/>
              <w:jc w:val="center"/>
              <w:rPr>
                <w:rFonts w:ascii="Times New Roman" w:eastAsia="Times New Roman" w:hAnsi="Times New Roman" w:cs="Times New Roman"/>
                <w:color w:val="0A2F41" w:themeColor="accent1" w:themeShade="80"/>
                <w:sz w:val="20"/>
                <w:szCs w:val="20"/>
              </w:rPr>
            </w:pPr>
            <w:r w:rsidRPr="00CA16D1">
              <w:rPr>
                <w:rFonts w:ascii="Times New Roman" w:eastAsia="Times New Roman" w:hAnsi="Times New Roman" w:cs="Times New Roman"/>
                <w:b/>
                <w:bCs/>
                <w:color w:val="0A2F41" w:themeColor="accent1" w:themeShade="80"/>
                <w:sz w:val="20"/>
                <w:szCs w:val="20"/>
              </w:rPr>
              <w:t>Community Champions</w:t>
            </w:r>
          </w:p>
        </w:tc>
        <w:tc>
          <w:tcPr>
            <w:tcW w:w="3125" w:type="dxa"/>
            <w:tcBorders>
              <w:top w:val="single" w:sz="4" w:space="0" w:color="auto"/>
              <w:left w:val="single" w:sz="4" w:space="0" w:color="auto"/>
              <w:bottom w:val="single" w:sz="4" w:space="0" w:color="auto"/>
              <w:right w:val="single" w:sz="4" w:space="0" w:color="auto"/>
            </w:tcBorders>
            <w:shd w:val="clear" w:color="auto" w:fill="D1D1D1" w:themeFill="background2" w:themeFillShade="E6"/>
            <w:tcMar>
              <w:left w:w="105" w:type="dxa"/>
              <w:right w:w="105" w:type="dxa"/>
            </w:tcMar>
          </w:tcPr>
          <w:p w14:paraId="0612F952" w14:textId="77777777" w:rsidR="004D4007" w:rsidRPr="00CA16D1" w:rsidRDefault="004D4007" w:rsidP="00212AB1">
            <w:pPr>
              <w:ind w:firstLine="270"/>
              <w:jc w:val="center"/>
              <w:rPr>
                <w:rFonts w:ascii="Times New Roman" w:eastAsia="Times New Roman" w:hAnsi="Times New Roman" w:cs="Times New Roman"/>
                <w:color w:val="0A2F41" w:themeColor="accent1" w:themeShade="80"/>
                <w:sz w:val="20"/>
                <w:szCs w:val="20"/>
              </w:rPr>
            </w:pPr>
            <w:r w:rsidRPr="00CA16D1">
              <w:rPr>
                <w:rFonts w:ascii="Times New Roman" w:eastAsia="Times New Roman" w:hAnsi="Times New Roman" w:cs="Times New Roman"/>
                <w:b/>
                <w:bCs/>
                <w:color w:val="0A2F41" w:themeColor="accent1" w:themeShade="80"/>
                <w:sz w:val="20"/>
                <w:szCs w:val="20"/>
              </w:rPr>
              <w:t>Innovation Builders</w:t>
            </w:r>
          </w:p>
        </w:tc>
        <w:tc>
          <w:tcPr>
            <w:tcW w:w="3118" w:type="dxa"/>
            <w:tcBorders>
              <w:top w:val="single" w:sz="4" w:space="0" w:color="auto"/>
              <w:left w:val="single" w:sz="4" w:space="0" w:color="auto"/>
              <w:bottom w:val="single" w:sz="4" w:space="0" w:color="auto"/>
              <w:right w:val="single" w:sz="4" w:space="0" w:color="auto"/>
            </w:tcBorders>
            <w:shd w:val="clear" w:color="auto" w:fill="D1D1D1" w:themeFill="background2" w:themeFillShade="E6"/>
            <w:tcMar>
              <w:left w:w="105" w:type="dxa"/>
              <w:right w:w="105" w:type="dxa"/>
            </w:tcMar>
          </w:tcPr>
          <w:p w14:paraId="20F36F6B" w14:textId="77777777" w:rsidR="004D4007" w:rsidRPr="00CA16D1" w:rsidRDefault="004D4007" w:rsidP="00212AB1">
            <w:pPr>
              <w:ind w:firstLine="270"/>
              <w:jc w:val="center"/>
              <w:rPr>
                <w:rFonts w:ascii="Times New Roman" w:eastAsia="Times New Roman" w:hAnsi="Times New Roman" w:cs="Times New Roman"/>
                <w:color w:val="0A2F41" w:themeColor="accent1" w:themeShade="80"/>
                <w:sz w:val="20"/>
                <w:szCs w:val="20"/>
              </w:rPr>
            </w:pPr>
            <w:proofErr w:type="spellStart"/>
            <w:r w:rsidRPr="00CA16D1">
              <w:rPr>
                <w:rFonts w:ascii="Times New Roman" w:eastAsia="Times New Roman" w:hAnsi="Times New Roman" w:cs="Times New Roman"/>
                <w:b/>
                <w:bCs/>
                <w:color w:val="0A2F41" w:themeColor="accent1" w:themeShade="80"/>
                <w:sz w:val="20"/>
                <w:szCs w:val="20"/>
              </w:rPr>
              <w:t>Commercializers</w:t>
            </w:r>
            <w:proofErr w:type="spellEnd"/>
          </w:p>
        </w:tc>
      </w:tr>
      <w:tr w:rsidR="004D4007" w:rsidRPr="00CA16D1" w14:paraId="40AB4ADF" w14:textId="77777777" w:rsidTr="00212AB1">
        <w:trPr>
          <w:trHeight w:val="1035"/>
        </w:trPr>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Mar>
              <w:left w:w="105" w:type="dxa"/>
              <w:right w:w="105" w:type="dxa"/>
            </w:tcMar>
          </w:tcPr>
          <w:p w14:paraId="269DC06C"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Central Valley Health Policy Institute</w:t>
            </w:r>
          </w:p>
          <w:p w14:paraId="0CEBAF3A"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Kern Inclusive Entrepreneur Hub</w:t>
            </w:r>
          </w:p>
          <w:p w14:paraId="48ADFC31"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La Familia Counseling Center</w:t>
            </w:r>
          </w:p>
          <w:p w14:paraId="55B0BF83"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Greater Sacramento Urban League</w:t>
            </w:r>
          </w:p>
          <w:p w14:paraId="78AFEB04"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Fresno Metro Black Chamber of Commerce</w:t>
            </w:r>
          </w:p>
          <w:p w14:paraId="0FD7DDE9"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Asian Resources, Inc.</w:t>
            </w:r>
          </w:p>
          <w:p w14:paraId="6768E4DF"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Green Empowerment Zone</w:t>
            </w:r>
          </w:p>
        </w:tc>
        <w:tc>
          <w:tcPr>
            <w:tcW w:w="3125" w:type="dxa"/>
            <w:tcBorders>
              <w:top w:val="single" w:sz="4" w:space="0" w:color="auto"/>
              <w:left w:val="single" w:sz="4" w:space="0" w:color="auto"/>
              <w:bottom w:val="single" w:sz="4" w:space="0" w:color="auto"/>
              <w:right w:val="single" w:sz="4" w:space="0" w:color="auto"/>
            </w:tcBorders>
            <w:shd w:val="clear" w:color="auto" w:fill="FFFFFF" w:themeFill="background1"/>
            <w:tcMar>
              <w:left w:w="105" w:type="dxa"/>
              <w:right w:w="105" w:type="dxa"/>
            </w:tcMar>
          </w:tcPr>
          <w:p w14:paraId="3E2125D0"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Pr>
                <w:rFonts w:ascii="Times New Roman" w:eastAsia="Times New Roman" w:hAnsi="Times New Roman" w:cs="Times New Roman"/>
                <w:color w:val="0A2F41" w:themeColor="accent1" w:themeShade="80"/>
                <w:sz w:val="18"/>
                <w:szCs w:val="18"/>
              </w:rPr>
              <w:t>CSUS</w:t>
            </w:r>
            <w:r w:rsidRPr="00CA16D1">
              <w:rPr>
                <w:rFonts w:ascii="Times New Roman" w:eastAsia="Times New Roman" w:hAnsi="Times New Roman" w:cs="Times New Roman"/>
                <w:color w:val="0A2F41" w:themeColor="accent1" w:themeShade="80"/>
                <w:sz w:val="18"/>
                <w:szCs w:val="18"/>
              </w:rPr>
              <w:t xml:space="preserve"> (prime)</w:t>
            </w:r>
          </w:p>
          <w:p w14:paraId="18B47E7F"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CSUB</w:t>
            </w:r>
          </w:p>
          <w:p w14:paraId="5F65911F"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Fresno DRIVE</w:t>
            </w:r>
          </w:p>
          <w:p w14:paraId="567D3AEF"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UCB</w:t>
            </w:r>
          </w:p>
          <w:p w14:paraId="1D4AD983"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CSU Fresno’s WET Center and iHub2</w:t>
            </w:r>
          </w:p>
          <w:p w14:paraId="5B8745A3"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LBNL</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tcMar>
              <w:left w:w="105" w:type="dxa"/>
              <w:right w:w="105" w:type="dxa"/>
            </w:tcMar>
          </w:tcPr>
          <w:p w14:paraId="6F877041"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CMC</w:t>
            </w:r>
          </w:p>
          <w:p w14:paraId="39EA58FC"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SMUD</w:t>
            </w:r>
          </w:p>
          <w:p w14:paraId="6E64A09F"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PEM Motion</w:t>
            </w:r>
          </w:p>
          <w:p w14:paraId="2572F53D"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3C Capital Fund</w:t>
            </w:r>
          </w:p>
          <w:p w14:paraId="4636FA34" w14:textId="77777777"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Momentum</w:t>
            </w:r>
          </w:p>
          <w:p w14:paraId="46297CF3" w14:textId="0DFF3DC3" w:rsidR="004D4007" w:rsidRPr="00CA16D1" w:rsidRDefault="004D4007" w:rsidP="00212AB1">
            <w:pPr>
              <w:rPr>
                <w:rFonts w:ascii="Times New Roman" w:eastAsia="Times New Roman" w:hAnsi="Times New Roman" w:cs="Times New Roman"/>
                <w:color w:val="0A2F41" w:themeColor="accent1" w:themeShade="80"/>
                <w:sz w:val="18"/>
                <w:szCs w:val="18"/>
              </w:rPr>
            </w:pPr>
            <w:r w:rsidRPr="00CA16D1">
              <w:rPr>
                <w:rFonts w:ascii="Times New Roman" w:eastAsia="Times New Roman" w:hAnsi="Times New Roman" w:cs="Times New Roman"/>
                <w:color w:val="0A2F41" w:themeColor="accent1" w:themeShade="80"/>
                <w:sz w:val="18"/>
                <w:szCs w:val="18"/>
              </w:rPr>
              <w:t>GO-B</w:t>
            </w:r>
            <w:r w:rsidR="00DE0428">
              <w:rPr>
                <w:rFonts w:ascii="Times New Roman" w:eastAsia="Times New Roman" w:hAnsi="Times New Roman" w:cs="Times New Roman"/>
                <w:color w:val="0A2F41" w:themeColor="accent1" w:themeShade="80"/>
                <w:sz w:val="18"/>
                <w:szCs w:val="18"/>
              </w:rPr>
              <w:t>iz</w:t>
            </w:r>
          </w:p>
        </w:tc>
      </w:tr>
    </w:tbl>
    <w:p w14:paraId="66BF7A09" w14:textId="3E82065D" w:rsidR="00EC3B14" w:rsidRDefault="004D4007" w:rsidP="004D4007">
      <w:pPr>
        <w:spacing w:before="240" w:after="240"/>
        <w:jc w:val="both"/>
        <w:rPr>
          <w:rFonts w:ascii="Times New Roman" w:eastAsia="Calibri" w:hAnsi="Times New Roman" w:cs="Times New Roman"/>
          <w:kern w:val="0"/>
          <w:sz w:val="22"/>
          <w:szCs w:val="22"/>
          <w14:ligatures w14:val="none"/>
        </w:rPr>
      </w:pPr>
      <w:r w:rsidRPr="00CA3208">
        <w:rPr>
          <w:rFonts w:ascii="Times New Roman" w:eastAsia="Calibri" w:hAnsi="Times New Roman" w:cs="Times New Roman"/>
          <w:kern w:val="0"/>
          <w:sz w:val="22"/>
          <w:szCs w:val="22"/>
          <w14:ligatures w14:val="none"/>
        </w:rPr>
        <w:t>Regular communication channels will maintain transparency and alignment</w:t>
      </w:r>
      <w:r>
        <w:rPr>
          <w:rFonts w:ascii="Times New Roman" w:eastAsia="Calibri" w:hAnsi="Times New Roman" w:cs="Times New Roman"/>
          <w:kern w:val="0"/>
          <w:sz w:val="22"/>
          <w:szCs w:val="22"/>
          <w14:ligatures w14:val="none"/>
        </w:rPr>
        <w:t xml:space="preserve"> amongst all key partners and stakeholders</w:t>
      </w:r>
      <w:r w:rsidRPr="00CA3208">
        <w:rPr>
          <w:rFonts w:ascii="Times New Roman" w:eastAsia="Calibri" w:hAnsi="Times New Roman" w:cs="Times New Roman"/>
          <w:kern w:val="0"/>
          <w:sz w:val="22"/>
          <w:szCs w:val="22"/>
          <w14:ligatures w14:val="none"/>
        </w:rPr>
        <w:t>, including monthly progress meetings, quarterly updates, and an annual strategic review.</w:t>
      </w:r>
      <w:r w:rsidRPr="0007172E">
        <w:rPr>
          <w:rFonts w:ascii="Times New Roman" w:eastAsia="Calibri" w:hAnsi="Times New Roman" w:cs="Times New Roman"/>
          <w:kern w:val="0"/>
          <w:sz w:val="22"/>
          <w:szCs w:val="22"/>
          <w14:ligatures w14:val="none"/>
        </w:rPr>
        <w:t xml:space="preserve"> A </w:t>
      </w:r>
      <w:commentRangeStart w:id="413"/>
      <w:r w:rsidRPr="00F116E9">
        <w:rPr>
          <w:rFonts w:ascii="Times New Roman" w:eastAsia="Calibri" w:hAnsi="Times New Roman" w:cs="Times New Roman"/>
          <w:kern w:val="0"/>
          <w:sz w:val="22"/>
          <w:szCs w:val="22"/>
          <w:highlight w:val="yellow"/>
          <w14:ligatures w14:val="none"/>
        </w:rPr>
        <w:t>project</w:t>
      </w:r>
      <w:r>
        <w:rPr>
          <w:rFonts w:ascii="Times New Roman" w:eastAsia="Calibri" w:hAnsi="Times New Roman" w:cs="Times New Roman"/>
          <w:kern w:val="0"/>
          <w:sz w:val="22"/>
          <w:szCs w:val="22"/>
          <w:highlight w:val="yellow"/>
          <w14:ligatures w14:val="none"/>
        </w:rPr>
        <w:t xml:space="preserve"> </w:t>
      </w:r>
      <w:r w:rsidRPr="00F116E9">
        <w:rPr>
          <w:rFonts w:ascii="Times New Roman" w:eastAsia="Calibri" w:hAnsi="Times New Roman" w:cs="Times New Roman"/>
          <w:kern w:val="0"/>
          <w:sz w:val="22"/>
          <w:szCs w:val="22"/>
          <w:highlight w:val="yellow"/>
          <w14:ligatures w14:val="none"/>
        </w:rPr>
        <w:t xml:space="preserve">management system </w:t>
      </w:r>
      <w:commentRangeEnd w:id="413"/>
      <w:r>
        <w:rPr>
          <w:rStyle w:val="CommentReference"/>
          <w:rFonts w:ascii="Calibri" w:eastAsia="Calibri" w:hAnsi="Calibri" w:cs="Calibri"/>
          <w:kern w:val="0"/>
          <w14:ligatures w14:val="none"/>
        </w:rPr>
        <w:commentReference w:id="413"/>
      </w:r>
      <w:r w:rsidRPr="00F116E9">
        <w:rPr>
          <w:rFonts w:ascii="Times New Roman" w:eastAsia="Calibri" w:hAnsi="Times New Roman" w:cs="Times New Roman"/>
          <w:kern w:val="0"/>
          <w:sz w:val="22"/>
          <w:szCs w:val="22"/>
          <w:highlight w:val="yellow"/>
          <w14:ligatures w14:val="none"/>
        </w:rPr>
        <w:t xml:space="preserve">will streamline coordination and track progress, providing real-time updates accessible to all partners. A structured </w:t>
      </w:r>
      <w:commentRangeStart w:id="414"/>
      <w:commentRangeStart w:id="415"/>
      <w:r w:rsidRPr="00F116E9">
        <w:rPr>
          <w:rFonts w:ascii="Times New Roman" w:eastAsia="Calibri" w:hAnsi="Times New Roman" w:cs="Times New Roman"/>
          <w:kern w:val="0"/>
          <w:sz w:val="22"/>
          <w:szCs w:val="22"/>
          <w:highlight w:val="yellow"/>
          <w14:ligatures w14:val="none"/>
        </w:rPr>
        <w:t>conflict-resolution mechanism</w:t>
      </w:r>
      <w:commentRangeEnd w:id="414"/>
      <w:r>
        <w:rPr>
          <w:rStyle w:val="CommentReference"/>
          <w:rFonts w:ascii="Calibri" w:eastAsia="Calibri" w:hAnsi="Calibri" w:cs="Calibri"/>
          <w:kern w:val="0"/>
          <w14:ligatures w14:val="none"/>
        </w:rPr>
        <w:commentReference w:id="414"/>
      </w:r>
      <w:commentRangeEnd w:id="415"/>
      <w:r w:rsidR="00220C2F">
        <w:rPr>
          <w:rStyle w:val="CommentReference"/>
          <w:rFonts w:ascii="Calibri" w:eastAsia="Calibri" w:hAnsi="Calibri" w:cs="Calibri"/>
          <w:kern w:val="0"/>
          <w14:ligatures w14:val="none"/>
        </w:rPr>
        <w:commentReference w:id="415"/>
      </w:r>
      <w:r w:rsidRPr="00F116E9">
        <w:rPr>
          <w:rFonts w:ascii="Times New Roman" w:eastAsia="Calibri" w:hAnsi="Times New Roman" w:cs="Times New Roman"/>
          <w:kern w:val="0"/>
          <w:sz w:val="22"/>
          <w:szCs w:val="22"/>
          <w:highlight w:val="yellow"/>
          <w14:ligatures w14:val="none"/>
        </w:rPr>
        <w:t xml:space="preserve">, mediated by the Executive Steering Committee, </w:t>
      </w:r>
      <w:r w:rsidRPr="00C537C6">
        <w:rPr>
          <w:rFonts w:ascii="Times New Roman" w:eastAsia="Calibri" w:hAnsi="Times New Roman" w:cs="Times New Roman"/>
          <w:kern w:val="0"/>
          <w:sz w:val="22"/>
          <w:szCs w:val="22"/>
          <w14:ligatures w14:val="none"/>
        </w:rPr>
        <w:t xml:space="preserve">will address disputes </w:t>
      </w:r>
      <w:r w:rsidRPr="009853F8">
        <w:rPr>
          <w:rFonts w:ascii="Times New Roman" w:eastAsia="Calibri" w:hAnsi="Times New Roman" w:cs="Times New Roman"/>
          <w:kern w:val="0"/>
          <w:sz w:val="22"/>
          <w:szCs w:val="22"/>
          <w14:ligatures w14:val="none"/>
        </w:rPr>
        <w:t>promptly</w:t>
      </w:r>
      <w:r w:rsidRPr="00C537C6">
        <w:rPr>
          <w:rFonts w:ascii="Times New Roman" w:eastAsia="Calibri" w:hAnsi="Times New Roman" w:cs="Times New Roman"/>
          <w:kern w:val="0"/>
          <w:sz w:val="22"/>
          <w:szCs w:val="22"/>
          <w14:ligatures w14:val="none"/>
        </w:rPr>
        <w:t xml:space="preserve">, fostering a collaborative environment. Shared leadership and decision-making processes will ensure inclusivity, reflecting the collective expertise of the entire </w:t>
      </w:r>
      <w:r>
        <w:rPr>
          <w:rFonts w:ascii="Times New Roman" w:eastAsia="Calibri" w:hAnsi="Times New Roman" w:cs="Times New Roman"/>
          <w:kern w:val="0"/>
          <w:sz w:val="22"/>
          <w:szCs w:val="22"/>
          <w14:ligatures w14:val="none"/>
        </w:rPr>
        <w:t>EPIC</w:t>
      </w:r>
      <w:r w:rsidRPr="00C537C6">
        <w:rPr>
          <w:rFonts w:ascii="Times New Roman" w:eastAsia="Calibri" w:hAnsi="Times New Roman" w:cs="Times New Roman"/>
          <w:kern w:val="0"/>
          <w:sz w:val="22"/>
          <w:szCs w:val="22"/>
          <w14:ligatures w14:val="none"/>
        </w:rPr>
        <w:t xml:space="preserve"> </w:t>
      </w:r>
      <w:r w:rsidRPr="00C537C6">
        <w:rPr>
          <w:rFonts w:ascii="Times New Roman" w:eastAsia="Calibri" w:hAnsi="Times New Roman" w:cs="Times New Roman"/>
          <w:kern w:val="0"/>
          <w:sz w:val="22"/>
          <w:szCs w:val="22"/>
          <w14:ligatures w14:val="none"/>
        </w:rPr>
        <w:lastRenderedPageBreak/>
        <w:t xml:space="preserve">team, major stakeholders, and the community. This interdependent approach will enable </w:t>
      </w:r>
      <w:r>
        <w:rPr>
          <w:rFonts w:ascii="Times New Roman" w:eastAsia="Calibri" w:hAnsi="Times New Roman" w:cs="Times New Roman"/>
          <w:kern w:val="0"/>
          <w:sz w:val="22"/>
          <w:szCs w:val="22"/>
          <w14:ligatures w14:val="none"/>
        </w:rPr>
        <w:t>EPIC</w:t>
      </w:r>
      <w:r w:rsidRPr="00C537C6">
        <w:rPr>
          <w:rFonts w:ascii="Times New Roman" w:eastAsia="Calibri" w:hAnsi="Times New Roman" w:cs="Times New Roman"/>
          <w:kern w:val="0"/>
          <w:sz w:val="22"/>
          <w:szCs w:val="22"/>
          <w14:ligatures w14:val="none"/>
        </w:rPr>
        <w:t xml:space="preserve"> to address systemic challenges, </w:t>
      </w:r>
      <w:r w:rsidRPr="00C537C6">
        <w:rPr>
          <w:rFonts w:ascii="Times New Roman" w:eastAsia="Calibri" w:hAnsi="Times New Roman" w:cs="Times New Roman"/>
          <w:kern w:val="0"/>
          <w:sz w:val="22"/>
          <w:szCs w:val="22"/>
          <w:highlight w:val="yellow"/>
          <w14:ligatures w14:val="none"/>
        </w:rPr>
        <w:t xml:space="preserve">mitigate </w:t>
      </w:r>
      <w:commentRangeStart w:id="416"/>
      <w:commentRangeStart w:id="417"/>
      <w:r w:rsidRPr="00C537C6">
        <w:rPr>
          <w:rFonts w:ascii="Times New Roman" w:eastAsia="Calibri" w:hAnsi="Times New Roman" w:cs="Times New Roman"/>
          <w:kern w:val="0"/>
          <w:sz w:val="22"/>
          <w:szCs w:val="22"/>
          <w:highlight w:val="yellow"/>
          <w14:ligatures w14:val="none"/>
        </w:rPr>
        <w:t>risk</w:t>
      </w:r>
      <w:commentRangeEnd w:id="416"/>
      <w:r>
        <w:rPr>
          <w:rStyle w:val="CommentReference"/>
          <w:rFonts w:ascii="Calibri" w:eastAsia="Calibri" w:hAnsi="Calibri" w:cs="Calibri"/>
          <w:kern w:val="0"/>
          <w14:ligatures w14:val="none"/>
        </w:rPr>
        <w:commentReference w:id="416"/>
      </w:r>
      <w:commentRangeEnd w:id="417"/>
      <w:r w:rsidR="00F97E36">
        <w:rPr>
          <w:rStyle w:val="CommentReference"/>
          <w:rFonts w:ascii="Calibri" w:eastAsia="Calibri" w:hAnsi="Calibri" w:cs="Calibri"/>
          <w:kern w:val="0"/>
          <w14:ligatures w14:val="none"/>
        </w:rPr>
        <w:commentReference w:id="417"/>
      </w:r>
      <w:r w:rsidRPr="00C537C6">
        <w:rPr>
          <w:rFonts w:ascii="Times New Roman" w:eastAsia="Calibri" w:hAnsi="Times New Roman" w:cs="Times New Roman"/>
          <w:kern w:val="0"/>
          <w:sz w:val="22"/>
          <w:szCs w:val="22"/>
          <w:highlight w:val="yellow"/>
          <w14:ligatures w14:val="none"/>
        </w:rPr>
        <w:t>s</w:t>
      </w:r>
      <w:r w:rsidRPr="00C537C6">
        <w:rPr>
          <w:rFonts w:ascii="Times New Roman" w:eastAsia="Calibri" w:hAnsi="Times New Roman" w:cs="Times New Roman"/>
          <w:kern w:val="0"/>
          <w:sz w:val="22"/>
          <w:szCs w:val="22"/>
          <w14:ligatures w14:val="none"/>
        </w:rPr>
        <w:t>, and adapt to emerging opportunities over the 10-year project period.</w:t>
      </w:r>
    </w:p>
    <w:p w14:paraId="105CE43B" w14:textId="77777777" w:rsidR="001807AE" w:rsidRPr="001807AE" w:rsidRDefault="001807AE" w:rsidP="00F57026">
      <w:pPr>
        <w:keepNext/>
        <w:keepLines/>
        <w:numPr>
          <w:ilvl w:val="1"/>
          <w:numId w:val="1"/>
        </w:numPr>
        <w:spacing w:after="240"/>
        <w:jc w:val="both"/>
        <w:outlineLvl w:val="1"/>
        <w:rPr>
          <w:rFonts w:ascii="Times New Roman" w:eastAsiaTheme="majorEastAsia" w:hAnsi="Times New Roman" w:cs="Times New Roman"/>
          <w:b/>
          <w:bCs/>
          <w:color w:val="000000" w:themeColor="text1"/>
          <w:kern w:val="0"/>
          <w:sz w:val="22"/>
          <w:szCs w:val="32"/>
          <w14:ligatures w14:val="none"/>
        </w:rPr>
      </w:pPr>
      <w:bookmarkStart w:id="418" w:name="_heading=h.ukwrdhoy04dj" w:colFirst="0" w:colLast="0"/>
      <w:bookmarkEnd w:id="418"/>
      <w:commentRangeStart w:id="419"/>
      <w:r w:rsidRPr="001807AE">
        <w:rPr>
          <w:rFonts w:ascii="Times New Roman" w:eastAsiaTheme="majorEastAsia" w:hAnsi="Times New Roman" w:cs="Times New Roman"/>
          <w:b/>
          <w:bCs/>
          <w:color w:val="000000" w:themeColor="text1"/>
          <w:kern w:val="0"/>
          <w:sz w:val="22"/>
          <w:szCs w:val="32"/>
          <w14:ligatures w14:val="none"/>
        </w:rPr>
        <w:t>Strategic and Implementation Plans</w:t>
      </w:r>
      <w:commentRangeEnd w:id="419"/>
      <w:r w:rsidR="005B33F4">
        <w:rPr>
          <w:rStyle w:val="CommentReference"/>
          <w:rFonts w:ascii="Calibri" w:eastAsia="Calibri" w:hAnsi="Calibri" w:cs="Calibri"/>
          <w:kern w:val="0"/>
          <w14:ligatures w14:val="none"/>
        </w:rPr>
        <w:commentReference w:id="419"/>
      </w:r>
    </w:p>
    <w:p w14:paraId="00C5BB05" w14:textId="081EBC05" w:rsidR="00023FAE" w:rsidRDefault="00034DD3" w:rsidP="00F57026">
      <w:pPr>
        <w:widowControl w:val="0"/>
        <w:spacing w:after="240"/>
        <w:jc w:val="both"/>
        <w:rPr>
          <w:ins w:id="420" w:author="Shannon Boettcher" w:date="2025-01-04T13:17:00Z" w16du:dateUtc="2025-01-04T21:17:00Z"/>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EPIC</w:t>
      </w:r>
      <w:r w:rsidR="00F57026" w:rsidRPr="00F57026">
        <w:rPr>
          <w:rFonts w:ascii="Times New Roman" w:eastAsia="Times New Roman" w:hAnsi="Times New Roman" w:cs="Times New Roman"/>
          <w:color w:val="000000" w:themeColor="text1"/>
          <w:sz w:val="22"/>
          <w:szCs w:val="22"/>
        </w:rPr>
        <w:t xml:space="preserve"> will pursue </w:t>
      </w:r>
      <w:proofErr w:type="gramStart"/>
      <w:r w:rsidR="00F57026" w:rsidRPr="00F57026">
        <w:rPr>
          <w:rFonts w:ascii="Times New Roman" w:eastAsia="Times New Roman" w:hAnsi="Times New Roman" w:cs="Times New Roman"/>
          <w:color w:val="000000" w:themeColor="text1"/>
          <w:sz w:val="22"/>
          <w:szCs w:val="22"/>
        </w:rPr>
        <w:t>technology</w:t>
      </w:r>
      <w:proofErr w:type="gramEnd"/>
      <w:r w:rsidR="00F57026" w:rsidRPr="00F57026">
        <w:rPr>
          <w:rFonts w:ascii="Times New Roman" w:eastAsia="Times New Roman" w:hAnsi="Times New Roman" w:cs="Times New Roman"/>
          <w:color w:val="000000" w:themeColor="text1"/>
          <w:sz w:val="22"/>
          <w:szCs w:val="22"/>
        </w:rPr>
        <w:t xml:space="preserve"> development and future-oriented innovations in electrochemi</w:t>
      </w:r>
      <w:ins w:id="421" w:author="Shannon Boettcher" w:date="2025-01-04T13:23:00Z" w16du:dateUtc="2025-01-04T21:23:00Z">
        <w:r w:rsidR="007D41B8">
          <w:rPr>
            <w:rFonts w:ascii="Times New Roman" w:eastAsia="Times New Roman" w:hAnsi="Times New Roman" w:cs="Times New Roman"/>
            <w:color w:val="000000" w:themeColor="text1"/>
            <w:sz w:val="22"/>
            <w:szCs w:val="22"/>
          </w:rPr>
          <w:t xml:space="preserve">cal </w:t>
        </w:r>
      </w:ins>
      <w:ins w:id="422" w:author="Shannon Boettcher" w:date="2025-01-04T17:39:00Z" w16du:dateUtc="2025-01-05T01:39:00Z">
        <w:r w:rsidR="00EA49FF">
          <w:rPr>
            <w:rFonts w:ascii="Times New Roman" w:eastAsia="Times New Roman" w:hAnsi="Times New Roman" w:cs="Times New Roman"/>
            <w:color w:val="000000" w:themeColor="text1"/>
            <w:sz w:val="22"/>
            <w:szCs w:val="22"/>
          </w:rPr>
          <w:t>technology which</w:t>
        </w:r>
      </w:ins>
      <w:ins w:id="423" w:author="Shannon Boettcher" w:date="2025-01-04T13:23:00Z" w16du:dateUtc="2025-01-04T21:23:00Z">
        <w:r w:rsidR="007D41B8">
          <w:rPr>
            <w:rFonts w:ascii="Times New Roman" w:eastAsia="Times New Roman" w:hAnsi="Times New Roman" w:cs="Times New Roman"/>
            <w:color w:val="000000" w:themeColor="text1"/>
            <w:sz w:val="22"/>
            <w:szCs w:val="22"/>
          </w:rPr>
          <w:t xml:space="preserve"> has tremendous range of applications that are enabled by core competencies </w:t>
        </w:r>
        <w:r w:rsidR="00A45186">
          <w:rPr>
            <w:rFonts w:ascii="Times New Roman" w:eastAsia="Times New Roman" w:hAnsi="Times New Roman" w:cs="Times New Roman"/>
            <w:color w:val="000000" w:themeColor="text1"/>
            <w:sz w:val="22"/>
            <w:szCs w:val="22"/>
          </w:rPr>
          <w:t xml:space="preserve">supported by the Engine ecosystem. </w:t>
        </w:r>
      </w:ins>
      <w:del w:id="424" w:author="Shannon Boettcher" w:date="2025-01-04T13:23:00Z" w16du:dateUtc="2025-01-04T21:23:00Z">
        <w:r w:rsidR="00F57026" w:rsidRPr="00F57026" w:rsidDel="007D41B8">
          <w:rPr>
            <w:rFonts w:ascii="Times New Roman" w:eastAsia="Times New Roman" w:hAnsi="Times New Roman" w:cs="Times New Roman"/>
            <w:color w:val="000000" w:themeColor="text1"/>
            <w:sz w:val="22"/>
            <w:szCs w:val="22"/>
          </w:rPr>
          <w:delText>stry.</w:delText>
        </w:r>
      </w:del>
      <w:r w:rsidR="00F57026" w:rsidRPr="00F57026">
        <w:rPr>
          <w:rFonts w:ascii="Times New Roman" w:eastAsia="Times New Roman" w:hAnsi="Times New Roman" w:cs="Times New Roman"/>
          <w:color w:val="000000" w:themeColor="text1"/>
          <w:sz w:val="22"/>
          <w:szCs w:val="22"/>
        </w:rPr>
        <w:t xml:space="preserve"> </w:t>
      </w:r>
      <w:del w:id="425" w:author="Shannon Boettcher" w:date="2025-01-04T13:13:00Z" w16du:dateUtc="2025-01-04T21:13:00Z">
        <w:r w:rsidR="00F57026" w:rsidRPr="00F57026" w:rsidDel="003C350A">
          <w:rPr>
            <w:rFonts w:ascii="Times New Roman" w:eastAsia="Times New Roman" w:hAnsi="Times New Roman" w:cs="Times New Roman"/>
            <w:color w:val="000000" w:themeColor="text1"/>
            <w:sz w:val="22"/>
            <w:szCs w:val="22"/>
          </w:rPr>
          <w:delText xml:space="preserve">To start, </w:delText>
        </w:r>
      </w:del>
      <w:del w:id="426" w:author="Shannon Boettcher" w:date="2025-01-04T13:23:00Z" w16du:dateUtc="2025-01-04T21:23:00Z">
        <w:r w:rsidR="00F57026" w:rsidRPr="00F57026" w:rsidDel="00A45186">
          <w:rPr>
            <w:rFonts w:ascii="Times New Roman" w:eastAsia="Times New Roman" w:hAnsi="Times New Roman" w:cs="Times New Roman"/>
            <w:color w:val="000000" w:themeColor="text1"/>
            <w:sz w:val="22"/>
            <w:szCs w:val="22"/>
          </w:rPr>
          <w:delText xml:space="preserve">researchers at </w:delText>
        </w:r>
        <w:r w:rsidR="00A944EB" w:rsidDel="00A45186">
          <w:rPr>
            <w:rFonts w:ascii="Times New Roman" w:eastAsia="Times New Roman" w:hAnsi="Times New Roman" w:cs="Times New Roman"/>
            <w:color w:val="000000" w:themeColor="text1"/>
            <w:sz w:val="22"/>
            <w:szCs w:val="22"/>
            <w:highlight w:val="green"/>
          </w:rPr>
          <w:delText>CSUS</w:delText>
        </w:r>
        <w:r w:rsidR="00F57026" w:rsidRPr="00481C64" w:rsidDel="00A45186">
          <w:rPr>
            <w:rFonts w:ascii="Times New Roman" w:eastAsia="Times New Roman" w:hAnsi="Times New Roman" w:cs="Times New Roman"/>
            <w:color w:val="000000" w:themeColor="text1"/>
            <w:sz w:val="22"/>
            <w:szCs w:val="22"/>
            <w:highlight w:val="green"/>
          </w:rPr>
          <w:delText>,</w:delText>
        </w:r>
        <w:r w:rsidR="00F57026" w:rsidRPr="00F57026" w:rsidDel="00A45186">
          <w:rPr>
            <w:rFonts w:ascii="Times New Roman" w:eastAsia="Times New Roman" w:hAnsi="Times New Roman" w:cs="Times New Roman"/>
            <w:color w:val="000000" w:themeColor="text1"/>
            <w:sz w:val="22"/>
            <w:szCs w:val="22"/>
          </w:rPr>
          <w:delText xml:space="preserve"> </w:delText>
        </w:r>
        <w:r w:rsidR="00F57026" w:rsidRPr="00481C64" w:rsidDel="00A45186">
          <w:rPr>
            <w:rFonts w:ascii="Times New Roman" w:eastAsia="Times New Roman" w:hAnsi="Times New Roman" w:cs="Times New Roman"/>
            <w:color w:val="000000" w:themeColor="text1"/>
            <w:sz w:val="22"/>
            <w:szCs w:val="22"/>
            <w:highlight w:val="red"/>
          </w:rPr>
          <w:delText>CSUB</w:delText>
        </w:r>
        <w:r w:rsidR="00F57026" w:rsidRPr="00F57026" w:rsidDel="00A45186">
          <w:rPr>
            <w:rFonts w:ascii="Times New Roman" w:eastAsia="Times New Roman" w:hAnsi="Times New Roman" w:cs="Times New Roman"/>
            <w:color w:val="000000" w:themeColor="text1"/>
            <w:sz w:val="22"/>
            <w:szCs w:val="22"/>
          </w:rPr>
          <w:delText xml:space="preserve">, </w:delText>
        </w:r>
        <w:r w:rsidR="00481C64" w:rsidRPr="00481C64" w:rsidDel="00A45186">
          <w:rPr>
            <w:rFonts w:ascii="Times New Roman" w:eastAsia="Times New Roman" w:hAnsi="Times New Roman" w:cs="Times New Roman"/>
            <w:color w:val="000000" w:themeColor="text1"/>
            <w:sz w:val="22"/>
            <w:szCs w:val="22"/>
            <w:highlight w:val="darkCyan"/>
          </w:rPr>
          <w:delText>Fresno State</w:delText>
        </w:r>
        <w:r w:rsidR="00F57026" w:rsidRPr="00F57026" w:rsidDel="00A45186">
          <w:rPr>
            <w:rFonts w:ascii="Times New Roman" w:eastAsia="Times New Roman" w:hAnsi="Times New Roman" w:cs="Times New Roman"/>
            <w:color w:val="000000" w:themeColor="text1"/>
            <w:sz w:val="22"/>
            <w:szCs w:val="22"/>
          </w:rPr>
          <w:delText xml:space="preserve">, and </w:delText>
        </w:r>
        <w:r w:rsidR="00481C64" w:rsidRPr="00481C64" w:rsidDel="00A45186">
          <w:rPr>
            <w:rFonts w:ascii="Times New Roman" w:eastAsia="Times New Roman" w:hAnsi="Times New Roman" w:cs="Times New Roman"/>
            <w:color w:val="000000" w:themeColor="text1"/>
            <w:sz w:val="22"/>
            <w:szCs w:val="22"/>
            <w:highlight w:val="magenta"/>
          </w:rPr>
          <w:delText>LBNL/UCB</w:delText>
        </w:r>
        <w:r w:rsidR="00F57026" w:rsidRPr="00F57026" w:rsidDel="00A45186">
          <w:rPr>
            <w:rFonts w:ascii="Times New Roman" w:eastAsia="Times New Roman" w:hAnsi="Times New Roman" w:cs="Times New Roman"/>
            <w:color w:val="000000" w:themeColor="text1"/>
            <w:sz w:val="22"/>
            <w:szCs w:val="22"/>
          </w:rPr>
          <w:delText xml:space="preserve"> will work on advancing battery technologies, specifically </w:delText>
        </w:r>
      </w:del>
      <w:del w:id="427" w:author="Shannon Boettcher" w:date="2025-01-04T13:13:00Z" w16du:dateUtc="2025-01-04T21:13:00Z">
        <w:r w:rsidR="00F57026" w:rsidRPr="00F57026" w:rsidDel="003C350A">
          <w:rPr>
            <w:rFonts w:ascii="Times New Roman" w:eastAsia="Times New Roman" w:hAnsi="Times New Roman" w:cs="Times New Roman"/>
            <w:color w:val="000000" w:themeColor="text1"/>
            <w:sz w:val="22"/>
            <w:szCs w:val="22"/>
          </w:rPr>
          <w:delText>developing</w:delText>
        </w:r>
      </w:del>
    </w:p>
    <w:p w14:paraId="581E8DF4" w14:textId="5031BADB" w:rsidR="00023FAE" w:rsidRDefault="00023FAE" w:rsidP="00F57026">
      <w:pPr>
        <w:widowControl w:val="0"/>
        <w:spacing w:after="240"/>
        <w:jc w:val="both"/>
        <w:rPr>
          <w:ins w:id="428" w:author="Shannon Boettcher" w:date="2025-01-04T13:17:00Z" w16du:dateUtc="2025-01-04T21:17:00Z"/>
          <w:rFonts w:ascii="Times New Roman" w:eastAsia="Times New Roman" w:hAnsi="Times New Roman" w:cs="Times New Roman"/>
          <w:color w:val="000000" w:themeColor="text1"/>
          <w:sz w:val="22"/>
          <w:szCs w:val="22"/>
        </w:rPr>
      </w:pPr>
      <w:ins w:id="429" w:author="Shannon Boettcher" w:date="2025-01-04T13:17:00Z" w16du:dateUtc="2025-01-04T21:17:00Z">
        <w:r w:rsidRPr="00023FAE">
          <w:rPr>
            <w:rFonts w:ascii="Times New Roman" w:eastAsia="Times New Roman" w:hAnsi="Times New Roman" w:cs="Times New Roman"/>
            <w:color w:val="000000" w:themeColor="text1"/>
            <w:sz w:val="22"/>
            <w:szCs w:val="22"/>
            <w:highlight w:val="yellow"/>
            <w:rPrChange w:id="430" w:author="Shannon Boettcher" w:date="2025-01-04T13:18:00Z" w16du:dateUtc="2025-01-04T21:18:00Z">
              <w:rPr>
                <w:rFonts w:ascii="Times New Roman" w:eastAsia="Times New Roman" w:hAnsi="Times New Roman" w:cs="Times New Roman"/>
                <w:color w:val="000000" w:themeColor="text1"/>
                <w:sz w:val="22"/>
                <w:szCs w:val="22"/>
              </w:rPr>
            </w:rPrChange>
          </w:rPr>
          <w:t xml:space="preserve">PLACEHOLDER TEXT ON TECHNICAL R&amp;D EFFORT: </w:t>
        </w:r>
      </w:ins>
      <w:ins w:id="431" w:author="Shannon Boettcher" w:date="2025-01-04T13:18:00Z" w16du:dateUtc="2025-01-04T21:18:00Z">
        <w:r w:rsidRPr="00023FAE">
          <w:rPr>
            <w:rFonts w:ascii="Times New Roman" w:eastAsia="Times New Roman" w:hAnsi="Times New Roman" w:cs="Times New Roman"/>
            <w:color w:val="000000" w:themeColor="text1"/>
            <w:sz w:val="22"/>
            <w:szCs w:val="22"/>
            <w:highlight w:val="yellow"/>
            <w:rPrChange w:id="432" w:author="Shannon Boettcher" w:date="2025-01-04T13:18:00Z" w16du:dateUtc="2025-01-04T21:18:00Z">
              <w:rPr>
                <w:rFonts w:ascii="Times New Roman" w:eastAsia="Times New Roman" w:hAnsi="Times New Roman" w:cs="Times New Roman"/>
                <w:color w:val="000000" w:themeColor="text1"/>
                <w:sz w:val="22"/>
                <w:szCs w:val="22"/>
              </w:rPr>
            </w:rPrChange>
          </w:rPr>
          <w:t>Shannon Boettcher is iterating with team.</w:t>
        </w:r>
      </w:ins>
    </w:p>
    <w:p w14:paraId="1F2CB22E" w14:textId="77777777" w:rsidR="00A45186" w:rsidRDefault="00023FAE" w:rsidP="00023FAE">
      <w:pPr>
        <w:widowControl w:val="0"/>
        <w:spacing w:after="240"/>
        <w:jc w:val="both"/>
        <w:rPr>
          <w:ins w:id="433" w:author="Shannon Boettcher" w:date="2025-01-04T13:23:00Z" w16du:dateUtc="2025-01-04T21:23:00Z"/>
          <w:rFonts w:ascii="Times New Roman" w:eastAsia="Times New Roman" w:hAnsi="Times New Roman" w:cs="Times New Roman"/>
          <w:b/>
          <w:bCs/>
          <w:color w:val="000000" w:themeColor="text1"/>
          <w:sz w:val="22"/>
          <w:szCs w:val="22"/>
        </w:rPr>
      </w:pPr>
      <w:ins w:id="434" w:author="Shannon Boettcher" w:date="2025-01-04T13:18:00Z" w16du:dateUtc="2025-01-04T21:18:00Z">
        <w:r w:rsidRPr="00F57026">
          <w:rPr>
            <w:rFonts w:ascii="Times New Roman" w:eastAsia="Times New Roman" w:hAnsi="Times New Roman" w:cs="Times New Roman"/>
            <w:b/>
            <w:bCs/>
            <w:i/>
            <w:iCs/>
            <w:color w:val="000000" w:themeColor="text1"/>
            <w:sz w:val="22"/>
            <w:szCs w:val="22"/>
          </w:rPr>
          <w:t>Next-Gen Batteries:</w:t>
        </w:r>
        <w:r w:rsidRPr="00F57026">
          <w:rPr>
            <w:rFonts w:ascii="Times New Roman" w:eastAsia="Times New Roman" w:hAnsi="Times New Roman" w:cs="Times New Roman"/>
            <w:b/>
            <w:bCs/>
            <w:color w:val="000000" w:themeColor="text1"/>
            <w:sz w:val="22"/>
            <w:szCs w:val="22"/>
          </w:rPr>
          <w:t xml:space="preserve"> </w:t>
        </w:r>
      </w:ins>
    </w:p>
    <w:p w14:paraId="2631FC6F" w14:textId="4E492FF4" w:rsidR="00A45186" w:rsidRPr="00F57026" w:rsidDel="00A45186" w:rsidRDefault="00B75F00" w:rsidP="00A45186">
      <w:pPr>
        <w:widowControl w:val="0"/>
        <w:spacing w:after="240"/>
        <w:jc w:val="both"/>
        <w:rPr>
          <w:del w:id="435" w:author="Shannon Boettcher" w:date="2025-01-04T13:25:00Z" w16du:dateUtc="2025-01-04T21:25:00Z"/>
          <w:moveTo w:id="436" w:author="Shannon Boettcher" w:date="2025-01-04T13:25:00Z" w16du:dateUtc="2025-01-04T21:25:00Z"/>
          <w:rFonts w:ascii="Times New Roman" w:eastAsia="Times New Roman" w:hAnsi="Times New Roman" w:cs="Times New Roman"/>
          <w:color w:val="000000" w:themeColor="text1"/>
          <w:sz w:val="22"/>
          <w:szCs w:val="22"/>
        </w:rPr>
      </w:pPr>
      <w:ins w:id="437" w:author="Shannon Boettcher" w:date="2025-01-04T16:45:00Z" w16du:dateUtc="2025-01-05T00:45:00Z">
        <w:r w:rsidRPr="00B75F00">
          <w:rPr>
            <w:rFonts w:ascii="Times New Roman" w:eastAsia="Times New Roman" w:hAnsi="Times New Roman" w:cs="Times New Roman"/>
            <w:noProof/>
            <w:color w:val="000000" w:themeColor="text1"/>
            <w:sz w:val="22"/>
            <w:szCs w:val="22"/>
          </w:rPr>
          <w:lastRenderedPageBreak/>
          <mc:AlternateContent>
            <mc:Choice Requires="wps">
              <w:drawing>
                <wp:anchor distT="45720" distB="45720" distL="114300" distR="114300" simplePos="0" relativeHeight="251658240" behindDoc="0" locked="0" layoutInCell="1" allowOverlap="1" wp14:anchorId="68C193A8" wp14:editId="7695BEFE">
                  <wp:simplePos x="0" y="0"/>
                  <wp:positionH relativeFrom="margin">
                    <wp:align>right</wp:align>
                  </wp:positionH>
                  <wp:positionV relativeFrom="paragraph">
                    <wp:posOffset>0</wp:posOffset>
                  </wp:positionV>
                  <wp:extent cx="2360930" cy="62992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99823"/>
                          </a:xfrm>
                          <a:prstGeom prst="rect">
                            <a:avLst/>
                          </a:prstGeom>
                          <a:solidFill>
                            <a:srgbClr val="DCE9F4"/>
                          </a:solidFill>
                          <a:ln>
                            <a:headEnd/>
                            <a:tailEnd/>
                          </a:ln>
                        </wps:spPr>
                        <wps:style>
                          <a:lnRef idx="2">
                            <a:schemeClr val="accent3"/>
                          </a:lnRef>
                          <a:fillRef idx="1">
                            <a:schemeClr val="lt1"/>
                          </a:fillRef>
                          <a:effectRef idx="0">
                            <a:schemeClr val="accent3"/>
                          </a:effectRef>
                          <a:fontRef idx="minor">
                            <a:schemeClr val="dk1"/>
                          </a:fontRef>
                        </wps:style>
                        <wps:txbx>
                          <w:txbxContent>
                            <w:p w14:paraId="147A6A2B" w14:textId="6B49C022" w:rsidR="00883DBD" w:rsidRDefault="00883DBD" w:rsidP="00B75F00">
                              <w:pPr>
                                <w:widowControl w:val="0"/>
                                <w:spacing w:after="240"/>
                                <w:jc w:val="both"/>
                                <w:rPr>
                                  <w:ins w:id="438" w:author="Shannon Boettcher" w:date="2025-01-04T16:53:00Z" w16du:dateUtc="2025-01-05T00:53:00Z"/>
                                  <w:rFonts w:ascii="Times New Roman" w:eastAsia="Times New Roman" w:hAnsi="Times New Roman" w:cs="Times New Roman"/>
                                  <w:color w:val="000000" w:themeColor="text1"/>
                                  <w:sz w:val="22"/>
                                  <w:szCs w:val="22"/>
                                </w:rPr>
                              </w:pPr>
                              <w:ins w:id="439" w:author="Shannon Boettcher" w:date="2025-01-04T16:53:00Z" w16du:dateUtc="2025-01-05T00:53:00Z">
                                <w:r>
                                  <w:rPr>
                                    <w:noProof/>
                                  </w:rPr>
                                  <w:drawing>
                                    <wp:inline distT="0" distB="0" distL="0" distR="0" wp14:anchorId="075CDB1B" wp14:editId="2FC4F59E">
                                      <wp:extent cx="2159000" cy="2038350"/>
                                      <wp:effectExtent l="0" t="0" r="0" b="0"/>
                                      <wp:docPr id="1371451781" name="Picture 1" descr="A diagram of a complex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51781" name="Picture 1" descr="A diagram of a complex structure&#10;&#10;Description automatically generated"/>
                                              <pic:cNvPicPr/>
                                            </pic:nvPicPr>
                                            <pic:blipFill>
                                              <a:blip r:embed="rId21"/>
                                              <a:stretch>
                                                <a:fillRect/>
                                              </a:stretch>
                                            </pic:blipFill>
                                            <pic:spPr>
                                              <a:xfrm>
                                                <a:off x="0" y="0"/>
                                                <a:ext cx="2159000" cy="2038350"/>
                                              </a:xfrm>
                                              <a:prstGeom prst="rect">
                                                <a:avLst/>
                                              </a:prstGeom>
                                            </pic:spPr>
                                          </pic:pic>
                                        </a:graphicData>
                                      </a:graphic>
                                    </wp:inline>
                                  </w:drawing>
                                </w:r>
                              </w:ins>
                            </w:p>
                            <w:p w14:paraId="08E1BBC1" w14:textId="117A8F04" w:rsidR="00B75F00" w:rsidRPr="00883DBD" w:rsidRDefault="00025851">
                              <w:pPr>
                                <w:widowControl w:val="0"/>
                                <w:jc w:val="both"/>
                                <w:rPr>
                                  <w:rFonts w:ascii="Times New Roman" w:eastAsia="Times New Roman" w:hAnsi="Times New Roman" w:cs="Times New Roman"/>
                                  <w:color w:val="000000" w:themeColor="text1"/>
                                  <w:sz w:val="20"/>
                                  <w:szCs w:val="20"/>
                                  <w:rPrChange w:id="440" w:author="Shannon Boettcher" w:date="2025-01-04T16:53:00Z" w16du:dateUtc="2025-01-05T00:53:00Z">
                                    <w:rPr/>
                                  </w:rPrChange>
                                </w:rPr>
                                <w:pPrChange w:id="441" w:author="Shannon Boettcher" w:date="2025-01-05T11:23:00Z" w16du:dateUtc="2025-01-05T19:23:00Z">
                                  <w:pPr/>
                                </w:pPrChange>
                              </w:pPr>
                              <w:ins w:id="442" w:author="Shannon Boettcher" w:date="2025-01-04T16:58:00Z" w16du:dateUtc="2025-01-05T00:58:00Z">
                                <w:r>
                                  <w:rPr>
                                    <w:rFonts w:ascii="Times New Roman" w:eastAsia="Times New Roman" w:hAnsi="Times New Roman" w:cs="Times New Roman"/>
                                    <w:b/>
                                    <w:bCs/>
                                    <w:color w:val="000000" w:themeColor="text1"/>
                                    <w:sz w:val="20"/>
                                    <w:szCs w:val="20"/>
                                  </w:rPr>
                                  <w:t xml:space="preserve">Sidebar 1. </w:t>
                                </w:r>
                              </w:ins>
                              <w:ins w:id="443" w:author="Shannon Boettcher" w:date="2025-01-04T16:45:00Z" w16du:dateUtc="2025-01-05T00:45:00Z">
                                <w:r w:rsidR="00B75F00" w:rsidRPr="00025851">
                                  <w:rPr>
                                    <w:rFonts w:ascii="Times New Roman" w:eastAsia="Times New Roman" w:hAnsi="Times New Roman" w:cs="Times New Roman"/>
                                    <w:b/>
                                    <w:bCs/>
                                    <w:color w:val="000000" w:themeColor="text1"/>
                                    <w:sz w:val="20"/>
                                    <w:szCs w:val="20"/>
                                    <w:rPrChange w:id="444" w:author="Shannon Boettcher" w:date="2025-01-04T16:57:00Z" w16du:dateUtc="2025-01-05T00:57:00Z">
                                      <w:rPr>
                                        <w:rFonts w:ascii="Times New Roman" w:eastAsia="Times New Roman" w:hAnsi="Times New Roman" w:cs="Times New Roman"/>
                                        <w:color w:val="000000" w:themeColor="text1"/>
                                        <w:sz w:val="22"/>
                                        <w:szCs w:val="22"/>
                                      </w:rPr>
                                    </w:rPrChange>
                                  </w:rPr>
                                  <w:t>Disordered rock-salt (DRX) cathodes</w:t>
                                </w:r>
                              </w:ins>
                              <w:ins w:id="445" w:author="Shannon Boettcher" w:date="2025-01-04T16:57:00Z" w16du:dateUtc="2025-01-05T00:57:00Z">
                                <w:r>
                                  <w:rPr>
                                    <w:rFonts w:ascii="Times New Roman" w:eastAsia="Times New Roman" w:hAnsi="Times New Roman" w:cs="Times New Roman"/>
                                    <w:b/>
                                    <w:bCs/>
                                    <w:color w:val="000000" w:themeColor="text1"/>
                                    <w:sz w:val="20"/>
                                    <w:szCs w:val="20"/>
                                  </w:rPr>
                                  <w:t>.</w:t>
                                </w:r>
                              </w:ins>
                              <w:ins w:id="446" w:author="Shannon Boettcher" w:date="2025-01-04T16:45:00Z" w16du:dateUtc="2025-01-05T00:45:00Z">
                                <w:r w:rsidR="00B75F00" w:rsidRPr="00883DBD">
                                  <w:rPr>
                                    <w:rFonts w:ascii="Times New Roman" w:eastAsia="Times New Roman" w:hAnsi="Times New Roman" w:cs="Times New Roman"/>
                                    <w:color w:val="000000" w:themeColor="text1"/>
                                    <w:sz w:val="20"/>
                                    <w:szCs w:val="20"/>
                                    <w:rPrChange w:id="447" w:author="Shannon Boettcher" w:date="2025-01-04T16:53:00Z" w16du:dateUtc="2025-01-05T00:53:00Z">
                                      <w:rPr>
                                        <w:rFonts w:ascii="Times New Roman" w:eastAsia="Times New Roman" w:hAnsi="Times New Roman" w:cs="Times New Roman"/>
                                        <w:color w:val="000000" w:themeColor="text1"/>
                                        <w:sz w:val="22"/>
                                        <w:szCs w:val="22"/>
                                      </w:rPr>
                                    </w:rPrChange>
                                  </w:rPr>
                                  <w:t xml:space="preserve"> </w:t>
                                </w:r>
                              </w:ins>
                              <w:ins w:id="448" w:author="Shannon Boettcher" w:date="2025-01-04T16:57:00Z" w16du:dateUtc="2025-01-05T00:57:00Z">
                                <w:r>
                                  <w:rPr>
                                    <w:rFonts w:ascii="Times New Roman" w:eastAsia="Times New Roman" w:hAnsi="Times New Roman" w:cs="Times New Roman"/>
                                    <w:color w:val="000000" w:themeColor="text1"/>
                                    <w:sz w:val="20"/>
                                    <w:szCs w:val="20"/>
                                  </w:rPr>
                                  <w:t>D</w:t>
                                </w:r>
                              </w:ins>
                              <w:ins w:id="449" w:author="Shannon Boettcher" w:date="2025-01-04T16:58:00Z" w16du:dateUtc="2025-01-05T00:58:00Z">
                                <w:r>
                                  <w:rPr>
                                    <w:rFonts w:ascii="Times New Roman" w:eastAsia="Times New Roman" w:hAnsi="Times New Roman" w:cs="Times New Roman"/>
                                    <w:color w:val="000000" w:themeColor="text1"/>
                                    <w:sz w:val="20"/>
                                    <w:szCs w:val="20"/>
                                  </w:rPr>
                                  <w:t xml:space="preserve">RX </w:t>
                                </w:r>
                              </w:ins>
                              <w:ins w:id="450" w:author="Shannon Boettcher" w:date="2025-01-04T16:45:00Z" w16du:dateUtc="2025-01-05T00:45:00Z">
                                <w:r w:rsidR="00B75F00" w:rsidRPr="00883DBD">
                                  <w:rPr>
                                    <w:rFonts w:ascii="Times New Roman" w:eastAsia="Times New Roman" w:hAnsi="Times New Roman" w:cs="Times New Roman"/>
                                    <w:color w:val="000000" w:themeColor="text1"/>
                                    <w:sz w:val="20"/>
                                    <w:szCs w:val="20"/>
                                    <w:rPrChange w:id="451" w:author="Shannon Boettcher" w:date="2025-01-04T16:53:00Z" w16du:dateUtc="2025-01-05T00:53:00Z">
                                      <w:rPr>
                                        <w:rFonts w:ascii="Times New Roman" w:eastAsia="Times New Roman" w:hAnsi="Times New Roman" w:cs="Times New Roman"/>
                                        <w:color w:val="000000" w:themeColor="text1"/>
                                        <w:sz w:val="22"/>
                                        <w:szCs w:val="22"/>
                                      </w:rPr>
                                    </w:rPrChange>
                                  </w:rPr>
                                  <w:t>offer high energy density, cost-effectiveness, and improved safety due to their ability to incorporate earth-abundant elements, accommodate high lithium mobility, and suppress oxygen release.</w:t>
                                </w:r>
                              </w:ins>
                              <w:r w:rsidR="00321459" w:rsidRPr="00883DBD">
                                <w:rPr>
                                  <w:rFonts w:ascii="Times New Roman" w:eastAsia="Times New Roman" w:hAnsi="Times New Roman" w:cs="Times New Roman"/>
                                  <w:color w:val="000000" w:themeColor="text1"/>
                                  <w:sz w:val="20"/>
                                  <w:szCs w:val="20"/>
                                  <w:rPrChange w:id="452" w:author="Shannon Boettcher" w:date="2025-01-04T16:53:00Z" w16du:dateUtc="2025-01-05T00:53:00Z">
                                    <w:rPr>
                                      <w:rFonts w:ascii="Times New Roman" w:eastAsia="Times New Roman" w:hAnsi="Times New Roman" w:cs="Times New Roman"/>
                                      <w:color w:val="000000" w:themeColor="text1"/>
                                      <w:sz w:val="22"/>
                                      <w:szCs w:val="22"/>
                                    </w:rPr>
                                  </w:rPrChange>
                                </w:rPr>
                                <w:fldChar w:fldCharType="begin"/>
                              </w:r>
                              <w:r w:rsidR="00A92E0A">
                                <w:rPr>
                                  <w:rFonts w:ascii="Times New Roman" w:eastAsia="Times New Roman" w:hAnsi="Times New Roman" w:cs="Times New Roman"/>
                                  <w:color w:val="000000" w:themeColor="text1"/>
                                  <w:sz w:val="20"/>
                                  <w:szCs w:val="20"/>
                                </w:rPr>
                                <w:instrText xml:space="preserve"> ADDIN EN.CITE &lt;EndNote&gt;&lt;Cite&gt;&lt;Author&gt;Lee&lt;/Author&gt;&lt;Year&gt;2023&lt;/Year&gt;&lt;RecNum&gt;2591&lt;/RecNum&gt;&lt;DisplayText&gt;&lt;style face="superscript"&gt;2&lt;/style&gt;&lt;/DisplayText&gt;&lt;record&gt;&lt;rec-number&gt;2591&lt;/rec-number&gt;&lt;foreign-keys&gt;&lt;key app="EN" db-id="xdf2fr2f0dp5e0erdepvzedj0p2ezxv5d2p5" timestamp="1736038094"&gt;2591&lt;/key&gt;&lt;/foreign-keys&gt;&lt;ref-type name="Journal Article"&gt;17&lt;/ref-type&gt;&lt;contributors&gt;&lt;authors&gt;&lt;author&gt;Lee,Gi-Hyeok&lt;/author&gt;&lt;author&gt;Lim,Jungwoo&lt;/author&gt;&lt;author&gt;Shin,Jeongyim&lt;/author&gt;&lt;author&gt;Hardwick,Laurence J.&lt;/author&gt;&lt;author&gt;Yang,Wanli&lt;/author&gt;&lt;/authors&gt;&lt;/contributors&gt;&lt;titles&gt;&lt;title&gt;Towards commercialization of fluorinated cation-disordered rock-salt Li-ion cathodes&lt;/title&gt;&lt;secondary-title&gt;Frontiers in Chemistry&lt;/secondary-title&gt;&lt;short-title&gt;Towards Commercialization of Fluorinated Cation-Disordered Rock-Salt Li-ion Cathodes&lt;/short-title&gt;&lt;/titles&gt;&lt;periodical&gt;&lt;full-title&gt;Frontiers in Chemistry&lt;/full-title&gt;&lt;/periodical&gt;&lt;volume&gt;11&lt;/volume&gt;&lt;keywords&gt;&lt;keyword&gt;Li-ion batteries,Cathode,cation-disordered rock-salt,Commercialization,Degradation pathway,surface coating&lt;/keyword&gt;&lt;/keywords&gt;&lt;dates&gt;&lt;year&gt;2023&lt;/year&gt;&lt;pub-dates&gt;&lt;date&gt;2023-January-13&lt;/date&gt;&lt;/pub-dates&gt;&lt;/dates&gt;&lt;isbn&gt;2296-2646&lt;/isbn&gt;&lt;work-type&gt;Mini Review&lt;/work-type&gt;&lt;urls&gt;&lt;related-urls&gt;&lt;url&gt;https://www.frontiersin.org/journals/chemistry/articles/10.3389/fchem.2023.1098460&lt;/url&gt;&lt;/related-urls&gt;&lt;/urls&gt;&lt;electronic-resource-num&gt;10.3389/fchem.2023.1098460&lt;/electronic-resource-num&gt;&lt;language&gt;English&lt;/language&gt;&lt;/record&gt;&lt;/Cite&gt;&lt;/EndNote&gt;</w:instrText>
                              </w:r>
                              <w:r w:rsidR="00321459" w:rsidRPr="00883DBD">
                                <w:rPr>
                                  <w:rFonts w:ascii="Times New Roman" w:eastAsia="Times New Roman" w:hAnsi="Times New Roman" w:cs="Times New Roman"/>
                                  <w:color w:val="000000" w:themeColor="text1"/>
                                  <w:sz w:val="20"/>
                                  <w:szCs w:val="20"/>
                                  <w:rPrChange w:id="453" w:author="Shannon Boettcher" w:date="2025-01-04T16:53:00Z" w16du:dateUtc="2025-01-05T00:53:00Z">
                                    <w:rPr>
                                      <w:rFonts w:ascii="Times New Roman" w:eastAsia="Times New Roman" w:hAnsi="Times New Roman" w:cs="Times New Roman"/>
                                      <w:color w:val="000000" w:themeColor="text1"/>
                                      <w:sz w:val="22"/>
                                      <w:szCs w:val="22"/>
                                    </w:rPr>
                                  </w:rPrChange>
                                </w:rPr>
                                <w:fldChar w:fldCharType="separate"/>
                              </w:r>
                              <w:r w:rsidR="00A92E0A" w:rsidRPr="00A92E0A">
                                <w:rPr>
                                  <w:rFonts w:ascii="Times New Roman" w:eastAsia="Times New Roman" w:hAnsi="Times New Roman" w:cs="Times New Roman"/>
                                  <w:noProof/>
                                  <w:color w:val="000000" w:themeColor="text1"/>
                                  <w:sz w:val="20"/>
                                  <w:szCs w:val="20"/>
                                  <w:vertAlign w:val="superscript"/>
                                </w:rPr>
                                <w:t>2</w:t>
                              </w:r>
                              <w:r w:rsidR="00321459" w:rsidRPr="00883DBD">
                                <w:rPr>
                                  <w:rFonts w:ascii="Times New Roman" w:eastAsia="Times New Roman" w:hAnsi="Times New Roman" w:cs="Times New Roman"/>
                                  <w:color w:val="000000" w:themeColor="text1"/>
                                  <w:sz w:val="20"/>
                                  <w:szCs w:val="20"/>
                                  <w:rPrChange w:id="454" w:author="Shannon Boettcher" w:date="2025-01-04T16:53:00Z" w16du:dateUtc="2025-01-05T00:53:00Z">
                                    <w:rPr>
                                      <w:rFonts w:ascii="Times New Roman" w:eastAsia="Times New Roman" w:hAnsi="Times New Roman" w:cs="Times New Roman"/>
                                      <w:color w:val="000000" w:themeColor="text1"/>
                                      <w:sz w:val="22"/>
                                      <w:szCs w:val="22"/>
                                    </w:rPr>
                                  </w:rPrChange>
                                </w:rPr>
                                <w:fldChar w:fldCharType="end"/>
                              </w:r>
                              <w:ins w:id="455" w:author="Shannon Boettcher" w:date="2025-01-04T16:45:00Z" w16du:dateUtc="2025-01-05T00:45:00Z">
                                <w:r w:rsidR="00B75F00" w:rsidRPr="00883DBD">
                                  <w:rPr>
                                    <w:rFonts w:ascii="Times New Roman" w:eastAsia="Times New Roman" w:hAnsi="Times New Roman" w:cs="Times New Roman"/>
                                    <w:color w:val="000000" w:themeColor="text1"/>
                                    <w:sz w:val="20"/>
                                    <w:szCs w:val="20"/>
                                    <w:rPrChange w:id="456" w:author="Shannon Boettcher" w:date="2025-01-04T16:53:00Z" w16du:dateUtc="2025-01-05T00:53:00Z">
                                      <w:rPr>
                                        <w:rFonts w:ascii="Times New Roman" w:eastAsia="Times New Roman" w:hAnsi="Times New Roman" w:cs="Times New Roman"/>
                                        <w:color w:val="000000" w:themeColor="text1"/>
                                        <w:sz w:val="22"/>
                                        <w:szCs w:val="22"/>
                                      </w:rPr>
                                    </w:rPrChange>
                                  </w:rPr>
                                  <w:t xml:space="preserve"> Their structurally stable and flexible design enables tolerance to lattice strain, wide voltage operation, and compatibility with advanced electrolytes. However, challenges like low electronic conductivity, voltage hysteresis, and cycling stability need to be addressed for commercial viability.</w:t>
                                </w:r>
                              </w:ins>
                              <w:ins w:id="457" w:author="Shannon Boettcher" w:date="2025-01-05T11:23:00Z" w16du:dateUtc="2025-01-05T19:23:00Z">
                                <w:r w:rsidR="000965F4">
                                  <w:rPr>
                                    <w:rFonts w:ascii="Times New Roman" w:eastAsia="Times New Roman" w:hAnsi="Times New Roman" w:cs="Times New Roman"/>
                                    <w:color w:val="000000" w:themeColor="text1"/>
                                    <w:sz w:val="20"/>
                                    <w:szCs w:val="20"/>
                                  </w:rPr>
                                  <w:t xml:space="preserve"> </w:t>
                                </w:r>
                              </w:ins>
                              <w:ins w:id="458" w:author="Shannon Boettcher" w:date="2025-01-04T16:45:00Z" w16du:dateUtc="2025-01-05T00:45:00Z">
                                <w:r w:rsidR="00B75F00" w:rsidRPr="00883DBD">
                                  <w:rPr>
                                    <w:rFonts w:ascii="Times New Roman" w:eastAsia="Times New Roman" w:hAnsi="Times New Roman" w:cs="Times New Roman"/>
                                    <w:color w:val="000000" w:themeColor="text1"/>
                                    <w:sz w:val="20"/>
                                    <w:szCs w:val="20"/>
                                    <w:rPrChange w:id="459" w:author="Shannon Boettcher" w:date="2025-01-04T16:53:00Z" w16du:dateUtc="2025-01-05T00:53:00Z">
                                      <w:rPr>
                                        <w:rFonts w:ascii="Times New Roman" w:eastAsia="Times New Roman" w:hAnsi="Times New Roman" w:cs="Times New Roman"/>
                                        <w:color w:val="000000" w:themeColor="text1"/>
                                        <w:sz w:val="22"/>
                                        <w:szCs w:val="22"/>
                                      </w:rPr>
                                    </w:rPrChange>
                                  </w:rPr>
                                  <w:t>To upscale DRX cathodes for manufacturing, we propose developing an optimized solid-state synthesis process combined with mechanochemical activation to produce uniform, high-purity materials at scale, followed by integration with scalable coating and particle morphology control techniques like spray pyrolysis or molten salt synthesis. This workplan will include pilot-scale testing, process parameter optimization for energy efficiency, and real-time quality control to ensure consistency and cost-effectiveness</w:t>
                                </w:r>
                              </w:ins>
                              <w:ins w:id="460" w:author="Shannon Boettcher" w:date="2025-01-05T11:23:00Z" w16du:dateUtc="2025-01-05T19:23:00Z">
                                <w:r w:rsidR="000965F4">
                                  <w:rPr>
                                    <w:rFonts w:ascii="Times New Roman" w:eastAsia="Times New Roman" w:hAnsi="Times New Roman" w:cs="Times New Roman"/>
                                    <w:color w:val="000000" w:themeColor="text1"/>
                                    <w:sz w:val="20"/>
                                    <w:szCs w:val="20"/>
                                  </w:rPr>
                                  <w:t>.</w:t>
                                </w:r>
                              </w:ins>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8C193A8" id="_x0000_t202" coordsize="21600,21600" o:spt="202" path="m,l,21600r21600,l21600,xe">
                  <v:stroke joinstyle="miter"/>
                  <v:path gradientshapeok="t" o:connecttype="rect"/>
                </v:shapetype>
                <v:shape id="Text Box 2" o:spid="_x0000_s1026" type="#_x0000_t202" style="position:absolute;left:0;text-align:left;margin-left:134.7pt;margin-top:0;width:185.9pt;height:496pt;z-index:25165824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" fillcolor="#dce9f4" strokecolor="#196b24 [3206]" strokeweight="1pt">
                  <v:textbox>
                    <w:txbxContent>
                      <w:p w14:paraId="147A6A2B" w14:textId="6B49C022" w:rsidR="00883DBD" w:rsidRDefault="00883DBD" w:rsidP="00B75F00">
                        <w:pPr>
                          <w:widowControl w:val="0"/>
                          <w:spacing w:after="240"/>
                          <w:jc w:val="both"/>
                          <w:rPr>
                            <w:ins w:id="461" w:author="Shannon Boettcher" w:date="2025-01-04T16:53:00Z" w16du:dateUtc="2025-01-05T00:53:00Z"/>
                            <w:rFonts w:ascii="Times New Roman" w:eastAsia="Times New Roman" w:hAnsi="Times New Roman" w:cs="Times New Roman"/>
                            <w:color w:val="000000" w:themeColor="text1"/>
                            <w:sz w:val="22"/>
                            <w:szCs w:val="22"/>
                          </w:rPr>
                        </w:pPr>
                        <w:ins w:id="462" w:author="Shannon Boettcher" w:date="2025-01-04T16:53:00Z" w16du:dateUtc="2025-01-05T00:53:00Z">
                          <w:r>
                            <w:rPr>
                              <w:noProof/>
                            </w:rPr>
                            <w:drawing>
                              <wp:inline distT="0" distB="0" distL="0" distR="0" wp14:anchorId="075CDB1B" wp14:editId="2FC4F59E">
                                <wp:extent cx="2159000" cy="2038350"/>
                                <wp:effectExtent l="0" t="0" r="0" b="0"/>
                                <wp:docPr id="1371451781" name="Picture 1" descr="A diagram of a complex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51781" name="Picture 1" descr="A diagram of a complex structure&#10;&#10;Description automatically generated"/>
                                        <pic:cNvPicPr/>
                                      </pic:nvPicPr>
                                      <pic:blipFill>
                                        <a:blip r:embed="rId21"/>
                                        <a:stretch>
                                          <a:fillRect/>
                                        </a:stretch>
                                      </pic:blipFill>
                                      <pic:spPr>
                                        <a:xfrm>
                                          <a:off x="0" y="0"/>
                                          <a:ext cx="2159000" cy="2038350"/>
                                        </a:xfrm>
                                        <a:prstGeom prst="rect">
                                          <a:avLst/>
                                        </a:prstGeom>
                                      </pic:spPr>
                                    </pic:pic>
                                  </a:graphicData>
                                </a:graphic>
                              </wp:inline>
                            </w:drawing>
                          </w:r>
                        </w:ins>
                      </w:p>
                      <w:p w14:paraId="08E1BBC1" w14:textId="117A8F04" w:rsidR="00B75F00" w:rsidRPr="00883DBD" w:rsidRDefault="00025851">
                        <w:pPr>
                          <w:widowControl w:val="0"/>
                          <w:jc w:val="both"/>
                          <w:rPr>
                            <w:rFonts w:ascii="Times New Roman" w:eastAsia="Times New Roman" w:hAnsi="Times New Roman" w:cs="Times New Roman"/>
                            <w:color w:val="000000" w:themeColor="text1"/>
                            <w:sz w:val="20"/>
                            <w:szCs w:val="20"/>
                            <w:rPrChange w:id="463" w:author="Shannon Boettcher" w:date="2025-01-04T16:53:00Z" w16du:dateUtc="2025-01-05T00:53:00Z">
                              <w:rPr/>
                            </w:rPrChange>
                          </w:rPr>
                          <w:pPrChange w:id="464" w:author="Shannon Boettcher" w:date="2025-01-05T11:23:00Z" w16du:dateUtc="2025-01-05T19:23:00Z">
                            <w:pPr/>
                          </w:pPrChange>
                        </w:pPr>
                        <w:ins w:id="465" w:author="Shannon Boettcher" w:date="2025-01-04T16:58:00Z" w16du:dateUtc="2025-01-05T00:58:00Z">
                          <w:r>
                            <w:rPr>
                              <w:rFonts w:ascii="Times New Roman" w:eastAsia="Times New Roman" w:hAnsi="Times New Roman" w:cs="Times New Roman"/>
                              <w:b/>
                              <w:bCs/>
                              <w:color w:val="000000" w:themeColor="text1"/>
                              <w:sz w:val="20"/>
                              <w:szCs w:val="20"/>
                            </w:rPr>
                            <w:t xml:space="preserve">Sidebar 1. </w:t>
                          </w:r>
                        </w:ins>
                        <w:ins w:id="466" w:author="Shannon Boettcher" w:date="2025-01-04T16:45:00Z" w16du:dateUtc="2025-01-05T00:45:00Z">
                          <w:r w:rsidR="00B75F00" w:rsidRPr="00025851">
                            <w:rPr>
                              <w:rFonts w:ascii="Times New Roman" w:eastAsia="Times New Roman" w:hAnsi="Times New Roman" w:cs="Times New Roman"/>
                              <w:b/>
                              <w:bCs/>
                              <w:color w:val="000000" w:themeColor="text1"/>
                              <w:sz w:val="20"/>
                              <w:szCs w:val="20"/>
                              <w:rPrChange w:id="467" w:author="Shannon Boettcher" w:date="2025-01-04T16:57:00Z" w16du:dateUtc="2025-01-05T00:57:00Z">
                                <w:rPr>
                                  <w:rFonts w:ascii="Times New Roman" w:eastAsia="Times New Roman" w:hAnsi="Times New Roman" w:cs="Times New Roman"/>
                                  <w:color w:val="000000" w:themeColor="text1"/>
                                  <w:sz w:val="22"/>
                                  <w:szCs w:val="22"/>
                                </w:rPr>
                              </w:rPrChange>
                            </w:rPr>
                            <w:t>Disordered rock-salt (DRX) cathodes</w:t>
                          </w:r>
                        </w:ins>
                        <w:ins w:id="468" w:author="Shannon Boettcher" w:date="2025-01-04T16:57:00Z" w16du:dateUtc="2025-01-05T00:57:00Z">
                          <w:r>
                            <w:rPr>
                              <w:rFonts w:ascii="Times New Roman" w:eastAsia="Times New Roman" w:hAnsi="Times New Roman" w:cs="Times New Roman"/>
                              <w:b/>
                              <w:bCs/>
                              <w:color w:val="000000" w:themeColor="text1"/>
                              <w:sz w:val="20"/>
                              <w:szCs w:val="20"/>
                            </w:rPr>
                            <w:t>.</w:t>
                          </w:r>
                        </w:ins>
                        <w:ins w:id="469" w:author="Shannon Boettcher" w:date="2025-01-04T16:45:00Z" w16du:dateUtc="2025-01-05T00:45:00Z">
                          <w:r w:rsidR="00B75F00" w:rsidRPr="00883DBD">
                            <w:rPr>
                              <w:rFonts w:ascii="Times New Roman" w:eastAsia="Times New Roman" w:hAnsi="Times New Roman" w:cs="Times New Roman"/>
                              <w:color w:val="000000" w:themeColor="text1"/>
                              <w:sz w:val="20"/>
                              <w:szCs w:val="20"/>
                              <w:rPrChange w:id="470" w:author="Shannon Boettcher" w:date="2025-01-04T16:53:00Z" w16du:dateUtc="2025-01-05T00:53:00Z">
                                <w:rPr>
                                  <w:rFonts w:ascii="Times New Roman" w:eastAsia="Times New Roman" w:hAnsi="Times New Roman" w:cs="Times New Roman"/>
                                  <w:color w:val="000000" w:themeColor="text1"/>
                                  <w:sz w:val="22"/>
                                  <w:szCs w:val="22"/>
                                </w:rPr>
                              </w:rPrChange>
                            </w:rPr>
                            <w:t xml:space="preserve"> </w:t>
                          </w:r>
                        </w:ins>
                        <w:ins w:id="471" w:author="Shannon Boettcher" w:date="2025-01-04T16:57:00Z" w16du:dateUtc="2025-01-05T00:57:00Z">
                          <w:r>
                            <w:rPr>
                              <w:rFonts w:ascii="Times New Roman" w:eastAsia="Times New Roman" w:hAnsi="Times New Roman" w:cs="Times New Roman"/>
                              <w:color w:val="000000" w:themeColor="text1"/>
                              <w:sz w:val="20"/>
                              <w:szCs w:val="20"/>
                            </w:rPr>
                            <w:t>D</w:t>
                          </w:r>
                        </w:ins>
                        <w:ins w:id="472" w:author="Shannon Boettcher" w:date="2025-01-04T16:58:00Z" w16du:dateUtc="2025-01-05T00:58:00Z">
                          <w:r>
                            <w:rPr>
                              <w:rFonts w:ascii="Times New Roman" w:eastAsia="Times New Roman" w:hAnsi="Times New Roman" w:cs="Times New Roman"/>
                              <w:color w:val="000000" w:themeColor="text1"/>
                              <w:sz w:val="20"/>
                              <w:szCs w:val="20"/>
                            </w:rPr>
                            <w:t xml:space="preserve">RX </w:t>
                          </w:r>
                        </w:ins>
                        <w:ins w:id="473" w:author="Shannon Boettcher" w:date="2025-01-04T16:45:00Z" w16du:dateUtc="2025-01-05T00:45:00Z">
                          <w:r w:rsidR="00B75F00" w:rsidRPr="00883DBD">
                            <w:rPr>
                              <w:rFonts w:ascii="Times New Roman" w:eastAsia="Times New Roman" w:hAnsi="Times New Roman" w:cs="Times New Roman"/>
                              <w:color w:val="000000" w:themeColor="text1"/>
                              <w:sz w:val="20"/>
                              <w:szCs w:val="20"/>
                              <w:rPrChange w:id="474" w:author="Shannon Boettcher" w:date="2025-01-04T16:53:00Z" w16du:dateUtc="2025-01-05T00:53:00Z">
                                <w:rPr>
                                  <w:rFonts w:ascii="Times New Roman" w:eastAsia="Times New Roman" w:hAnsi="Times New Roman" w:cs="Times New Roman"/>
                                  <w:color w:val="000000" w:themeColor="text1"/>
                                  <w:sz w:val="22"/>
                                  <w:szCs w:val="22"/>
                                </w:rPr>
                              </w:rPrChange>
                            </w:rPr>
                            <w:t>offer high energy density, cost-effectiveness, and improved safety due to their ability to incorporate earth-abundant elements, accommodate high lithium mobility, and suppress oxygen release.</w:t>
                          </w:r>
                        </w:ins>
                        <w:r w:rsidR="00321459" w:rsidRPr="00883DBD">
                          <w:rPr>
                            <w:rFonts w:ascii="Times New Roman" w:eastAsia="Times New Roman" w:hAnsi="Times New Roman" w:cs="Times New Roman"/>
                            <w:color w:val="000000" w:themeColor="text1"/>
                            <w:sz w:val="20"/>
                            <w:szCs w:val="20"/>
                            <w:rPrChange w:id="475" w:author="Shannon Boettcher" w:date="2025-01-04T16:53:00Z" w16du:dateUtc="2025-01-05T00:53:00Z">
                              <w:rPr>
                                <w:rFonts w:ascii="Times New Roman" w:eastAsia="Times New Roman" w:hAnsi="Times New Roman" w:cs="Times New Roman"/>
                                <w:color w:val="000000" w:themeColor="text1"/>
                                <w:sz w:val="22"/>
                                <w:szCs w:val="22"/>
                              </w:rPr>
                            </w:rPrChange>
                          </w:rPr>
                          <w:fldChar w:fldCharType="begin"/>
                        </w:r>
                        <w:r w:rsidR="00A92E0A">
                          <w:rPr>
                            <w:rFonts w:ascii="Times New Roman" w:eastAsia="Times New Roman" w:hAnsi="Times New Roman" w:cs="Times New Roman"/>
                            <w:color w:val="000000" w:themeColor="text1"/>
                            <w:sz w:val="20"/>
                            <w:szCs w:val="20"/>
                          </w:rPr>
                          <w:instrText xml:space="preserve"> ADDIN EN.CITE &lt;EndNote&gt;&lt;Cite&gt;&lt;Author&gt;Lee&lt;/Author&gt;&lt;Year&gt;2023&lt;/Year&gt;&lt;RecNum&gt;2591&lt;/RecNum&gt;&lt;DisplayText&gt;&lt;style face="superscript"&gt;2&lt;/style&gt;&lt;/DisplayText&gt;&lt;record&gt;&lt;rec-number&gt;2591&lt;/rec-number&gt;&lt;foreign-keys&gt;&lt;key app="EN" db-id="xdf2fr2f0dp5e0erdepvzedj0p2ezxv5d2p5" timestamp="1736038094"&gt;2591&lt;/key&gt;&lt;/foreign-keys&gt;&lt;ref-type name="Journal Article"&gt;17&lt;/ref-type&gt;&lt;contributors&gt;&lt;authors&gt;&lt;author&gt;Lee,Gi-Hyeok&lt;/author&gt;&lt;author&gt;Lim,Jungwoo&lt;/author&gt;&lt;author&gt;Shin,Jeongyim&lt;/author&gt;&lt;author&gt;Hardwick,Laurence J.&lt;/author&gt;&lt;author&gt;Yang,Wanli&lt;/author&gt;&lt;/authors&gt;&lt;/contributors&gt;&lt;titles&gt;&lt;title&gt;Towards commercialization of fluorinated cation-disordered rock-salt Li-ion cathodes&lt;/title&gt;&lt;secondary-title&gt;Frontiers in Chemistry&lt;/secondary-title&gt;&lt;short-title&gt;Towards Commercialization of Fluorinated Cation-Disordered Rock-Salt Li-ion Cathodes&lt;/short-title&gt;&lt;/titles&gt;&lt;periodical&gt;&lt;full-title&gt;Frontiers in Chemistry&lt;/full-title&gt;&lt;/periodical&gt;&lt;volume&gt;11&lt;/volume&gt;&lt;keywords&gt;&lt;keyword&gt;Li-ion batteries,Cathode,cation-disordered rock-salt,Commercialization,Degradation pathway,surface coating&lt;/keyword&gt;&lt;/keywords&gt;&lt;dates&gt;&lt;year&gt;2023&lt;/year&gt;&lt;pub-dates&gt;&lt;date&gt;2023-January-13&lt;/date&gt;&lt;/pub-dates&gt;&lt;/dates&gt;&lt;isbn&gt;2296-2646&lt;/isbn&gt;&lt;work-type&gt;Mini Review&lt;/work-type&gt;&lt;urls&gt;&lt;related-urls&gt;&lt;url&gt;https://www.frontiersin.org/journals/chemistry/articles/10.3389/fchem.2023.1098460&lt;/url&gt;&lt;/related-urls&gt;&lt;/urls&gt;&lt;electronic-resource-num&gt;10.3389/fchem.2023.1098460&lt;/electronic-resource-num&gt;&lt;language&gt;English&lt;/language&gt;&lt;/record&gt;&lt;/Cite&gt;&lt;/EndNote&gt;</w:instrText>
                        </w:r>
                        <w:r w:rsidR="00321459" w:rsidRPr="00883DBD">
                          <w:rPr>
                            <w:rFonts w:ascii="Times New Roman" w:eastAsia="Times New Roman" w:hAnsi="Times New Roman" w:cs="Times New Roman"/>
                            <w:color w:val="000000" w:themeColor="text1"/>
                            <w:sz w:val="20"/>
                            <w:szCs w:val="20"/>
                            <w:rPrChange w:id="476" w:author="Shannon Boettcher" w:date="2025-01-04T16:53:00Z" w16du:dateUtc="2025-01-05T00:53:00Z">
                              <w:rPr>
                                <w:rFonts w:ascii="Times New Roman" w:eastAsia="Times New Roman" w:hAnsi="Times New Roman" w:cs="Times New Roman"/>
                                <w:color w:val="000000" w:themeColor="text1"/>
                                <w:sz w:val="22"/>
                                <w:szCs w:val="22"/>
                              </w:rPr>
                            </w:rPrChange>
                          </w:rPr>
                          <w:fldChar w:fldCharType="separate"/>
                        </w:r>
                        <w:r w:rsidR="00A92E0A" w:rsidRPr="00A92E0A">
                          <w:rPr>
                            <w:rFonts w:ascii="Times New Roman" w:eastAsia="Times New Roman" w:hAnsi="Times New Roman" w:cs="Times New Roman"/>
                            <w:noProof/>
                            <w:color w:val="000000" w:themeColor="text1"/>
                            <w:sz w:val="20"/>
                            <w:szCs w:val="20"/>
                            <w:vertAlign w:val="superscript"/>
                          </w:rPr>
                          <w:t>2</w:t>
                        </w:r>
                        <w:r w:rsidR="00321459" w:rsidRPr="00883DBD">
                          <w:rPr>
                            <w:rFonts w:ascii="Times New Roman" w:eastAsia="Times New Roman" w:hAnsi="Times New Roman" w:cs="Times New Roman"/>
                            <w:color w:val="000000" w:themeColor="text1"/>
                            <w:sz w:val="20"/>
                            <w:szCs w:val="20"/>
                            <w:rPrChange w:id="477" w:author="Shannon Boettcher" w:date="2025-01-04T16:53:00Z" w16du:dateUtc="2025-01-05T00:53:00Z">
                              <w:rPr>
                                <w:rFonts w:ascii="Times New Roman" w:eastAsia="Times New Roman" w:hAnsi="Times New Roman" w:cs="Times New Roman"/>
                                <w:color w:val="000000" w:themeColor="text1"/>
                                <w:sz w:val="22"/>
                                <w:szCs w:val="22"/>
                              </w:rPr>
                            </w:rPrChange>
                          </w:rPr>
                          <w:fldChar w:fldCharType="end"/>
                        </w:r>
                        <w:ins w:id="478" w:author="Shannon Boettcher" w:date="2025-01-04T16:45:00Z" w16du:dateUtc="2025-01-05T00:45:00Z">
                          <w:r w:rsidR="00B75F00" w:rsidRPr="00883DBD">
                            <w:rPr>
                              <w:rFonts w:ascii="Times New Roman" w:eastAsia="Times New Roman" w:hAnsi="Times New Roman" w:cs="Times New Roman"/>
                              <w:color w:val="000000" w:themeColor="text1"/>
                              <w:sz w:val="20"/>
                              <w:szCs w:val="20"/>
                              <w:rPrChange w:id="479" w:author="Shannon Boettcher" w:date="2025-01-04T16:53:00Z" w16du:dateUtc="2025-01-05T00:53:00Z">
                                <w:rPr>
                                  <w:rFonts w:ascii="Times New Roman" w:eastAsia="Times New Roman" w:hAnsi="Times New Roman" w:cs="Times New Roman"/>
                                  <w:color w:val="000000" w:themeColor="text1"/>
                                  <w:sz w:val="22"/>
                                  <w:szCs w:val="22"/>
                                </w:rPr>
                              </w:rPrChange>
                            </w:rPr>
                            <w:t xml:space="preserve"> Their structurally stable and flexible design enables tolerance to lattice strain, wide voltage operation, and compatibility with advanced electrolytes. However, challenges like low electronic conductivity, voltage hysteresis, and cycling stability need to be addressed for commercial viability.</w:t>
                          </w:r>
                        </w:ins>
                        <w:ins w:id="480" w:author="Shannon Boettcher" w:date="2025-01-05T11:23:00Z" w16du:dateUtc="2025-01-05T19:23:00Z">
                          <w:r w:rsidR="000965F4">
                            <w:rPr>
                              <w:rFonts w:ascii="Times New Roman" w:eastAsia="Times New Roman" w:hAnsi="Times New Roman" w:cs="Times New Roman"/>
                              <w:color w:val="000000" w:themeColor="text1"/>
                              <w:sz w:val="20"/>
                              <w:szCs w:val="20"/>
                            </w:rPr>
                            <w:t xml:space="preserve"> </w:t>
                          </w:r>
                        </w:ins>
                        <w:ins w:id="481" w:author="Shannon Boettcher" w:date="2025-01-04T16:45:00Z" w16du:dateUtc="2025-01-05T00:45:00Z">
                          <w:r w:rsidR="00B75F00" w:rsidRPr="00883DBD">
                            <w:rPr>
                              <w:rFonts w:ascii="Times New Roman" w:eastAsia="Times New Roman" w:hAnsi="Times New Roman" w:cs="Times New Roman"/>
                              <w:color w:val="000000" w:themeColor="text1"/>
                              <w:sz w:val="20"/>
                              <w:szCs w:val="20"/>
                              <w:rPrChange w:id="482" w:author="Shannon Boettcher" w:date="2025-01-04T16:53:00Z" w16du:dateUtc="2025-01-05T00:53:00Z">
                                <w:rPr>
                                  <w:rFonts w:ascii="Times New Roman" w:eastAsia="Times New Roman" w:hAnsi="Times New Roman" w:cs="Times New Roman"/>
                                  <w:color w:val="000000" w:themeColor="text1"/>
                                  <w:sz w:val="22"/>
                                  <w:szCs w:val="22"/>
                                </w:rPr>
                              </w:rPrChange>
                            </w:rPr>
                            <w:t>To upscale DRX cathodes for manufacturing, we propose developing an optimized solid-state synthesis process combined with mechanochemical activation to produce uniform, high-purity materials at scale, followed by integration with scalable coating and particle morphology control techniques like spray pyrolysis or molten salt synthesis. This workplan will include pilot-scale testing, process parameter optimization for energy efficiency, and real-time quality control to ensure consistency and cost-effectiveness</w:t>
                          </w:r>
                        </w:ins>
                        <w:ins w:id="483" w:author="Shannon Boettcher" w:date="2025-01-05T11:23:00Z" w16du:dateUtc="2025-01-05T19:23:00Z">
                          <w:r w:rsidR="000965F4">
                            <w:rPr>
                              <w:rFonts w:ascii="Times New Roman" w:eastAsia="Times New Roman" w:hAnsi="Times New Roman" w:cs="Times New Roman"/>
                              <w:color w:val="000000" w:themeColor="text1"/>
                              <w:sz w:val="20"/>
                              <w:szCs w:val="20"/>
                            </w:rPr>
                            <w:t>.</w:t>
                          </w:r>
                        </w:ins>
                      </w:p>
                    </w:txbxContent>
                  </v:textbox>
                  <w10:wrap type="square" anchorx="margin"/>
                </v:shape>
              </w:pict>
            </mc:Fallback>
          </mc:AlternateContent>
        </w:r>
      </w:ins>
      <w:ins w:id="484" w:author="Shannon Boettcher" w:date="2025-01-04T13:23:00Z" w16du:dateUtc="2025-01-04T21:23:00Z">
        <w:r w:rsidR="00A45186">
          <w:rPr>
            <w:rFonts w:ascii="Times New Roman" w:eastAsia="Times New Roman" w:hAnsi="Times New Roman" w:cs="Times New Roman"/>
            <w:color w:val="000000" w:themeColor="text1"/>
            <w:sz w:val="22"/>
            <w:szCs w:val="22"/>
          </w:rPr>
          <w:t xml:space="preserve">Immediately, </w:t>
        </w:r>
        <w:r w:rsidR="00A45186" w:rsidRPr="00F57026">
          <w:rPr>
            <w:rFonts w:ascii="Times New Roman" w:eastAsia="Times New Roman" w:hAnsi="Times New Roman" w:cs="Times New Roman"/>
            <w:color w:val="000000" w:themeColor="text1"/>
            <w:sz w:val="22"/>
            <w:szCs w:val="22"/>
          </w:rPr>
          <w:t xml:space="preserve">researchers at </w:t>
        </w:r>
        <w:r w:rsidR="00A45186">
          <w:rPr>
            <w:rFonts w:ascii="Times New Roman" w:eastAsia="Times New Roman" w:hAnsi="Times New Roman" w:cs="Times New Roman"/>
            <w:color w:val="000000" w:themeColor="text1"/>
            <w:sz w:val="22"/>
            <w:szCs w:val="22"/>
            <w:highlight w:val="green"/>
          </w:rPr>
          <w:t>CSUS</w:t>
        </w:r>
        <w:r w:rsidR="00A45186" w:rsidRPr="00481C64">
          <w:rPr>
            <w:rFonts w:ascii="Times New Roman" w:eastAsia="Times New Roman" w:hAnsi="Times New Roman" w:cs="Times New Roman"/>
            <w:color w:val="000000" w:themeColor="text1"/>
            <w:sz w:val="22"/>
            <w:szCs w:val="22"/>
            <w:highlight w:val="green"/>
          </w:rPr>
          <w:t>,</w:t>
        </w:r>
        <w:r w:rsidR="00A45186" w:rsidRPr="00F57026">
          <w:rPr>
            <w:rFonts w:ascii="Times New Roman" w:eastAsia="Times New Roman" w:hAnsi="Times New Roman" w:cs="Times New Roman"/>
            <w:color w:val="000000" w:themeColor="text1"/>
            <w:sz w:val="22"/>
            <w:szCs w:val="22"/>
          </w:rPr>
          <w:t xml:space="preserve"> </w:t>
        </w:r>
        <w:r w:rsidR="00A45186" w:rsidRPr="00481C64">
          <w:rPr>
            <w:rFonts w:ascii="Times New Roman" w:eastAsia="Times New Roman" w:hAnsi="Times New Roman" w:cs="Times New Roman"/>
            <w:color w:val="000000" w:themeColor="text1"/>
            <w:sz w:val="22"/>
            <w:szCs w:val="22"/>
            <w:highlight w:val="red"/>
          </w:rPr>
          <w:t>CSUB</w:t>
        </w:r>
        <w:r w:rsidR="00A45186" w:rsidRPr="00F57026">
          <w:rPr>
            <w:rFonts w:ascii="Times New Roman" w:eastAsia="Times New Roman" w:hAnsi="Times New Roman" w:cs="Times New Roman"/>
            <w:color w:val="000000" w:themeColor="text1"/>
            <w:sz w:val="22"/>
            <w:szCs w:val="22"/>
          </w:rPr>
          <w:t xml:space="preserve">, </w:t>
        </w:r>
        <w:r w:rsidR="00A45186" w:rsidRPr="00481C64">
          <w:rPr>
            <w:rFonts w:ascii="Times New Roman" w:eastAsia="Times New Roman" w:hAnsi="Times New Roman" w:cs="Times New Roman"/>
            <w:color w:val="000000" w:themeColor="text1"/>
            <w:sz w:val="22"/>
            <w:szCs w:val="22"/>
            <w:highlight w:val="darkCyan"/>
          </w:rPr>
          <w:t>Fresno State</w:t>
        </w:r>
        <w:r w:rsidR="00A45186" w:rsidRPr="00F57026">
          <w:rPr>
            <w:rFonts w:ascii="Times New Roman" w:eastAsia="Times New Roman" w:hAnsi="Times New Roman" w:cs="Times New Roman"/>
            <w:color w:val="000000" w:themeColor="text1"/>
            <w:sz w:val="22"/>
            <w:szCs w:val="22"/>
          </w:rPr>
          <w:t xml:space="preserve">, and </w:t>
        </w:r>
        <w:r w:rsidR="00A45186" w:rsidRPr="00481C64">
          <w:rPr>
            <w:rFonts w:ascii="Times New Roman" w:eastAsia="Times New Roman" w:hAnsi="Times New Roman" w:cs="Times New Roman"/>
            <w:color w:val="000000" w:themeColor="text1"/>
            <w:sz w:val="22"/>
            <w:szCs w:val="22"/>
            <w:highlight w:val="magenta"/>
          </w:rPr>
          <w:t>LBNL/UCB</w:t>
        </w:r>
        <w:r w:rsidR="00A45186" w:rsidRPr="00F57026">
          <w:rPr>
            <w:rFonts w:ascii="Times New Roman" w:eastAsia="Times New Roman" w:hAnsi="Times New Roman" w:cs="Times New Roman"/>
            <w:color w:val="000000" w:themeColor="text1"/>
            <w:sz w:val="22"/>
            <w:szCs w:val="22"/>
          </w:rPr>
          <w:t xml:space="preserve"> will work on advancing battery technologies, specifically </w:t>
        </w:r>
        <w:r w:rsidR="00A45186">
          <w:rPr>
            <w:rFonts w:ascii="Times New Roman" w:eastAsia="Times New Roman" w:hAnsi="Times New Roman" w:cs="Times New Roman"/>
            <w:color w:val="000000" w:themeColor="text1"/>
            <w:sz w:val="22"/>
            <w:szCs w:val="22"/>
          </w:rPr>
          <w:t>scaling the materials synthesis of disordered-rock-salt cathode materials, invented to senior personnel Prof. Gerd Ceder at UCB/LBL and piloting production with a commercial partner using the upscaled routes to production</w:t>
        </w:r>
      </w:ins>
      <w:ins w:id="485" w:author="Shannon Boettcher" w:date="2025-01-04T16:45:00Z" w16du:dateUtc="2025-01-05T00:45:00Z">
        <w:r>
          <w:rPr>
            <w:rFonts w:ascii="Times New Roman" w:eastAsia="Times New Roman" w:hAnsi="Times New Roman" w:cs="Times New Roman"/>
            <w:color w:val="000000" w:themeColor="text1"/>
            <w:sz w:val="22"/>
            <w:szCs w:val="22"/>
          </w:rPr>
          <w:t xml:space="preserve"> (Sidebar 1)</w:t>
        </w:r>
      </w:ins>
      <w:ins w:id="486" w:author="Shannon Boettcher" w:date="2025-01-04T13:23:00Z" w16du:dateUtc="2025-01-04T21:23:00Z">
        <w:r w:rsidR="00A45186">
          <w:rPr>
            <w:rFonts w:ascii="Times New Roman" w:eastAsia="Times New Roman" w:hAnsi="Times New Roman" w:cs="Times New Roman"/>
            <w:color w:val="000000" w:themeColor="text1"/>
            <w:sz w:val="22"/>
            <w:szCs w:val="22"/>
          </w:rPr>
          <w:t xml:space="preserve">. </w:t>
        </w:r>
      </w:ins>
      <w:moveToRangeStart w:id="487" w:author="Shannon Boettcher" w:date="2025-01-04T13:25:00Z" w:name="move186889531"/>
      <w:moveTo w:id="488" w:author="Shannon Boettcher" w:date="2025-01-04T13:25:00Z" w16du:dateUtc="2025-01-04T21:25:00Z">
        <w:del w:id="489" w:author="Shannon Boettcher" w:date="2025-01-04T13:25:00Z" w16du:dateUtc="2025-01-04T21:25:00Z">
          <w:r w:rsidR="00A45186" w:rsidRPr="00F57026" w:rsidDel="00A45186">
            <w:rPr>
              <w:rFonts w:ascii="Times New Roman" w:eastAsia="Times New Roman" w:hAnsi="Times New Roman" w:cs="Times New Roman"/>
              <w:color w:val="000000" w:themeColor="text1"/>
              <w:sz w:val="22"/>
              <w:szCs w:val="22"/>
            </w:rPr>
            <w:delText>batteries</w:delText>
          </w:r>
        </w:del>
      </w:moveTo>
      <w:ins w:id="490" w:author="Shannon Boettcher" w:date="2025-01-04T13:25:00Z" w16du:dateUtc="2025-01-04T21:25:00Z">
        <w:r w:rsidR="00A45186">
          <w:rPr>
            <w:rFonts w:ascii="Times New Roman" w:eastAsia="Times New Roman" w:hAnsi="Times New Roman" w:cs="Times New Roman"/>
            <w:color w:val="000000" w:themeColor="text1"/>
            <w:sz w:val="22"/>
            <w:szCs w:val="22"/>
          </w:rPr>
          <w:t>These</w:t>
        </w:r>
      </w:ins>
      <w:moveTo w:id="491" w:author="Shannon Boettcher" w:date="2025-01-04T13:25:00Z" w16du:dateUtc="2025-01-04T21:25:00Z">
        <w:r w:rsidR="00A45186" w:rsidRPr="00F57026">
          <w:rPr>
            <w:rFonts w:ascii="Times New Roman" w:eastAsia="Times New Roman" w:hAnsi="Times New Roman" w:cs="Times New Roman"/>
            <w:color w:val="000000" w:themeColor="text1"/>
            <w:sz w:val="22"/>
            <w:szCs w:val="22"/>
          </w:rPr>
          <w:t xml:space="preserve"> </w:t>
        </w:r>
        <w:del w:id="492" w:author="Shannon Boettcher" w:date="2025-01-04T13:25:00Z" w16du:dateUtc="2025-01-04T21:25:00Z">
          <w:r w:rsidR="00A45186" w:rsidRPr="00F57026" w:rsidDel="00A45186">
            <w:rPr>
              <w:rFonts w:ascii="Times New Roman" w:eastAsia="Times New Roman" w:hAnsi="Times New Roman" w:cs="Times New Roman"/>
              <w:color w:val="000000" w:themeColor="text1"/>
              <w:sz w:val="22"/>
              <w:szCs w:val="22"/>
            </w:rPr>
            <w:delText xml:space="preserve">with </w:delText>
          </w:r>
        </w:del>
        <w:r w:rsidR="00A45186" w:rsidRPr="00F57026">
          <w:rPr>
            <w:rFonts w:ascii="Times New Roman" w:eastAsia="Times New Roman" w:hAnsi="Times New Roman" w:cs="Times New Roman"/>
            <w:color w:val="000000" w:themeColor="text1"/>
            <w:sz w:val="22"/>
            <w:szCs w:val="22"/>
          </w:rPr>
          <w:t xml:space="preserve">next-generation chemistries </w:t>
        </w:r>
        <w:del w:id="493" w:author="Shannon Boettcher" w:date="2025-01-04T13:25:00Z" w16du:dateUtc="2025-01-04T21:25:00Z">
          <w:r w:rsidR="00A45186" w:rsidRPr="00F57026" w:rsidDel="00A45186">
            <w:rPr>
              <w:rFonts w:ascii="Times New Roman" w:eastAsia="Times New Roman" w:hAnsi="Times New Roman" w:cs="Times New Roman"/>
              <w:color w:val="000000" w:themeColor="text1"/>
              <w:sz w:val="22"/>
              <w:szCs w:val="22"/>
            </w:rPr>
            <w:delText xml:space="preserve">to </w:delText>
          </w:r>
        </w:del>
        <w:r w:rsidR="00A45186" w:rsidRPr="00F57026">
          <w:rPr>
            <w:rFonts w:ascii="Times New Roman" w:eastAsia="Times New Roman" w:hAnsi="Times New Roman" w:cs="Times New Roman"/>
            <w:color w:val="000000" w:themeColor="text1"/>
            <w:sz w:val="22"/>
            <w:szCs w:val="22"/>
          </w:rPr>
          <w:t xml:space="preserve">reduce the cost of batteries, increase domestic production and material sourcing, and generate technologies necessary for grid duration support and storage. </w:t>
        </w:r>
      </w:moveTo>
    </w:p>
    <w:moveToRangeEnd w:id="487"/>
    <w:p w14:paraId="45288EC7" w14:textId="77777777" w:rsidR="00A45186" w:rsidRDefault="00A45186" w:rsidP="00F57026">
      <w:pPr>
        <w:widowControl w:val="0"/>
        <w:spacing w:after="240"/>
        <w:jc w:val="both"/>
        <w:rPr>
          <w:ins w:id="494" w:author="Shannon Boettcher" w:date="2025-01-04T13:25:00Z" w16du:dateUtc="2025-01-04T21:25:00Z"/>
          <w:rFonts w:ascii="Times New Roman" w:eastAsia="Times New Roman" w:hAnsi="Times New Roman" w:cs="Times New Roman"/>
          <w:color w:val="000000" w:themeColor="text1"/>
          <w:sz w:val="22"/>
          <w:szCs w:val="22"/>
        </w:rPr>
      </w:pPr>
    </w:p>
    <w:p w14:paraId="72AB8A7C" w14:textId="1E051CA4" w:rsidR="00023FAE" w:rsidRDefault="00023FAE" w:rsidP="00F57026">
      <w:pPr>
        <w:widowControl w:val="0"/>
        <w:spacing w:after="240"/>
        <w:jc w:val="both"/>
        <w:rPr>
          <w:ins w:id="495" w:author="Shannon Boettcher" w:date="2025-01-04T13:18:00Z" w16du:dateUtc="2025-01-04T21:18:00Z"/>
          <w:rFonts w:ascii="Times New Roman" w:eastAsia="Times New Roman" w:hAnsi="Times New Roman" w:cs="Times New Roman"/>
          <w:color w:val="000000" w:themeColor="text1"/>
          <w:sz w:val="22"/>
          <w:szCs w:val="22"/>
        </w:rPr>
      </w:pPr>
      <w:ins w:id="496" w:author="Shannon Boettcher" w:date="2025-01-04T13:18:00Z" w16du:dateUtc="2025-01-04T21:18:00Z">
        <w:r w:rsidRPr="00F57026">
          <w:rPr>
            <w:rFonts w:ascii="Times New Roman" w:eastAsia="Times New Roman" w:hAnsi="Times New Roman" w:cs="Times New Roman"/>
            <w:color w:val="000000" w:themeColor="text1"/>
            <w:sz w:val="22"/>
            <w:szCs w:val="22"/>
          </w:rPr>
          <w:t>EPIC team members are world leaders in battery science and engineering and lead teams that span UCB and LBNL. EPIC partner Prof. Bryan McCloskey</w:t>
        </w:r>
        <w:r w:rsidRPr="00F57026">
          <w:rPr>
            <w:rFonts w:ascii="Times New Roman" w:eastAsia="Times New Roman" w:hAnsi="Times New Roman" w:cs="Times New Roman"/>
            <w:b/>
            <w:bCs/>
            <w:color w:val="000000" w:themeColor="text1"/>
            <w:sz w:val="22"/>
            <w:szCs w:val="22"/>
          </w:rPr>
          <w:t xml:space="preserve"> </w:t>
        </w:r>
        <w:r w:rsidRPr="00F57026">
          <w:rPr>
            <w:rFonts w:ascii="Times New Roman" w:eastAsia="Times New Roman" w:hAnsi="Times New Roman" w:cs="Times New Roman"/>
            <w:color w:val="000000" w:themeColor="text1"/>
            <w:sz w:val="22"/>
            <w:szCs w:val="22"/>
          </w:rPr>
          <w:t>is a leading expert in understanding</w:t>
        </w:r>
        <w:r w:rsidRPr="00F57026">
          <w:rPr>
            <w:rFonts w:ascii="Times New Roman" w:hAnsi="Times New Roman" w:cs="Times New Roman"/>
            <w:color w:val="000000" w:themeColor="text1"/>
            <w:sz w:val="22"/>
            <w:szCs w:val="22"/>
            <w:vertAlign w:val="superscript"/>
          </w:rPr>
          <w:t>12, 13</w:t>
        </w:r>
        <w:r w:rsidRPr="00F57026">
          <w:rPr>
            <w:rFonts w:ascii="Times New Roman" w:eastAsia="Times New Roman" w:hAnsi="Times New Roman" w:cs="Times New Roman"/>
            <w:color w:val="000000" w:themeColor="text1"/>
            <w:sz w:val="22"/>
            <w:szCs w:val="22"/>
          </w:rPr>
          <w:t xml:space="preserve"> and mitigating</w:t>
        </w:r>
        <w:r w:rsidRPr="00F57026">
          <w:rPr>
            <w:rFonts w:ascii="Times New Roman" w:hAnsi="Times New Roman" w:cs="Times New Roman"/>
            <w:color w:val="000000" w:themeColor="text1"/>
            <w:sz w:val="22"/>
            <w:szCs w:val="22"/>
            <w:vertAlign w:val="superscript"/>
          </w:rPr>
          <w:t>14</w:t>
        </w:r>
        <w:r w:rsidRPr="00F57026">
          <w:rPr>
            <w:rFonts w:ascii="Times New Roman" w:eastAsia="Times New Roman" w:hAnsi="Times New Roman" w:cs="Times New Roman"/>
            <w:color w:val="000000" w:themeColor="text1"/>
            <w:sz w:val="22"/>
            <w:szCs w:val="22"/>
          </w:rPr>
          <w:t xml:space="preserve"> challenges associated with fast-charging and high-energy Li-ion batteries.  During fast-charge – as an electric commuter plane or semi-truck would routinely encounter– Li plating, material cracking, and excess heating currently result in severe safety risks. McCloskey and his team in the Battery Group at LBNL will lead EPIC efforts in materials and device design that improve fast-charging performance.  They will also </w:t>
        </w:r>
        <w:proofErr w:type="gramStart"/>
        <w:r w:rsidRPr="00F57026">
          <w:rPr>
            <w:rFonts w:ascii="Times New Roman" w:eastAsia="Times New Roman" w:hAnsi="Times New Roman" w:cs="Times New Roman"/>
            <w:color w:val="000000" w:themeColor="text1"/>
            <w:sz w:val="22"/>
            <w:szCs w:val="22"/>
          </w:rPr>
          <w:t>characterize</w:t>
        </w:r>
        <w:r w:rsidRPr="00F57026">
          <w:rPr>
            <w:rFonts w:ascii="Times New Roman" w:eastAsia="Times New Roman" w:hAnsi="Times New Roman" w:cs="Times New Roman"/>
            <w:color w:val="000000" w:themeColor="text1"/>
            <w:sz w:val="22"/>
            <w:szCs w:val="22"/>
            <w:vertAlign w:val="superscript"/>
          </w:rPr>
          <w:t>15</w:t>
        </w:r>
        <w:proofErr w:type="gramEnd"/>
        <w:r w:rsidRPr="00F57026">
          <w:rPr>
            <w:rFonts w:ascii="Times New Roman" w:eastAsia="Times New Roman" w:hAnsi="Times New Roman" w:cs="Times New Roman"/>
            <w:color w:val="000000" w:themeColor="text1"/>
            <w:sz w:val="22"/>
            <w:szCs w:val="22"/>
            <w:vertAlign w:val="superscript"/>
          </w:rPr>
          <w:t>, 16</w:t>
        </w:r>
        <w:r w:rsidRPr="00F57026">
          <w:rPr>
            <w:rFonts w:ascii="Times New Roman" w:eastAsia="Times New Roman" w:hAnsi="Times New Roman" w:cs="Times New Roman"/>
            <w:color w:val="000000" w:themeColor="text1"/>
            <w:sz w:val="22"/>
            <w:szCs w:val="22"/>
          </w:rPr>
          <w:t xml:space="preserve"> and develop better light-weight high-energy materials for batteries for aviation,</w:t>
        </w:r>
        <w:r w:rsidRPr="00F57026">
          <w:rPr>
            <w:rFonts w:ascii="Times New Roman" w:eastAsia="Times New Roman" w:hAnsi="Times New Roman" w:cs="Times New Roman"/>
            <w:color w:val="000000" w:themeColor="text1"/>
            <w:sz w:val="22"/>
            <w:szCs w:val="22"/>
            <w:vertAlign w:val="superscript"/>
          </w:rPr>
          <w:t>17</w:t>
        </w:r>
        <w:r w:rsidRPr="00F57026">
          <w:rPr>
            <w:rFonts w:ascii="Times New Roman" w:eastAsia="Times New Roman" w:hAnsi="Times New Roman" w:cs="Times New Roman"/>
            <w:color w:val="000000" w:themeColor="text1"/>
            <w:sz w:val="22"/>
            <w:szCs w:val="22"/>
          </w:rPr>
          <w:t xml:space="preserve"> including with Li metal</w:t>
        </w:r>
        <w:proofErr w:type="gramStart"/>
        <w:r w:rsidRPr="00F57026">
          <w:rPr>
            <w:rFonts w:ascii="Times New Roman" w:eastAsia="Times New Roman" w:hAnsi="Times New Roman" w:cs="Times New Roman"/>
            <w:color w:val="000000" w:themeColor="text1"/>
            <w:sz w:val="22"/>
            <w:szCs w:val="22"/>
            <w:vertAlign w:val="superscript"/>
          </w:rPr>
          <w:t>18</w:t>
        </w:r>
        <w:r w:rsidRPr="00F57026">
          <w:rPr>
            <w:rFonts w:ascii="Times New Roman" w:eastAsia="Times New Roman" w:hAnsi="Times New Roman" w:cs="Times New Roman"/>
            <w:color w:val="000000" w:themeColor="text1"/>
            <w:sz w:val="22"/>
            <w:szCs w:val="22"/>
          </w:rPr>
          <w:t xml:space="preserve">  and</w:t>
        </w:r>
        <w:proofErr w:type="gramEnd"/>
        <w:r w:rsidRPr="00F57026">
          <w:rPr>
            <w:rFonts w:ascii="Times New Roman" w:eastAsia="Times New Roman" w:hAnsi="Times New Roman" w:cs="Times New Roman"/>
            <w:color w:val="000000" w:themeColor="text1"/>
            <w:sz w:val="22"/>
            <w:szCs w:val="22"/>
          </w:rPr>
          <w:t xml:space="preserve"> silicon</w:t>
        </w:r>
        <w:r w:rsidRPr="00F57026">
          <w:rPr>
            <w:rFonts w:ascii="Times New Roman" w:eastAsia="Times New Roman" w:hAnsi="Times New Roman" w:cs="Times New Roman"/>
            <w:color w:val="000000" w:themeColor="text1"/>
            <w:sz w:val="22"/>
            <w:szCs w:val="22"/>
            <w:vertAlign w:val="superscript"/>
          </w:rPr>
          <w:t>19</w:t>
        </w:r>
        <w:r w:rsidRPr="00F57026">
          <w:rPr>
            <w:rFonts w:ascii="Times New Roman" w:eastAsia="Times New Roman" w:hAnsi="Times New Roman" w:cs="Times New Roman"/>
            <w:color w:val="000000" w:themeColor="text1"/>
            <w:sz w:val="22"/>
            <w:szCs w:val="22"/>
          </w:rPr>
          <w:t xml:space="preserve"> anodes and new cathode active materials</w:t>
        </w:r>
        <w:r w:rsidRPr="00F57026">
          <w:rPr>
            <w:rFonts w:ascii="Times New Roman" w:eastAsia="Times New Roman" w:hAnsi="Times New Roman" w:cs="Times New Roman"/>
            <w:color w:val="000000" w:themeColor="text1"/>
            <w:sz w:val="22"/>
            <w:szCs w:val="22"/>
            <w:vertAlign w:val="superscript"/>
          </w:rPr>
          <w:t>20-23</w:t>
        </w:r>
        <w:r w:rsidRPr="00F57026">
          <w:rPr>
            <w:rFonts w:ascii="Times New Roman" w:eastAsia="Times New Roman" w:hAnsi="Times New Roman" w:cs="Times New Roman"/>
            <w:color w:val="000000" w:themeColor="text1"/>
            <w:sz w:val="22"/>
            <w:szCs w:val="22"/>
          </w:rPr>
          <w:t xml:space="preserve"> and solid-state systems</w:t>
        </w:r>
        <w:r w:rsidRPr="00F57026">
          <w:rPr>
            <w:rFonts w:ascii="Times New Roman" w:eastAsia="Times New Roman" w:hAnsi="Times New Roman" w:cs="Times New Roman"/>
            <w:color w:val="000000" w:themeColor="text1"/>
            <w:sz w:val="22"/>
            <w:szCs w:val="22"/>
            <w:vertAlign w:val="superscript"/>
          </w:rPr>
          <w:t>24, 25</w:t>
        </w:r>
        <w:r w:rsidRPr="00F57026">
          <w:rPr>
            <w:rFonts w:ascii="Times New Roman" w:eastAsia="Times New Roman" w:hAnsi="Times New Roman" w:cs="Times New Roman"/>
            <w:color w:val="000000" w:themeColor="text1"/>
            <w:sz w:val="22"/>
            <w:szCs w:val="22"/>
          </w:rPr>
          <w:t xml:space="preserve"> while leveraging the EPIC UCB and CMC facilities to prototype, pilot and bring to commercial scale the new technologies, diagnosing battery materials degradation pathways and solving reliability issues. Related efforts will build large, low-cost batteries for grid storage.</w:t>
        </w:r>
      </w:ins>
    </w:p>
    <w:p w14:paraId="193CB23F" w14:textId="48454843" w:rsidR="00F57026" w:rsidRPr="00F57026" w:rsidDel="00A45186" w:rsidRDefault="00F57026" w:rsidP="00F57026">
      <w:pPr>
        <w:widowControl w:val="0"/>
        <w:spacing w:after="240"/>
        <w:jc w:val="both"/>
        <w:rPr>
          <w:moveFrom w:id="497" w:author="Shannon Boettcher" w:date="2025-01-04T13:25:00Z" w16du:dateUtc="2025-01-04T21:25:00Z"/>
          <w:rFonts w:ascii="Times New Roman" w:eastAsia="Times New Roman" w:hAnsi="Times New Roman" w:cs="Times New Roman"/>
          <w:color w:val="000000" w:themeColor="text1"/>
          <w:sz w:val="22"/>
          <w:szCs w:val="22"/>
        </w:rPr>
      </w:pPr>
      <w:moveFromRangeStart w:id="498" w:author="Shannon Boettcher" w:date="2025-01-04T13:25:00Z" w:name="move186889531"/>
      <w:moveFrom w:id="499" w:author="Shannon Boettcher" w:date="2025-01-04T13:25:00Z" w16du:dateUtc="2025-01-04T21:25:00Z">
        <w:del w:id="500" w:author="Shannon Boettcher" w:date="2025-01-04T16:44:00Z" w16du:dateUtc="2025-01-05T00:44:00Z">
          <w:r w:rsidRPr="00F57026" w:rsidDel="00B75F00">
            <w:rPr>
              <w:rFonts w:ascii="Times New Roman" w:eastAsia="Times New Roman" w:hAnsi="Times New Roman" w:cs="Times New Roman"/>
              <w:color w:val="000000" w:themeColor="text1"/>
              <w:sz w:val="22"/>
              <w:szCs w:val="22"/>
            </w:rPr>
            <w:delText xml:space="preserve"> </w:delText>
          </w:r>
        </w:del>
        <w:r w:rsidRPr="00F57026" w:rsidDel="00A45186">
          <w:rPr>
            <w:rFonts w:ascii="Times New Roman" w:eastAsia="Times New Roman" w:hAnsi="Times New Roman" w:cs="Times New Roman"/>
            <w:color w:val="000000" w:themeColor="text1"/>
            <w:sz w:val="22"/>
            <w:szCs w:val="22"/>
          </w:rPr>
          <w:t xml:space="preserve">batteries with next-generation chemistries to reduce the cost of batteries, increase domestic production and material sourcing, and generate technologies necessary for grid duration support and storage. </w:t>
        </w:r>
      </w:moveFrom>
    </w:p>
    <w:moveFromRangeEnd w:id="498"/>
    <w:p w14:paraId="68F57EB9" w14:textId="77777777" w:rsidR="00A62AF6" w:rsidRDefault="00F57026" w:rsidP="0099745B">
      <w:pPr>
        <w:widowControl w:val="0"/>
        <w:spacing w:after="240"/>
        <w:jc w:val="both"/>
        <w:rPr>
          <w:ins w:id="501" w:author="Shannon Boettcher" w:date="2025-01-04T13:29:00Z" w16du:dateUtc="2025-01-04T21:29:00Z"/>
          <w:rFonts w:ascii="Times New Roman" w:eastAsia="Times New Roman" w:hAnsi="Times New Roman" w:cs="Times New Roman"/>
          <w:color w:val="000000" w:themeColor="text1"/>
          <w:sz w:val="22"/>
          <w:szCs w:val="22"/>
        </w:rPr>
      </w:pPr>
      <w:del w:id="502" w:author="Shannon Boettcher" w:date="2025-01-04T13:18:00Z" w16du:dateUtc="2025-01-04T21:18:00Z">
        <w:r w:rsidRPr="00F57026" w:rsidDel="00023FAE">
          <w:rPr>
            <w:rFonts w:ascii="Times New Roman" w:eastAsia="Times New Roman" w:hAnsi="Times New Roman" w:cs="Times New Roman"/>
            <w:b/>
            <w:bCs/>
            <w:i/>
            <w:iCs/>
            <w:color w:val="000000" w:themeColor="text1"/>
            <w:sz w:val="22"/>
            <w:szCs w:val="22"/>
          </w:rPr>
          <w:delText>Next-Gen Batteries:</w:delText>
        </w:r>
        <w:r w:rsidRPr="00F57026" w:rsidDel="00023FAE">
          <w:rPr>
            <w:rFonts w:ascii="Times New Roman" w:eastAsia="Times New Roman" w:hAnsi="Times New Roman" w:cs="Times New Roman"/>
            <w:b/>
            <w:bCs/>
            <w:color w:val="000000" w:themeColor="text1"/>
            <w:sz w:val="22"/>
            <w:szCs w:val="22"/>
          </w:rPr>
          <w:delText xml:space="preserve"> </w:delText>
        </w:r>
        <w:r w:rsidRPr="00F57026" w:rsidDel="00023FAE">
          <w:rPr>
            <w:rFonts w:ascii="Times New Roman" w:eastAsia="Times New Roman" w:hAnsi="Times New Roman" w:cs="Times New Roman"/>
            <w:color w:val="000000" w:themeColor="text1"/>
            <w:sz w:val="22"/>
            <w:szCs w:val="22"/>
          </w:rPr>
          <w:delText>EPIC team members are world leaders in battery science and engineering and lead teams that span UCB and LBNL. EPIC partner Prof. Bryan McCloskey</w:delText>
        </w:r>
        <w:r w:rsidRPr="00F57026" w:rsidDel="00023FAE">
          <w:rPr>
            <w:rFonts w:ascii="Times New Roman" w:eastAsia="Times New Roman" w:hAnsi="Times New Roman" w:cs="Times New Roman"/>
            <w:b/>
            <w:bCs/>
            <w:color w:val="000000" w:themeColor="text1"/>
            <w:sz w:val="22"/>
            <w:szCs w:val="22"/>
          </w:rPr>
          <w:delText xml:space="preserve"> </w:delText>
        </w:r>
        <w:r w:rsidRPr="00F57026" w:rsidDel="00023FAE">
          <w:rPr>
            <w:rFonts w:ascii="Times New Roman" w:eastAsia="Times New Roman" w:hAnsi="Times New Roman" w:cs="Times New Roman"/>
            <w:color w:val="000000" w:themeColor="text1"/>
            <w:sz w:val="22"/>
            <w:szCs w:val="22"/>
          </w:rPr>
          <w:delText>is a leading expert in understanding</w:delText>
        </w:r>
        <w:r w:rsidRPr="00F57026" w:rsidDel="00023FAE">
          <w:rPr>
            <w:rFonts w:ascii="Times New Roman" w:hAnsi="Times New Roman" w:cs="Times New Roman"/>
            <w:color w:val="000000" w:themeColor="text1"/>
            <w:sz w:val="22"/>
            <w:szCs w:val="22"/>
            <w:vertAlign w:val="superscript"/>
          </w:rPr>
          <w:delText>12, 13</w:delText>
        </w:r>
      </w:del>
      <w:del w:id="503" w:author="Shannon Boettcher" w:date="2025-01-04T13:15:00Z" w16du:dateUtc="2025-01-04T21:15:00Z">
        <w:r w:rsidRPr="00F57026" w:rsidDel="004B3485">
          <w:rPr>
            <w:rFonts w:ascii="Times New Roman" w:hAnsi="Times New Roman" w:cs="Times New Roman"/>
            <w:color w:val="000000" w:themeColor="text1"/>
            <w:sz w:val="22"/>
            <w:szCs w:val="22"/>
          </w:rPr>
          <w:delText xml:space="preserve"> </w:delText>
        </w:r>
      </w:del>
      <w:del w:id="504" w:author="Shannon Boettcher" w:date="2025-01-04T13:18:00Z" w16du:dateUtc="2025-01-04T21:18:00Z">
        <w:r w:rsidRPr="00F57026" w:rsidDel="00023FAE">
          <w:rPr>
            <w:rFonts w:ascii="Times New Roman" w:eastAsia="Times New Roman" w:hAnsi="Times New Roman" w:cs="Times New Roman"/>
            <w:color w:val="000000" w:themeColor="text1"/>
            <w:sz w:val="22"/>
            <w:szCs w:val="22"/>
          </w:rPr>
          <w:delText xml:space="preserve"> and mitigating</w:delText>
        </w:r>
        <w:r w:rsidRPr="00F57026" w:rsidDel="00023FAE">
          <w:rPr>
            <w:rFonts w:ascii="Times New Roman" w:hAnsi="Times New Roman" w:cs="Times New Roman"/>
            <w:color w:val="000000" w:themeColor="text1"/>
            <w:sz w:val="22"/>
            <w:szCs w:val="22"/>
            <w:vertAlign w:val="superscript"/>
          </w:rPr>
          <w:delText>14</w:delText>
        </w:r>
        <w:r w:rsidRPr="00F57026" w:rsidDel="00023FAE">
          <w:rPr>
            <w:rFonts w:ascii="Times New Roman" w:eastAsia="Times New Roman" w:hAnsi="Times New Roman" w:cs="Times New Roman"/>
            <w:color w:val="000000" w:themeColor="text1"/>
            <w:sz w:val="22"/>
            <w:szCs w:val="22"/>
          </w:rPr>
          <w:delText xml:space="preserve"> challenges associated with fast-charging and high-energy Li-ion batteries.  During fast-charge – as an electric commuter plane or semi-truck would routinely encounter– Li plating, material cracking, and excess heating currently result in severe safety risks. McCloskey and his team in the Battery Group at LBNL will lead EPIC efforts in materials and device design that improve fast-charging performance.  They will also characterize</w:delText>
        </w:r>
        <w:r w:rsidRPr="00F57026" w:rsidDel="00023FAE">
          <w:rPr>
            <w:rFonts w:ascii="Times New Roman" w:eastAsia="Times New Roman" w:hAnsi="Times New Roman" w:cs="Times New Roman"/>
            <w:color w:val="000000" w:themeColor="text1"/>
            <w:sz w:val="22"/>
            <w:szCs w:val="22"/>
            <w:vertAlign w:val="superscript"/>
          </w:rPr>
          <w:delText>15, 16</w:delText>
        </w:r>
        <w:r w:rsidRPr="00F57026" w:rsidDel="00023FAE">
          <w:rPr>
            <w:rFonts w:ascii="Times New Roman" w:eastAsia="Times New Roman" w:hAnsi="Times New Roman" w:cs="Times New Roman"/>
            <w:color w:val="000000" w:themeColor="text1"/>
            <w:sz w:val="22"/>
            <w:szCs w:val="22"/>
          </w:rPr>
          <w:delText xml:space="preserve"> and develop better light-weight high-energy materials for batteries for aviation,</w:delText>
        </w:r>
        <w:r w:rsidRPr="00F57026" w:rsidDel="00023FAE">
          <w:rPr>
            <w:rFonts w:ascii="Times New Roman" w:eastAsia="Times New Roman" w:hAnsi="Times New Roman" w:cs="Times New Roman"/>
            <w:color w:val="000000" w:themeColor="text1"/>
            <w:sz w:val="22"/>
            <w:szCs w:val="22"/>
            <w:vertAlign w:val="superscript"/>
          </w:rPr>
          <w:delText>17</w:delText>
        </w:r>
        <w:r w:rsidRPr="00F57026" w:rsidDel="00023FAE">
          <w:rPr>
            <w:rFonts w:ascii="Times New Roman" w:eastAsia="Times New Roman" w:hAnsi="Times New Roman" w:cs="Times New Roman"/>
            <w:color w:val="000000" w:themeColor="text1"/>
            <w:sz w:val="22"/>
            <w:szCs w:val="22"/>
          </w:rPr>
          <w:delText xml:space="preserve"> including with Li metal</w:delText>
        </w:r>
        <w:r w:rsidRPr="00F57026" w:rsidDel="00023FAE">
          <w:rPr>
            <w:rFonts w:ascii="Times New Roman" w:eastAsia="Times New Roman" w:hAnsi="Times New Roman" w:cs="Times New Roman"/>
            <w:color w:val="000000" w:themeColor="text1"/>
            <w:sz w:val="22"/>
            <w:szCs w:val="22"/>
            <w:vertAlign w:val="superscript"/>
          </w:rPr>
          <w:delText>18</w:delText>
        </w:r>
        <w:r w:rsidRPr="00F57026" w:rsidDel="00023FAE">
          <w:rPr>
            <w:rFonts w:ascii="Times New Roman" w:eastAsia="Times New Roman" w:hAnsi="Times New Roman" w:cs="Times New Roman"/>
            <w:color w:val="000000" w:themeColor="text1"/>
            <w:sz w:val="22"/>
            <w:szCs w:val="22"/>
          </w:rPr>
          <w:delText xml:space="preserve">  and silicon</w:delText>
        </w:r>
        <w:r w:rsidRPr="00F57026" w:rsidDel="00023FAE">
          <w:rPr>
            <w:rFonts w:ascii="Times New Roman" w:eastAsia="Times New Roman" w:hAnsi="Times New Roman" w:cs="Times New Roman"/>
            <w:color w:val="000000" w:themeColor="text1"/>
            <w:sz w:val="22"/>
            <w:szCs w:val="22"/>
            <w:vertAlign w:val="superscript"/>
          </w:rPr>
          <w:delText>19</w:delText>
        </w:r>
        <w:r w:rsidRPr="00F57026" w:rsidDel="00023FAE">
          <w:rPr>
            <w:rFonts w:ascii="Times New Roman" w:eastAsia="Times New Roman" w:hAnsi="Times New Roman" w:cs="Times New Roman"/>
            <w:color w:val="000000" w:themeColor="text1"/>
            <w:sz w:val="22"/>
            <w:szCs w:val="22"/>
          </w:rPr>
          <w:delText xml:space="preserve"> anodes and new cathode active materials</w:delText>
        </w:r>
        <w:r w:rsidRPr="00F57026" w:rsidDel="00023FAE">
          <w:rPr>
            <w:rFonts w:ascii="Times New Roman" w:eastAsia="Times New Roman" w:hAnsi="Times New Roman" w:cs="Times New Roman"/>
            <w:color w:val="000000" w:themeColor="text1"/>
            <w:sz w:val="22"/>
            <w:szCs w:val="22"/>
            <w:vertAlign w:val="superscript"/>
          </w:rPr>
          <w:delText>20-23</w:delText>
        </w:r>
        <w:r w:rsidRPr="00F57026" w:rsidDel="00023FAE">
          <w:rPr>
            <w:rFonts w:ascii="Times New Roman" w:eastAsia="Times New Roman" w:hAnsi="Times New Roman" w:cs="Times New Roman"/>
            <w:color w:val="000000" w:themeColor="text1"/>
            <w:sz w:val="22"/>
            <w:szCs w:val="22"/>
          </w:rPr>
          <w:delText xml:space="preserve"> and solid-state systems</w:delText>
        </w:r>
        <w:r w:rsidRPr="00F57026" w:rsidDel="00023FAE">
          <w:rPr>
            <w:rFonts w:ascii="Times New Roman" w:eastAsia="Times New Roman" w:hAnsi="Times New Roman" w:cs="Times New Roman"/>
            <w:color w:val="000000" w:themeColor="text1"/>
            <w:sz w:val="22"/>
            <w:szCs w:val="22"/>
            <w:vertAlign w:val="superscript"/>
          </w:rPr>
          <w:delText>24, 25</w:delText>
        </w:r>
        <w:r w:rsidRPr="00F57026" w:rsidDel="00023FAE">
          <w:rPr>
            <w:rFonts w:ascii="Times New Roman" w:eastAsia="Times New Roman" w:hAnsi="Times New Roman" w:cs="Times New Roman"/>
            <w:color w:val="000000" w:themeColor="text1"/>
            <w:sz w:val="22"/>
            <w:szCs w:val="22"/>
          </w:rPr>
          <w:delText xml:space="preserve"> while leveraging the EPIC UCB and CMC facilities to prototype, pilot and bring to commercial scale the new technologies, diagnosing battery materials degradation pathways and solving reliability issues. Related efforts will build large, low-cost batteries for grid storage.</w:delText>
        </w:r>
      </w:del>
      <w:ins w:id="505" w:author="Shannon Boettcher" w:date="2025-01-04T13:18:00Z" w16du:dateUtc="2025-01-04T21:18:00Z">
        <w:r w:rsidR="00023FAE" w:rsidRPr="00023FAE">
          <w:rPr>
            <w:rFonts w:ascii="Times New Roman" w:eastAsia="Times New Roman" w:hAnsi="Times New Roman" w:cs="Times New Roman"/>
            <w:b/>
            <w:bCs/>
            <w:i/>
            <w:iCs/>
            <w:color w:val="000000" w:themeColor="text1"/>
            <w:sz w:val="22"/>
            <w:szCs w:val="22"/>
            <w:rPrChange w:id="506" w:author="Shannon Boettcher" w:date="2025-01-04T13:18:00Z" w16du:dateUtc="2025-01-04T21:18:00Z">
              <w:rPr>
                <w:rFonts w:ascii="Times New Roman" w:eastAsia="Times New Roman" w:hAnsi="Times New Roman" w:cs="Times New Roman"/>
                <w:color w:val="000000" w:themeColor="text1"/>
                <w:sz w:val="22"/>
                <w:szCs w:val="22"/>
              </w:rPr>
            </w:rPrChange>
          </w:rPr>
          <w:t>Materials and supply chain.</w:t>
        </w:r>
        <w:r w:rsidR="00023FAE">
          <w:rPr>
            <w:rFonts w:ascii="Times New Roman" w:eastAsia="Times New Roman" w:hAnsi="Times New Roman" w:cs="Times New Roman"/>
            <w:b/>
            <w:bCs/>
            <w:color w:val="000000" w:themeColor="text1"/>
            <w:sz w:val="22"/>
            <w:szCs w:val="22"/>
          </w:rPr>
          <w:t xml:space="preserve"> </w:t>
        </w:r>
      </w:ins>
      <w:ins w:id="507" w:author="Shannon Boettcher" w:date="2025-01-04T13:25:00Z">
        <w:r w:rsidR="0099745B" w:rsidRPr="0099745B">
          <w:rPr>
            <w:rFonts w:ascii="Times New Roman" w:eastAsia="Times New Roman" w:hAnsi="Times New Roman" w:cs="Times New Roman"/>
            <w:color w:val="000000" w:themeColor="text1"/>
            <w:sz w:val="22"/>
            <w:szCs w:val="22"/>
            <w:rPrChange w:id="508"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Adapting electrochemical processes to the mining and refinement industry offers transformative potential for clean </w:t>
        </w:r>
        <w:r w:rsidR="0099745B" w:rsidRPr="0099745B">
          <w:rPr>
            <w:rFonts w:ascii="Times New Roman" w:eastAsia="Times New Roman" w:hAnsi="Times New Roman" w:cs="Times New Roman"/>
            <w:color w:val="000000" w:themeColor="text1"/>
            <w:sz w:val="22"/>
            <w:szCs w:val="22"/>
            <w:rPrChange w:id="509" w:author="Shannon Boettcher" w:date="2025-01-04T13:25:00Z" w16du:dateUtc="2025-01-04T21:25:00Z">
              <w:rPr>
                <w:rFonts w:ascii="Times New Roman" w:eastAsia="Times New Roman" w:hAnsi="Times New Roman" w:cs="Times New Roman"/>
                <w:b/>
                <w:bCs/>
                <w:color w:val="000000" w:themeColor="text1"/>
                <w:sz w:val="22"/>
                <w:szCs w:val="22"/>
              </w:rPr>
            </w:rPrChange>
          </w:rPr>
          <w:lastRenderedPageBreak/>
          <w:t xml:space="preserve">energy manufacturing by providing scalable, energy-efficient, and environmental solutions to modernize manufacturing. Given the increasing importance of critical materials production and refinement to support the growing demand for battery technology and other </w:t>
        </w:r>
      </w:ins>
      <w:ins w:id="510" w:author="Shannon Boettcher" w:date="2025-01-04T13:26:00Z" w16du:dateUtc="2025-01-04T21:26:00Z">
        <w:r w:rsidR="008D3FE4">
          <w:rPr>
            <w:rFonts w:ascii="Times New Roman" w:eastAsia="Times New Roman" w:hAnsi="Times New Roman" w:cs="Times New Roman"/>
            <w:color w:val="000000" w:themeColor="text1"/>
            <w:sz w:val="22"/>
            <w:szCs w:val="22"/>
          </w:rPr>
          <w:t>next-generation</w:t>
        </w:r>
      </w:ins>
      <w:ins w:id="511" w:author="Shannon Boettcher" w:date="2025-01-04T13:25:00Z">
        <w:r w:rsidR="0099745B" w:rsidRPr="0099745B">
          <w:rPr>
            <w:rFonts w:ascii="Times New Roman" w:eastAsia="Times New Roman" w:hAnsi="Times New Roman" w:cs="Times New Roman"/>
            <w:color w:val="000000" w:themeColor="text1"/>
            <w:sz w:val="22"/>
            <w:szCs w:val="22"/>
            <w:rPrChange w:id="512"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 energy technologies illustrate the strategic importance of this area. </w:t>
        </w:r>
      </w:ins>
      <w:ins w:id="513" w:author="Shannon Boettcher" w:date="2025-01-04T13:26:00Z" w16du:dateUtc="2025-01-04T21:26:00Z">
        <w:r w:rsidR="008D3FE4">
          <w:rPr>
            <w:rFonts w:ascii="Times New Roman" w:eastAsia="Times New Roman" w:hAnsi="Times New Roman" w:cs="Times New Roman"/>
            <w:color w:val="000000" w:themeColor="text1"/>
            <w:sz w:val="22"/>
            <w:szCs w:val="22"/>
          </w:rPr>
          <w:t xml:space="preserve">LBNL </w:t>
        </w:r>
      </w:ins>
      <w:ins w:id="514" w:author="Shannon Boettcher" w:date="2025-01-04T13:25:00Z">
        <w:r w:rsidR="0099745B" w:rsidRPr="0099745B">
          <w:rPr>
            <w:rFonts w:ascii="Times New Roman" w:eastAsia="Times New Roman" w:hAnsi="Times New Roman" w:cs="Times New Roman"/>
            <w:color w:val="000000" w:themeColor="text1"/>
            <w:sz w:val="22"/>
            <w:szCs w:val="22"/>
            <w:rPrChange w:id="515" w:author="Shannon Boettcher" w:date="2025-01-04T13:25:00Z" w16du:dateUtc="2025-01-04T21:25:00Z">
              <w:rPr>
                <w:rFonts w:ascii="Times New Roman" w:eastAsia="Times New Roman" w:hAnsi="Times New Roman" w:cs="Times New Roman"/>
                <w:b/>
                <w:bCs/>
                <w:color w:val="000000" w:themeColor="text1"/>
                <w:sz w:val="22"/>
                <w:szCs w:val="22"/>
              </w:rPr>
            </w:rPrChange>
          </w:rPr>
          <w:t>has a proven track record of taking basic research in this field and supporting development for eventual private sector commercialization</w:t>
        </w:r>
      </w:ins>
      <w:ins w:id="516" w:author="Shannon Boettcher" w:date="2025-01-04T13:26:00Z" w16du:dateUtc="2025-01-04T21:26:00Z">
        <w:r w:rsidR="008D3FE4">
          <w:rPr>
            <w:rFonts w:ascii="Times New Roman" w:eastAsia="Times New Roman" w:hAnsi="Times New Roman" w:cs="Times New Roman"/>
            <w:color w:val="000000" w:themeColor="text1"/>
            <w:sz w:val="22"/>
            <w:szCs w:val="22"/>
          </w:rPr>
          <w:t xml:space="preserve"> in this area</w:t>
        </w:r>
      </w:ins>
      <w:ins w:id="517" w:author="Shannon Boettcher" w:date="2025-01-04T13:25:00Z">
        <w:r w:rsidR="0099745B" w:rsidRPr="0099745B">
          <w:rPr>
            <w:rFonts w:ascii="Times New Roman" w:eastAsia="Times New Roman" w:hAnsi="Times New Roman" w:cs="Times New Roman"/>
            <w:color w:val="000000" w:themeColor="text1"/>
            <w:sz w:val="22"/>
            <w:szCs w:val="22"/>
            <w:rPrChange w:id="518"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 </w:t>
        </w:r>
        <w:commentRangeStart w:id="519"/>
        <w:r w:rsidR="0099745B" w:rsidRPr="0099745B">
          <w:rPr>
            <w:rFonts w:ascii="Times New Roman" w:eastAsia="Times New Roman" w:hAnsi="Times New Roman" w:cs="Times New Roman"/>
            <w:color w:val="000000" w:themeColor="text1"/>
            <w:sz w:val="22"/>
            <w:szCs w:val="22"/>
            <w:rPrChange w:id="520"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For example, sodium sulfate waste is one of the predominant waste sources in both the mining and LIB recycling industries with one metric </w:t>
        </w:r>
        <w:proofErr w:type="spellStart"/>
        <w:r w:rsidR="0099745B" w:rsidRPr="0099745B">
          <w:rPr>
            <w:rFonts w:ascii="Times New Roman" w:eastAsia="Times New Roman" w:hAnsi="Times New Roman" w:cs="Times New Roman"/>
            <w:color w:val="000000" w:themeColor="text1"/>
            <w:sz w:val="22"/>
            <w:szCs w:val="22"/>
            <w:rPrChange w:id="521" w:author="Shannon Boettcher" w:date="2025-01-04T13:25:00Z" w16du:dateUtc="2025-01-04T21:25:00Z">
              <w:rPr>
                <w:rFonts w:ascii="Times New Roman" w:eastAsia="Times New Roman" w:hAnsi="Times New Roman" w:cs="Times New Roman"/>
                <w:b/>
                <w:bCs/>
                <w:color w:val="000000" w:themeColor="text1"/>
                <w:sz w:val="22"/>
                <w:szCs w:val="22"/>
              </w:rPr>
            </w:rPrChange>
          </w:rPr>
          <w:t>tonne</w:t>
        </w:r>
        <w:proofErr w:type="spellEnd"/>
        <w:r w:rsidR="0099745B" w:rsidRPr="0099745B">
          <w:rPr>
            <w:rFonts w:ascii="Times New Roman" w:eastAsia="Times New Roman" w:hAnsi="Times New Roman" w:cs="Times New Roman"/>
            <w:color w:val="000000" w:themeColor="text1"/>
            <w:sz w:val="22"/>
            <w:szCs w:val="22"/>
            <w:rPrChange w:id="522"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 (t) of black mass generating approximately 6000 t of sodium sulfate waste during LIB recycling. </w:t>
        </w:r>
        <w:proofErr w:type="spellStart"/>
        <w:r w:rsidR="0099745B" w:rsidRPr="0099745B">
          <w:rPr>
            <w:rFonts w:ascii="Times New Roman" w:eastAsia="Times New Roman" w:hAnsi="Times New Roman" w:cs="Times New Roman"/>
            <w:color w:val="000000" w:themeColor="text1"/>
            <w:sz w:val="22"/>
            <w:szCs w:val="22"/>
            <w:rPrChange w:id="523" w:author="Shannon Boettcher" w:date="2025-01-04T13:25:00Z" w16du:dateUtc="2025-01-04T21:25:00Z">
              <w:rPr>
                <w:rFonts w:ascii="Times New Roman" w:eastAsia="Times New Roman" w:hAnsi="Times New Roman" w:cs="Times New Roman"/>
                <w:b/>
                <w:bCs/>
                <w:color w:val="000000" w:themeColor="text1"/>
                <w:sz w:val="22"/>
                <w:szCs w:val="22"/>
              </w:rPr>
            </w:rPrChange>
          </w:rPr>
          <w:t>Aepnus</w:t>
        </w:r>
        <w:proofErr w:type="spellEnd"/>
        <w:r w:rsidR="0099745B" w:rsidRPr="0099745B">
          <w:rPr>
            <w:rFonts w:ascii="Times New Roman" w:eastAsia="Times New Roman" w:hAnsi="Times New Roman" w:cs="Times New Roman"/>
            <w:color w:val="000000" w:themeColor="text1"/>
            <w:sz w:val="22"/>
            <w:szCs w:val="22"/>
            <w:rPrChange w:id="524"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 Technology, an LBNL spin-out, utilizes hydrogen depolarized anode salt-splitting electrolysis for the energy efficient manufacturing of manufacture of sulfuric acid and caustic soda from this waste to enhance process circularity </w:t>
        </w:r>
      </w:ins>
      <w:ins w:id="525" w:author="Shannon Boettcher" w:date="2025-01-04T13:28:00Z" w16du:dateUtc="2025-01-04T21:28:00Z">
        <w:r w:rsidR="00013CA0">
          <w:rPr>
            <w:rFonts w:ascii="Times New Roman" w:eastAsia="Times New Roman" w:hAnsi="Times New Roman" w:cs="Times New Roman"/>
            <w:color w:val="000000" w:themeColor="text1"/>
            <w:sz w:val="22"/>
            <w:szCs w:val="22"/>
          </w:rPr>
          <w:t xml:space="preserve">and saves </w:t>
        </w:r>
        <w:r w:rsidR="00A62AF6">
          <w:rPr>
            <w:rFonts w:ascii="Times New Roman" w:eastAsia="Times New Roman" w:hAnsi="Times New Roman" w:cs="Times New Roman"/>
            <w:color w:val="000000" w:themeColor="text1"/>
            <w:sz w:val="22"/>
            <w:szCs w:val="22"/>
          </w:rPr>
          <w:t>money by avoiding need for supplying</w:t>
        </w:r>
      </w:ins>
      <w:ins w:id="526" w:author="Shannon Boettcher" w:date="2025-01-04T13:25:00Z">
        <w:r w:rsidR="0099745B" w:rsidRPr="0099745B">
          <w:rPr>
            <w:rFonts w:ascii="Times New Roman" w:eastAsia="Times New Roman" w:hAnsi="Times New Roman" w:cs="Times New Roman"/>
            <w:color w:val="000000" w:themeColor="text1"/>
            <w:sz w:val="22"/>
            <w:szCs w:val="22"/>
            <w:rPrChange w:id="527"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 fossil fuel derived sulfuric acid in the mining and refinement industries. </w:t>
        </w:r>
        <w:commentRangeEnd w:id="519"/>
        <w:r w:rsidR="0099745B" w:rsidRPr="0099745B">
          <w:rPr>
            <w:rFonts w:ascii="Times New Roman" w:eastAsia="Times New Roman" w:hAnsi="Times New Roman" w:cs="Times New Roman"/>
            <w:color w:val="000000" w:themeColor="text1"/>
            <w:sz w:val="22"/>
            <w:szCs w:val="22"/>
            <w:rPrChange w:id="528" w:author="Shannon Boettcher" w:date="2025-01-04T13:25:00Z" w16du:dateUtc="2025-01-04T21:25:00Z">
              <w:rPr>
                <w:rFonts w:ascii="Times New Roman" w:eastAsia="Times New Roman" w:hAnsi="Times New Roman" w:cs="Times New Roman"/>
                <w:b/>
                <w:bCs/>
                <w:color w:val="000000" w:themeColor="text1"/>
                <w:sz w:val="22"/>
                <w:szCs w:val="22"/>
              </w:rPr>
            </w:rPrChange>
          </w:rPr>
          <w:commentReference w:id="519"/>
        </w:r>
      </w:ins>
    </w:p>
    <w:p w14:paraId="19061031" w14:textId="27EF119B" w:rsidR="0099745B" w:rsidRPr="0099745B" w:rsidRDefault="008179A7" w:rsidP="0099745B">
      <w:pPr>
        <w:widowControl w:val="0"/>
        <w:spacing w:after="240"/>
        <w:jc w:val="both"/>
        <w:rPr>
          <w:ins w:id="529" w:author="Shannon Boettcher" w:date="2025-01-04T13:25:00Z"/>
          <w:rFonts w:ascii="Times New Roman" w:eastAsia="Times New Roman" w:hAnsi="Times New Roman" w:cs="Times New Roman"/>
          <w:color w:val="000000" w:themeColor="text1"/>
          <w:sz w:val="22"/>
          <w:szCs w:val="22"/>
          <w:rPrChange w:id="530" w:author="Shannon Boettcher" w:date="2025-01-04T13:25:00Z" w16du:dateUtc="2025-01-04T21:25:00Z">
            <w:rPr>
              <w:ins w:id="531" w:author="Shannon Boettcher" w:date="2025-01-04T13:25:00Z"/>
              <w:rFonts w:ascii="Times New Roman" w:eastAsia="Times New Roman" w:hAnsi="Times New Roman" w:cs="Times New Roman"/>
              <w:b/>
              <w:bCs/>
              <w:color w:val="000000" w:themeColor="text1"/>
              <w:sz w:val="22"/>
              <w:szCs w:val="22"/>
            </w:rPr>
          </w:rPrChange>
        </w:rPr>
      </w:pPr>
      <w:ins w:id="532" w:author="Shannon Boettcher" w:date="2025-01-04T17:10:00Z" w16du:dateUtc="2025-01-05T01:10:00Z">
        <w:r w:rsidRPr="00B75F00">
          <w:rPr>
            <w:rFonts w:ascii="Times New Roman" w:eastAsia="Times New Roman" w:hAnsi="Times New Roman" w:cs="Times New Roman"/>
            <w:noProof/>
            <w:color w:val="000000" w:themeColor="text1"/>
            <w:sz w:val="22"/>
            <w:szCs w:val="22"/>
          </w:rPr>
          <w:lastRenderedPageBreak/>
          <mc:AlternateContent>
            <mc:Choice Requires="wps">
              <w:drawing>
                <wp:anchor distT="45720" distB="45720" distL="114300" distR="114300" simplePos="0" relativeHeight="251656192" behindDoc="0" locked="0" layoutInCell="1" allowOverlap="1" wp14:anchorId="19832B59" wp14:editId="171EA5F0">
                  <wp:simplePos x="0" y="0"/>
                  <wp:positionH relativeFrom="margin">
                    <wp:align>left</wp:align>
                  </wp:positionH>
                  <wp:positionV relativeFrom="paragraph">
                    <wp:posOffset>212725</wp:posOffset>
                  </wp:positionV>
                  <wp:extent cx="2360930" cy="6664325"/>
                  <wp:effectExtent l="0" t="0" r="22860" b="22225"/>
                  <wp:wrapSquare wrapText="bothSides"/>
                  <wp:docPr id="3742138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4325"/>
                          </a:xfrm>
                          <a:prstGeom prst="rect">
                            <a:avLst/>
                          </a:prstGeom>
                          <a:solidFill>
                            <a:srgbClr val="DCE9F4"/>
                          </a:solidFill>
                          <a:ln>
                            <a:headEnd/>
                            <a:tailEnd/>
                          </a:ln>
                        </wps:spPr>
                        <wps:style>
                          <a:lnRef idx="2">
                            <a:schemeClr val="accent3"/>
                          </a:lnRef>
                          <a:fillRef idx="1">
                            <a:schemeClr val="lt1"/>
                          </a:fillRef>
                          <a:effectRef idx="0">
                            <a:schemeClr val="accent3"/>
                          </a:effectRef>
                          <a:fontRef idx="minor">
                            <a:schemeClr val="dk1"/>
                          </a:fontRef>
                        </wps:style>
                        <wps:txbx>
                          <w:txbxContent>
                            <w:p w14:paraId="178E9B83" w14:textId="7211F2E4" w:rsidR="008179A7" w:rsidRDefault="0019767A" w:rsidP="008179A7">
                              <w:pPr>
                                <w:widowControl w:val="0"/>
                                <w:spacing w:after="240"/>
                                <w:jc w:val="both"/>
                                <w:rPr>
                                  <w:ins w:id="533" w:author="Shannon Boettcher" w:date="2025-01-04T16:53:00Z" w16du:dateUtc="2025-01-05T00:53:00Z"/>
                                  <w:rFonts w:ascii="Times New Roman" w:eastAsia="Times New Roman" w:hAnsi="Times New Roman" w:cs="Times New Roman"/>
                                  <w:color w:val="000000" w:themeColor="text1"/>
                                  <w:sz w:val="22"/>
                                  <w:szCs w:val="22"/>
                                </w:rPr>
                              </w:pPr>
                              <w:ins w:id="534" w:author="Shannon Boettcher" w:date="2025-01-04T17:16:00Z" w16du:dateUtc="2025-01-05T01:16:00Z">
                                <w:r>
                                  <w:rPr>
                                    <w:noProof/>
                                  </w:rPr>
                                  <w:drawing>
                                    <wp:inline distT="0" distB="0" distL="0" distR="0" wp14:anchorId="359FFDF4" wp14:editId="3DD4994C">
                                      <wp:extent cx="2150589" cy="1613647"/>
                                      <wp:effectExtent l="0" t="0" r="2540" b="5715"/>
                                      <wp:docPr id="1488354903" name="Picture 1" descr="A diagram of a transpor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4903" name="Picture 1" descr="A diagram of a transport cycle&#10;&#10;Description automatically generated"/>
                                              <pic:cNvPicPr/>
                                            </pic:nvPicPr>
                                            <pic:blipFill rotWithShape="1">
                                              <a:blip r:embed="rId22"/>
                                              <a:srcRect l="14740" r="14859"/>
                                              <a:stretch/>
                                            </pic:blipFill>
                                            <pic:spPr bwMode="auto">
                                              <a:xfrm>
                                                <a:off x="0" y="0"/>
                                                <a:ext cx="2162938" cy="1622913"/>
                                              </a:xfrm>
                                              <a:prstGeom prst="rect">
                                                <a:avLst/>
                                              </a:prstGeom>
                                              <a:ln>
                                                <a:noFill/>
                                              </a:ln>
                                              <a:extLst>
                                                <a:ext uri="{53640926-AAD7-44D8-BBD7-CCE9431645EC}">
                                                  <a14:shadowObscured xmlns:a14="http://schemas.microsoft.com/office/drawing/2010/main"/>
                                                </a:ext>
                                              </a:extLst>
                                            </pic:spPr>
                                          </pic:pic>
                                        </a:graphicData>
                                      </a:graphic>
                                    </wp:inline>
                                  </w:drawing>
                                </w:r>
                              </w:ins>
                            </w:p>
                            <w:p w14:paraId="35A88FB9" w14:textId="5CB953F8" w:rsidR="008179A7" w:rsidRPr="005728C5" w:rsidRDefault="008179A7" w:rsidP="008179A7">
                              <w:pPr>
                                <w:jc w:val="both"/>
                                <w:rPr>
                                  <w:ins w:id="535" w:author="Shannon Boettcher" w:date="2025-01-04T17:10:00Z" w16du:dateUtc="2025-01-05T01:10:00Z"/>
                                  <w:rFonts w:ascii="Times New Roman" w:hAnsi="Times New Roman" w:cs="Times New Roman"/>
                                  <w:b/>
                                  <w:bCs/>
                                  <w:sz w:val="20"/>
                                  <w:szCs w:val="20"/>
                                </w:rPr>
                              </w:pPr>
                              <w:ins w:id="536" w:author="Shannon Boettcher" w:date="2025-01-04T17:10:00Z" w16du:dateUtc="2025-01-05T01:10:00Z">
                                <w:r w:rsidRPr="00723A45">
                                  <w:rPr>
                                    <w:rFonts w:ascii="Times New Roman" w:eastAsia="Times New Roman" w:hAnsi="Times New Roman" w:cs="Times New Roman"/>
                                    <w:b/>
                                    <w:bCs/>
                                    <w:color w:val="000000" w:themeColor="text1"/>
                                    <w:sz w:val="20"/>
                                    <w:szCs w:val="20"/>
                                  </w:rPr>
                                  <w:t xml:space="preserve">Sidebar 2. </w:t>
                                </w:r>
                                <w:r w:rsidRPr="005728C5">
                                  <w:rPr>
                                    <w:rFonts w:ascii="Times New Roman" w:hAnsi="Times New Roman" w:cs="Times New Roman"/>
                                    <w:b/>
                                    <w:bCs/>
                                    <w:sz w:val="20"/>
                                    <w:szCs w:val="20"/>
                                  </w:rPr>
                                  <w:t xml:space="preserve">Liquid hydrogen carriers. </w:t>
                                </w:r>
                                <w:r w:rsidRPr="005728C5">
                                  <w:rPr>
                                    <w:rFonts w:ascii="Times New Roman" w:eastAsia="Batang" w:hAnsi="Times New Roman" w:cs="Times New Roman"/>
                                    <w:kern w:val="0"/>
                                    <w:sz w:val="20"/>
                                    <w:szCs w:val="20"/>
                                    <w:lang w:bidi="en-US"/>
                                    <w14:ligatures w14:val="none"/>
                                  </w:rPr>
                                  <w:t>LBNL aims to develop a dynamic and dispatchable strategy for renewable energy conversion, storage, and transportation using liquid organic hydrogen carrier (LOHC) technology.</w:t>
                                </w:r>
                              </w:ins>
                              <w:r w:rsidR="00A92E0A">
                                <w:rPr>
                                  <w:rFonts w:ascii="Times New Roman" w:eastAsia="Batang" w:hAnsi="Times New Roman" w:cs="Times New Roman"/>
                                  <w:kern w:val="0"/>
                                  <w:sz w:val="20"/>
                                  <w:szCs w:val="20"/>
                                  <w:lang w:bidi="en-US"/>
                                  <w14:ligatures w14:val="none"/>
                                </w:rPr>
                                <w:fldChar w:fldCharType="begin"/>
                              </w:r>
                              <w:r w:rsidR="00A92E0A">
                                <w:rPr>
                                  <w:rFonts w:ascii="Times New Roman" w:eastAsia="Batang" w:hAnsi="Times New Roman" w:cs="Times New Roman"/>
                                  <w:kern w:val="0"/>
                                  <w:sz w:val="20"/>
                                  <w:szCs w:val="20"/>
                                  <w:lang w:bidi="en-US"/>
                                  <w14:ligatures w14:val="none"/>
                                </w:rPr>
                                <w:instrText xml:space="preserve"> ADDIN EN.CITE &lt;EndNote&gt;&lt;Cite&gt;&lt;Author&gt;Sievi&lt;/Author&gt;&lt;Year&gt;2019&lt;/Year&gt;&lt;RecNum&gt;2593&lt;/RecNum&gt;&lt;DisplayText&gt;&lt;style face="superscript"&gt;1&lt;/style&gt;&lt;/DisplayText&gt;&lt;record&gt;&lt;rec-number&gt;2593&lt;/rec-number&gt;&lt;foreign-keys&gt;&lt;key app="EN" db-id="xdf2fr2f0dp5e0erdepvzedj0p2ezxv5d2p5" timestamp="1736039511"&gt;2593&lt;/key&gt;&lt;/foreign-keys&gt;&lt;ref-type name="Journal Article"&gt;17&lt;/ref-type&gt;&lt;contributors&gt;&lt;authors&gt;&lt;author&gt;Sievi, Gabriel&lt;/author&gt;&lt;author&gt;Geburtig, Denise&lt;/author&gt;&lt;author&gt;Skeledzic, Tanja&lt;/author&gt;&lt;author&gt;Bösmann, Andreas&lt;/author&gt;&lt;author&gt;Preuster, Patrick&lt;/author&gt;&lt;author&gt;Brummel, Olaf&lt;/author&gt;&lt;author&gt;Waidhas, Fabian&lt;/author&gt;&lt;author&gt;Montero, María A.&lt;/author&gt;&lt;author&gt;Khanipour, Peyman&lt;/author&gt;&lt;author&gt;Katsounaros, Ioannis&lt;/author&gt;&lt;author&gt;Libuda, Jörg&lt;/author&gt;&lt;author&gt;Mayrhofer, Karl J. J.&lt;/author&gt;&lt;author&gt;Wasserscheid, Peter&lt;/author&gt;&lt;/authors&gt;&lt;/contributors&gt;&lt;titles&gt;&lt;title&gt;Towards an efficient liquid organic hydrogen carrier fuel cell concept&lt;/title&gt;&lt;secondary-title&gt;Energy &amp;amp; Environmental Science&lt;/secondary-title&gt;&lt;/titles&gt;&lt;pages&gt;2305-2314&lt;/pages&gt;&lt;volume&gt;12&lt;/volume&gt;&lt;number&gt;7&lt;/number&gt;&lt;dates&gt;&lt;year&gt;2019&lt;/year&gt;&lt;/dates&gt;&lt;publisher&gt;The Royal Society of Chemistry&lt;/publisher&gt;&lt;isbn&gt;1754-5692&lt;/isbn&gt;&lt;work-type&gt;10.1039/C9EE01324E&lt;/work-type&gt;&lt;urls&gt;&lt;related-urls&gt;&lt;url&gt;http://dx.doi.org/10.1039/C9EE01324E&lt;/url&gt;&lt;/related-urls&gt;&lt;/urls&gt;&lt;electronic-resource-num&gt;10.1039/C9EE01324E&lt;/electronic-resource-num&gt;&lt;/record&gt;&lt;/Cite&gt;&lt;/EndNote&gt;</w:instrText>
                              </w:r>
                              <w:r w:rsidR="00A92E0A">
                                <w:rPr>
                                  <w:rFonts w:ascii="Times New Roman" w:eastAsia="Batang" w:hAnsi="Times New Roman" w:cs="Times New Roman"/>
                                  <w:kern w:val="0"/>
                                  <w:sz w:val="20"/>
                                  <w:szCs w:val="20"/>
                                  <w:lang w:bidi="en-US"/>
                                  <w14:ligatures w14:val="none"/>
                                </w:rPr>
                                <w:fldChar w:fldCharType="separate"/>
                              </w:r>
                              <w:r w:rsidR="00A92E0A" w:rsidRPr="00A92E0A">
                                <w:rPr>
                                  <w:rFonts w:ascii="Times New Roman" w:eastAsia="Batang" w:hAnsi="Times New Roman" w:cs="Times New Roman"/>
                                  <w:noProof/>
                                  <w:kern w:val="0"/>
                                  <w:sz w:val="20"/>
                                  <w:szCs w:val="20"/>
                                  <w:vertAlign w:val="superscript"/>
                                  <w:lang w:bidi="en-US"/>
                                  <w14:ligatures w14:val="none"/>
                                </w:rPr>
                                <w:t>1</w:t>
                              </w:r>
                              <w:r w:rsidR="00A92E0A">
                                <w:rPr>
                                  <w:rFonts w:ascii="Times New Roman" w:eastAsia="Batang" w:hAnsi="Times New Roman" w:cs="Times New Roman"/>
                                  <w:kern w:val="0"/>
                                  <w:sz w:val="20"/>
                                  <w:szCs w:val="20"/>
                                  <w:lang w:bidi="en-US"/>
                                  <w14:ligatures w14:val="none"/>
                                </w:rPr>
                                <w:fldChar w:fldCharType="end"/>
                              </w:r>
                              <w:ins w:id="537" w:author="Shannon Boettcher" w:date="2025-01-04T17:10:00Z" w16du:dateUtc="2025-01-05T01:10:00Z">
                                <w:r w:rsidRPr="005728C5">
                                  <w:rPr>
                                    <w:rFonts w:ascii="Times New Roman" w:eastAsia="Batang" w:hAnsi="Times New Roman" w:cs="Times New Roman"/>
                                    <w:kern w:val="0"/>
                                    <w:sz w:val="20"/>
                                    <w:szCs w:val="20"/>
                                    <w:lang w:bidi="en-US"/>
                                    <w14:ligatures w14:val="none"/>
                                  </w:rPr>
                                  <w:t xml:space="preserve"> The LOHC hydrogen storage system has been developed using </w:t>
                                </w:r>
                                <w:proofErr w:type="spellStart"/>
                                <w:r w:rsidRPr="005728C5">
                                  <w:rPr>
                                    <w:rFonts w:ascii="Times New Roman" w:eastAsia="Batang" w:hAnsi="Times New Roman" w:cs="Times New Roman"/>
                                    <w:kern w:val="0"/>
                                    <w:sz w:val="20"/>
                                    <w:szCs w:val="20"/>
                                    <w:lang w:bidi="en-US"/>
                                    <w14:ligatures w14:val="none"/>
                                  </w:rPr>
                                  <w:t>thermocatalysis</w:t>
                                </w:r>
                                <w:proofErr w:type="spellEnd"/>
                                <w:r w:rsidRPr="005728C5">
                                  <w:rPr>
                                    <w:rFonts w:ascii="Times New Roman" w:eastAsia="Batang" w:hAnsi="Times New Roman" w:cs="Times New Roman"/>
                                    <w:kern w:val="0"/>
                                    <w:sz w:val="20"/>
                                    <w:szCs w:val="20"/>
                                    <w:lang w:bidi="en-US"/>
                                    <w14:ligatures w14:val="none"/>
                                  </w:rPr>
                                  <w:t xml:space="preserve"> approaches, such as by Chiyoda’s. These approaches require a centralized chemical plant to store and generate H</w:t>
                                </w:r>
                                <w:r w:rsidRPr="005728C5">
                                  <w:rPr>
                                    <w:rFonts w:ascii="Times New Roman" w:eastAsia="Batang" w:hAnsi="Times New Roman" w:cs="Times New Roman"/>
                                    <w:kern w:val="0"/>
                                    <w:sz w:val="20"/>
                                    <w:szCs w:val="20"/>
                                    <w:vertAlign w:val="subscript"/>
                                    <w:lang w:bidi="en-US"/>
                                    <w14:ligatures w14:val="none"/>
                                  </w:rPr>
                                  <w:t>2</w:t>
                                </w:r>
                                <w:r w:rsidRPr="005728C5">
                                  <w:rPr>
                                    <w:rFonts w:ascii="Times New Roman" w:eastAsia="Batang" w:hAnsi="Times New Roman" w:cs="Times New Roman"/>
                                    <w:kern w:val="0"/>
                                    <w:sz w:val="20"/>
                                    <w:szCs w:val="20"/>
                                    <w:lang w:bidi="en-US"/>
                                    <w14:ligatures w14:val="none"/>
                                  </w:rPr>
                                  <w:t xml:space="preserve"> gas on a large scale to reduce storage costs, and without considering the capacities of renewable H</w:t>
                                </w:r>
                                <w:r w:rsidRPr="005728C5">
                                  <w:rPr>
                                    <w:rFonts w:ascii="Times New Roman" w:eastAsia="Batang" w:hAnsi="Times New Roman" w:cs="Times New Roman"/>
                                    <w:kern w:val="0"/>
                                    <w:sz w:val="20"/>
                                    <w:szCs w:val="20"/>
                                    <w:vertAlign w:val="subscript"/>
                                    <w:lang w:bidi="en-US"/>
                                    <w14:ligatures w14:val="none"/>
                                  </w:rPr>
                                  <w:t>2</w:t>
                                </w:r>
                                <w:r w:rsidRPr="005728C5">
                                  <w:rPr>
                                    <w:rFonts w:ascii="Times New Roman" w:eastAsia="Batang" w:hAnsi="Times New Roman" w:cs="Times New Roman"/>
                                    <w:kern w:val="0"/>
                                    <w:sz w:val="20"/>
                                    <w:szCs w:val="20"/>
                                    <w:lang w:bidi="en-US"/>
                                    <w14:ligatures w14:val="none"/>
                                  </w:rPr>
                                  <w:t xml:space="preserve"> producer and, especially, widespread distribution of hydrogen users. electrochemical LOHC hydrogenation (EH) into water electrolyzers with renewable electricity, and electrochemical dehydrogenation (EDH) using low-temperature solid oxide fuel cells (LT-SOFC, 400-450 </w:t>
                                </w:r>
                                <w:r w:rsidRPr="005728C5">
                                  <w:rPr>
                                    <w:rFonts w:ascii="Times New Roman" w:eastAsia="Batang" w:hAnsi="Times New Roman" w:cs="Times New Roman"/>
                                    <w:kern w:val="0"/>
                                    <w:sz w:val="20"/>
                                    <w:szCs w:val="20"/>
                                    <w:vertAlign w:val="superscript"/>
                                    <w:lang w:bidi="en-US"/>
                                    <w14:ligatures w14:val="none"/>
                                  </w:rPr>
                                  <w:t>o</w:t>
                                </w:r>
                                <w:r w:rsidRPr="005728C5">
                                  <w:rPr>
                                    <w:rFonts w:ascii="Times New Roman" w:eastAsia="Batang" w:hAnsi="Times New Roman" w:cs="Times New Roman"/>
                                    <w:kern w:val="0"/>
                                    <w:sz w:val="20"/>
                                    <w:szCs w:val="20"/>
                                    <w:lang w:bidi="en-US"/>
                                    <w14:ligatures w14:val="none"/>
                                  </w:rPr>
                                  <w:t>C) to provide electricity for users. The LOHC pair used is methylcyclohexane (MCH) and toluene (TOL) which stores three hydrogen molecules in one LOHC molecule. The study of TOH EH and MCH EDH are in their early stages. The team will improve both EH and EDH devices, develop advanced electro-thermal catalysts to advance the technology to enable a highly efficient, durable, in-situ, gaseous-H</w:t>
                                </w:r>
                                <w:r w:rsidRPr="005728C5">
                                  <w:rPr>
                                    <w:rFonts w:ascii="Times New Roman" w:eastAsia="Batang" w:hAnsi="Times New Roman" w:cs="Times New Roman"/>
                                    <w:kern w:val="0"/>
                                    <w:sz w:val="20"/>
                                    <w:szCs w:val="20"/>
                                    <w:vertAlign w:val="subscript"/>
                                    <w:lang w:bidi="en-US"/>
                                    <w14:ligatures w14:val="none"/>
                                  </w:rPr>
                                  <w:t>2</w:t>
                                </w:r>
                                <w:r w:rsidRPr="005728C5">
                                  <w:rPr>
                                    <w:rFonts w:ascii="Times New Roman" w:eastAsia="Batang" w:hAnsi="Times New Roman" w:cs="Times New Roman"/>
                                    <w:kern w:val="0"/>
                                    <w:sz w:val="20"/>
                                    <w:szCs w:val="20"/>
                                    <w:lang w:bidi="en-US"/>
                                    <w14:ligatures w14:val="none"/>
                                  </w:rPr>
                                  <w:t>-free hydrogen storage and delivery system for commercialization</w:t>
                                </w:r>
                                <w:r w:rsidRPr="005728C5">
                                  <w:rPr>
                                    <w:rFonts w:ascii="Times New Roman" w:hAnsi="Times New Roman" w:cs="Times New Roman"/>
                                    <w:sz w:val="20"/>
                                    <w:szCs w:val="20"/>
                                  </w:rPr>
                                  <w:t xml:space="preserve"> </w:t>
                                </w:r>
                              </w:ins>
                            </w:p>
                            <w:p w14:paraId="2FCD0699" w14:textId="31DE3BCA" w:rsidR="008179A7" w:rsidRPr="00883DBD" w:rsidRDefault="008179A7">
                              <w:pPr>
                                <w:widowControl w:val="0"/>
                                <w:spacing w:after="240"/>
                                <w:jc w:val="both"/>
                                <w:rPr>
                                  <w:rFonts w:ascii="Times New Roman" w:eastAsia="Times New Roman" w:hAnsi="Times New Roman" w:cs="Times New Roman"/>
                                  <w:color w:val="000000" w:themeColor="text1"/>
                                  <w:sz w:val="20"/>
                                  <w:szCs w:val="20"/>
                                  <w:rPrChange w:id="538" w:author="Shannon Boettcher" w:date="2025-01-04T16:53:00Z" w16du:dateUtc="2025-01-05T00:53:00Z">
                                    <w:rPr/>
                                  </w:rPrChange>
                                </w:rPr>
                                <w:pPrChange w:id="539" w:author="Shannon Boettcher" w:date="2025-01-04T16:45:00Z" w16du:dateUtc="2025-01-05T00:45:00Z">
                                  <w:pPr/>
                                </w:pPrChange>
                              </w:pPr>
                              <w:del w:id="540" w:author="Shannon Boettcher" w:date="2025-01-04T17:10:00Z" w16du:dateUtc="2025-01-05T01:10:00Z">
                                <w:r w:rsidRPr="00883DBD" w:rsidDel="008179A7">
                                  <w:rPr>
                                    <w:rFonts w:ascii="Times New Roman" w:eastAsia="Times New Roman" w:hAnsi="Times New Roman" w:cs="Times New Roman"/>
                                    <w:color w:val="000000" w:themeColor="text1"/>
                                    <w:sz w:val="20"/>
                                    <w:szCs w:val="20"/>
                                    <w:rPrChange w:id="541" w:author="Shannon Boettcher" w:date="2025-01-04T16:53:00Z" w16du:dateUtc="2025-01-05T00:53:00Z">
                                      <w:rPr>
                                        <w:rFonts w:ascii="Times New Roman" w:eastAsia="Times New Roman" w:hAnsi="Times New Roman" w:cs="Times New Roman"/>
                                        <w:color w:val="000000" w:themeColor="text1"/>
                                        <w:sz w:val="22"/>
                                        <w:szCs w:val="22"/>
                                      </w:rPr>
                                    </w:rPrChange>
                                  </w:rPr>
                                  <w:fldChar w:fldCharType="begin"/>
                                </w:r>
                                <w:r w:rsidRPr="00883DBD" w:rsidDel="008179A7">
                                  <w:rPr>
                                    <w:rFonts w:ascii="Times New Roman" w:eastAsia="Times New Roman" w:hAnsi="Times New Roman" w:cs="Times New Roman"/>
                                    <w:color w:val="000000" w:themeColor="text1"/>
                                    <w:sz w:val="20"/>
                                    <w:szCs w:val="20"/>
                                    <w:rPrChange w:id="542" w:author="Shannon Boettcher" w:date="2025-01-04T16:53:00Z" w16du:dateUtc="2025-01-05T00:53:00Z">
                                      <w:rPr>
                                        <w:rFonts w:ascii="Times New Roman" w:eastAsia="Times New Roman" w:hAnsi="Times New Roman" w:cs="Times New Roman"/>
                                        <w:color w:val="000000" w:themeColor="text1"/>
                                        <w:sz w:val="22"/>
                                        <w:szCs w:val="22"/>
                                      </w:rPr>
                                    </w:rPrChange>
                                  </w:rPr>
                                  <w:delInstrText xml:space="preserve"> ADDIN EN.CITE &lt;EndNote&gt;&lt;Cite&gt;&lt;Author&gt;Lee&lt;/Author&gt;&lt;Year&gt;2023&lt;/Year&gt;&lt;RecNum&gt;2591&lt;/RecNum&gt;&lt;DisplayText&gt;&lt;style face="superscript"&gt;1&lt;/style&gt;&lt;/DisplayText&gt;&lt;record&gt;&lt;rec-number&gt;2591&lt;/rec-number&gt;&lt;foreign-keys&gt;&lt;key app="EN" db-id="xdf2fr2f0dp5e0erdepvzedj0p2ezxv5d2p5" timestamp="1736038094"&gt;2591&lt;/key&gt;&lt;/foreign-keys&gt;&lt;ref-type name="Journal Article"&gt;17&lt;/ref-type&gt;&lt;contributors&gt;&lt;authors&gt;&lt;author&gt;Lee,Gi-Hyeok&lt;/author&gt;&lt;author&gt;Lim,Jungwoo&lt;/author&gt;&lt;author&gt;Shin,Jeongyim&lt;/author&gt;&lt;author&gt;Hardwick,Laurence J.&lt;/author&gt;&lt;author&gt;Yang,Wanli&lt;/author&gt;&lt;/authors&gt;&lt;/contributors&gt;&lt;titles&gt;&lt;title&gt;Towards commercialization of fluorinated cation-disordered rock-salt Li-ion cathodes&lt;/title&gt;&lt;secondary-title&gt;Frontiers in Chemistry&lt;/secondary-title&gt;&lt;short-title&gt;Towards Commercialization of Fluorinated Cation-Disordered Rock-Salt Li-ion Cathodes&lt;/short-title&gt;&lt;/titles&gt;&lt;periodical&gt;&lt;full-title&gt;Frontiers in Chemistry&lt;/full-title&gt;&lt;/periodical&gt;&lt;volume&gt;11&lt;/volume&gt;&lt;keywords&gt;&lt;keyword&gt;Li-ion batteries,Cathode,cation-disordered rock-salt,Commercialization,Degradation pathway,surface coating&lt;/keyword&gt;&lt;/keywords&gt;&lt;dates&gt;&lt;year&gt;2023&lt;/year&gt;&lt;pub-dates&gt;&lt;date&gt;2023-January-13&lt;/date&gt;&lt;/pub-dates&gt;&lt;/dates&gt;&lt;isbn&gt;2296-2646&lt;/isbn&gt;&lt;work-type&gt;Mini Review&lt;/work-type&gt;&lt;urls&gt;&lt;related-urls&gt;&lt;url&gt;https://www.frontiersin.org/journals/chemistry/articles/10.3389/fchem.2023.1098460&lt;/url&gt;&lt;/related-urls&gt;&lt;/urls&gt;&lt;electronic-resource-num&gt;10.3389/fchem.2023.1098460&lt;/electronic-resource-num&gt;&lt;language&gt;English&lt;/language&gt;&lt;/record&gt;&lt;/Cite&gt;&lt;/EndNote&gt;</w:delInstrText>
                                </w:r>
                                <w:r w:rsidRPr="00883DBD" w:rsidDel="008179A7">
                                  <w:rPr>
                                    <w:rFonts w:ascii="Times New Roman" w:eastAsia="Times New Roman" w:hAnsi="Times New Roman" w:cs="Times New Roman"/>
                                    <w:color w:val="000000" w:themeColor="text1"/>
                                    <w:sz w:val="20"/>
                                    <w:szCs w:val="20"/>
                                    <w:rPrChange w:id="543" w:author="Shannon Boettcher" w:date="2025-01-04T16:53:00Z" w16du:dateUtc="2025-01-05T00:53:00Z">
                                      <w:rPr>
                                        <w:rFonts w:ascii="Times New Roman" w:eastAsia="Times New Roman" w:hAnsi="Times New Roman" w:cs="Times New Roman"/>
                                        <w:color w:val="000000" w:themeColor="text1"/>
                                        <w:sz w:val="22"/>
                                        <w:szCs w:val="22"/>
                                      </w:rPr>
                                    </w:rPrChange>
                                  </w:rPr>
                                  <w:fldChar w:fldCharType="separate"/>
                                </w:r>
                                <w:r w:rsidRPr="00883DBD" w:rsidDel="008179A7">
                                  <w:rPr>
                                    <w:rFonts w:ascii="Times New Roman" w:eastAsia="Times New Roman" w:hAnsi="Times New Roman" w:cs="Times New Roman"/>
                                    <w:noProof/>
                                    <w:color w:val="000000" w:themeColor="text1"/>
                                    <w:sz w:val="20"/>
                                    <w:szCs w:val="20"/>
                                    <w:vertAlign w:val="superscript"/>
                                    <w:rPrChange w:id="544" w:author="Shannon Boettcher" w:date="2025-01-04T16:53:00Z" w16du:dateUtc="2025-01-05T00:53:00Z">
                                      <w:rPr>
                                        <w:rFonts w:ascii="Times New Roman" w:eastAsia="Times New Roman" w:hAnsi="Times New Roman" w:cs="Times New Roman"/>
                                        <w:noProof/>
                                        <w:color w:val="000000" w:themeColor="text1"/>
                                        <w:sz w:val="22"/>
                                        <w:szCs w:val="22"/>
                                        <w:vertAlign w:val="superscript"/>
                                      </w:rPr>
                                    </w:rPrChange>
                                  </w:rPr>
                                  <w:delText>1</w:delText>
                                </w:r>
                                <w:r w:rsidRPr="00883DBD" w:rsidDel="008179A7">
                                  <w:rPr>
                                    <w:rFonts w:ascii="Times New Roman" w:eastAsia="Times New Roman" w:hAnsi="Times New Roman" w:cs="Times New Roman"/>
                                    <w:color w:val="000000" w:themeColor="text1"/>
                                    <w:sz w:val="20"/>
                                    <w:szCs w:val="20"/>
                                    <w:rPrChange w:id="545" w:author="Shannon Boettcher" w:date="2025-01-04T16:53:00Z" w16du:dateUtc="2025-01-05T00:53:00Z">
                                      <w:rPr>
                                        <w:rFonts w:ascii="Times New Roman" w:eastAsia="Times New Roman" w:hAnsi="Times New Roman" w:cs="Times New Roman"/>
                                        <w:color w:val="000000" w:themeColor="text1"/>
                                        <w:sz w:val="22"/>
                                        <w:szCs w:val="22"/>
                                      </w:rPr>
                                    </w:rPrChange>
                                  </w:rPr>
                                  <w:fldChar w:fldCharType="end"/>
                                </w:r>
                              </w:del>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832B59" id="_x0000_s1027" type="#_x0000_t202" style="position:absolute;left:0;text-align:left;margin-left:0;margin-top:16.75pt;width:185.9pt;height:524.75pt;z-index:25165619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" fillcolor="#dce9f4" strokecolor="#196b24 [3206]" strokeweight="1pt">
                  <v:textbox>
                    <w:txbxContent>
                      <w:p w14:paraId="178E9B83" w14:textId="7211F2E4" w:rsidR="008179A7" w:rsidRDefault="0019767A" w:rsidP="008179A7">
                        <w:pPr>
                          <w:widowControl w:val="0"/>
                          <w:spacing w:after="240"/>
                          <w:jc w:val="both"/>
                          <w:rPr>
                            <w:ins w:id="546" w:author="Shannon Boettcher" w:date="2025-01-04T16:53:00Z" w16du:dateUtc="2025-01-05T00:53:00Z"/>
                            <w:rFonts w:ascii="Times New Roman" w:eastAsia="Times New Roman" w:hAnsi="Times New Roman" w:cs="Times New Roman"/>
                            <w:color w:val="000000" w:themeColor="text1"/>
                            <w:sz w:val="22"/>
                            <w:szCs w:val="22"/>
                          </w:rPr>
                        </w:pPr>
                        <w:ins w:id="547" w:author="Shannon Boettcher" w:date="2025-01-04T17:16:00Z" w16du:dateUtc="2025-01-05T01:16:00Z">
                          <w:r>
                            <w:rPr>
                              <w:noProof/>
                            </w:rPr>
                            <w:drawing>
                              <wp:inline distT="0" distB="0" distL="0" distR="0" wp14:anchorId="359FFDF4" wp14:editId="3DD4994C">
                                <wp:extent cx="2150589" cy="1613647"/>
                                <wp:effectExtent l="0" t="0" r="2540" b="5715"/>
                                <wp:docPr id="1488354903" name="Picture 1" descr="A diagram of a transpor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4903" name="Picture 1" descr="A diagram of a transport cycle&#10;&#10;Description automatically generated"/>
                                        <pic:cNvPicPr/>
                                      </pic:nvPicPr>
                                      <pic:blipFill rotWithShape="1">
                                        <a:blip r:embed="rId22"/>
                                        <a:srcRect l="14740" r="14859"/>
                                        <a:stretch/>
                                      </pic:blipFill>
                                      <pic:spPr bwMode="auto">
                                        <a:xfrm>
                                          <a:off x="0" y="0"/>
                                          <a:ext cx="2162938" cy="1622913"/>
                                        </a:xfrm>
                                        <a:prstGeom prst="rect">
                                          <a:avLst/>
                                        </a:prstGeom>
                                        <a:ln>
                                          <a:noFill/>
                                        </a:ln>
                                        <a:extLst>
                                          <a:ext uri="{53640926-AAD7-44D8-BBD7-CCE9431645EC}">
                                            <a14:shadowObscured xmlns:a14="http://schemas.microsoft.com/office/drawing/2010/main"/>
                                          </a:ext>
                                        </a:extLst>
                                      </pic:spPr>
                                    </pic:pic>
                                  </a:graphicData>
                                </a:graphic>
                              </wp:inline>
                            </w:drawing>
                          </w:r>
                        </w:ins>
                      </w:p>
                      <w:p w14:paraId="35A88FB9" w14:textId="5CB953F8" w:rsidR="008179A7" w:rsidRPr="005728C5" w:rsidRDefault="008179A7" w:rsidP="008179A7">
                        <w:pPr>
                          <w:jc w:val="both"/>
                          <w:rPr>
                            <w:ins w:id="548" w:author="Shannon Boettcher" w:date="2025-01-04T17:10:00Z" w16du:dateUtc="2025-01-05T01:10:00Z"/>
                            <w:rFonts w:ascii="Times New Roman" w:hAnsi="Times New Roman" w:cs="Times New Roman"/>
                            <w:b/>
                            <w:bCs/>
                            <w:sz w:val="20"/>
                            <w:szCs w:val="20"/>
                          </w:rPr>
                        </w:pPr>
                        <w:ins w:id="549" w:author="Shannon Boettcher" w:date="2025-01-04T17:10:00Z" w16du:dateUtc="2025-01-05T01:10:00Z">
                          <w:r w:rsidRPr="00723A45">
                            <w:rPr>
                              <w:rFonts w:ascii="Times New Roman" w:eastAsia="Times New Roman" w:hAnsi="Times New Roman" w:cs="Times New Roman"/>
                              <w:b/>
                              <w:bCs/>
                              <w:color w:val="000000" w:themeColor="text1"/>
                              <w:sz w:val="20"/>
                              <w:szCs w:val="20"/>
                            </w:rPr>
                            <w:t xml:space="preserve">Sidebar 2. </w:t>
                          </w:r>
                          <w:r w:rsidRPr="005728C5">
                            <w:rPr>
                              <w:rFonts w:ascii="Times New Roman" w:hAnsi="Times New Roman" w:cs="Times New Roman"/>
                              <w:b/>
                              <w:bCs/>
                              <w:sz w:val="20"/>
                              <w:szCs w:val="20"/>
                            </w:rPr>
                            <w:t xml:space="preserve">Liquid hydrogen carriers. </w:t>
                          </w:r>
                          <w:r w:rsidRPr="005728C5">
                            <w:rPr>
                              <w:rFonts w:ascii="Times New Roman" w:eastAsia="Batang" w:hAnsi="Times New Roman" w:cs="Times New Roman"/>
                              <w:kern w:val="0"/>
                              <w:sz w:val="20"/>
                              <w:szCs w:val="20"/>
                              <w:lang w:bidi="en-US"/>
                              <w14:ligatures w14:val="none"/>
                            </w:rPr>
                            <w:t>LBNL aims to develop a dynamic and dispatchable strategy for renewable energy conversion, storage, and transportation using liquid organic hydrogen carrier (LOHC) technology.</w:t>
                          </w:r>
                        </w:ins>
                        <w:r w:rsidR="00A92E0A">
                          <w:rPr>
                            <w:rFonts w:ascii="Times New Roman" w:eastAsia="Batang" w:hAnsi="Times New Roman" w:cs="Times New Roman"/>
                            <w:kern w:val="0"/>
                            <w:sz w:val="20"/>
                            <w:szCs w:val="20"/>
                            <w:lang w:bidi="en-US"/>
                            <w14:ligatures w14:val="none"/>
                          </w:rPr>
                          <w:fldChar w:fldCharType="begin"/>
                        </w:r>
                        <w:r w:rsidR="00A92E0A">
                          <w:rPr>
                            <w:rFonts w:ascii="Times New Roman" w:eastAsia="Batang" w:hAnsi="Times New Roman" w:cs="Times New Roman"/>
                            <w:kern w:val="0"/>
                            <w:sz w:val="20"/>
                            <w:szCs w:val="20"/>
                            <w:lang w:bidi="en-US"/>
                            <w14:ligatures w14:val="none"/>
                          </w:rPr>
                          <w:instrText xml:space="preserve"> ADDIN EN.CITE &lt;EndNote&gt;&lt;Cite&gt;&lt;Author&gt;Sievi&lt;/Author&gt;&lt;Year&gt;2019&lt;/Year&gt;&lt;RecNum&gt;2593&lt;/RecNum&gt;&lt;DisplayText&gt;&lt;style face="superscript"&gt;1&lt;/style&gt;&lt;/DisplayText&gt;&lt;record&gt;&lt;rec-number&gt;2593&lt;/rec-number&gt;&lt;foreign-keys&gt;&lt;key app="EN" db-id="xdf2fr2f0dp5e0erdepvzedj0p2ezxv5d2p5" timestamp="1736039511"&gt;2593&lt;/key&gt;&lt;/foreign-keys&gt;&lt;ref-type name="Journal Article"&gt;17&lt;/ref-type&gt;&lt;contributors&gt;&lt;authors&gt;&lt;author&gt;Sievi, Gabriel&lt;/author&gt;&lt;author&gt;Geburtig, Denise&lt;/author&gt;&lt;author&gt;Skeledzic, Tanja&lt;/author&gt;&lt;author&gt;Bösmann, Andreas&lt;/author&gt;&lt;author&gt;Preuster, Patrick&lt;/author&gt;&lt;author&gt;Brummel, Olaf&lt;/author&gt;&lt;author&gt;Waidhas, Fabian&lt;/author&gt;&lt;author&gt;Montero, María A.&lt;/author&gt;&lt;author&gt;Khanipour, Peyman&lt;/author&gt;&lt;author&gt;Katsounaros, Ioannis&lt;/author&gt;&lt;author&gt;Libuda, Jörg&lt;/author&gt;&lt;author&gt;Mayrhofer, Karl J. J.&lt;/author&gt;&lt;author&gt;Wasserscheid, Peter&lt;/author&gt;&lt;/authors&gt;&lt;/contributors&gt;&lt;titles&gt;&lt;title&gt;Towards an efficient liquid organic hydrogen carrier fuel cell concept&lt;/title&gt;&lt;secondary-title&gt;Energy &amp;amp; Environmental Science&lt;/secondary-title&gt;&lt;/titles&gt;&lt;pages&gt;2305-2314&lt;/pages&gt;&lt;volume&gt;12&lt;/volume&gt;&lt;number&gt;7&lt;/number&gt;&lt;dates&gt;&lt;year&gt;2019&lt;/year&gt;&lt;/dates&gt;&lt;publisher&gt;The Royal Society of Chemistry&lt;/publisher&gt;&lt;isbn&gt;1754-5692&lt;/isbn&gt;&lt;work-type&gt;10.1039/C9EE01324E&lt;/work-type&gt;&lt;urls&gt;&lt;related-urls&gt;&lt;url&gt;http://dx.doi.org/10.1039/C9EE01324E&lt;/url&gt;&lt;/related-urls&gt;&lt;/urls&gt;&lt;electronic-resource-num&gt;10.1039/C9EE01324E&lt;/electronic-resource-num&gt;&lt;/record&gt;&lt;/Cite&gt;&lt;/EndNote&gt;</w:instrText>
                        </w:r>
                        <w:r w:rsidR="00A92E0A">
                          <w:rPr>
                            <w:rFonts w:ascii="Times New Roman" w:eastAsia="Batang" w:hAnsi="Times New Roman" w:cs="Times New Roman"/>
                            <w:kern w:val="0"/>
                            <w:sz w:val="20"/>
                            <w:szCs w:val="20"/>
                            <w:lang w:bidi="en-US"/>
                            <w14:ligatures w14:val="none"/>
                          </w:rPr>
                          <w:fldChar w:fldCharType="separate"/>
                        </w:r>
                        <w:r w:rsidR="00A92E0A" w:rsidRPr="00A92E0A">
                          <w:rPr>
                            <w:rFonts w:ascii="Times New Roman" w:eastAsia="Batang" w:hAnsi="Times New Roman" w:cs="Times New Roman"/>
                            <w:noProof/>
                            <w:kern w:val="0"/>
                            <w:sz w:val="20"/>
                            <w:szCs w:val="20"/>
                            <w:vertAlign w:val="superscript"/>
                            <w:lang w:bidi="en-US"/>
                            <w14:ligatures w14:val="none"/>
                          </w:rPr>
                          <w:t>1</w:t>
                        </w:r>
                        <w:r w:rsidR="00A92E0A">
                          <w:rPr>
                            <w:rFonts w:ascii="Times New Roman" w:eastAsia="Batang" w:hAnsi="Times New Roman" w:cs="Times New Roman"/>
                            <w:kern w:val="0"/>
                            <w:sz w:val="20"/>
                            <w:szCs w:val="20"/>
                            <w:lang w:bidi="en-US"/>
                            <w14:ligatures w14:val="none"/>
                          </w:rPr>
                          <w:fldChar w:fldCharType="end"/>
                        </w:r>
                        <w:ins w:id="550" w:author="Shannon Boettcher" w:date="2025-01-04T17:10:00Z" w16du:dateUtc="2025-01-05T01:10:00Z">
                          <w:r w:rsidRPr="005728C5">
                            <w:rPr>
                              <w:rFonts w:ascii="Times New Roman" w:eastAsia="Batang" w:hAnsi="Times New Roman" w:cs="Times New Roman"/>
                              <w:kern w:val="0"/>
                              <w:sz w:val="20"/>
                              <w:szCs w:val="20"/>
                              <w:lang w:bidi="en-US"/>
                              <w14:ligatures w14:val="none"/>
                            </w:rPr>
                            <w:t xml:space="preserve"> The LOHC hydrogen storage system has been developed using </w:t>
                          </w:r>
                          <w:proofErr w:type="spellStart"/>
                          <w:r w:rsidRPr="005728C5">
                            <w:rPr>
                              <w:rFonts w:ascii="Times New Roman" w:eastAsia="Batang" w:hAnsi="Times New Roman" w:cs="Times New Roman"/>
                              <w:kern w:val="0"/>
                              <w:sz w:val="20"/>
                              <w:szCs w:val="20"/>
                              <w:lang w:bidi="en-US"/>
                              <w14:ligatures w14:val="none"/>
                            </w:rPr>
                            <w:t>thermocatalysis</w:t>
                          </w:r>
                          <w:proofErr w:type="spellEnd"/>
                          <w:r w:rsidRPr="005728C5">
                            <w:rPr>
                              <w:rFonts w:ascii="Times New Roman" w:eastAsia="Batang" w:hAnsi="Times New Roman" w:cs="Times New Roman"/>
                              <w:kern w:val="0"/>
                              <w:sz w:val="20"/>
                              <w:szCs w:val="20"/>
                              <w:lang w:bidi="en-US"/>
                              <w14:ligatures w14:val="none"/>
                            </w:rPr>
                            <w:t xml:space="preserve"> approaches, such as by Chiyoda’s. These approaches require a centralized chemical plant to store and generate H</w:t>
                          </w:r>
                          <w:r w:rsidRPr="005728C5">
                            <w:rPr>
                              <w:rFonts w:ascii="Times New Roman" w:eastAsia="Batang" w:hAnsi="Times New Roman" w:cs="Times New Roman"/>
                              <w:kern w:val="0"/>
                              <w:sz w:val="20"/>
                              <w:szCs w:val="20"/>
                              <w:vertAlign w:val="subscript"/>
                              <w:lang w:bidi="en-US"/>
                              <w14:ligatures w14:val="none"/>
                            </w:rPr>
                            <w:t>2</w:t>
                          </w:r>
                          <w:r w:rsidRPr="005728C5">
                            <w:rPr>
                              <w:rFonts w:ascii="Times New Roman" w:eastAsia="Batang" w:hAnsi="Times New Roman" w:cs="Times New Roman"/>
                              <w:kern w:val="0"/>
                              <w:sz w:val="20"/>
                              <w:szCs w:val="20"/>
                              <w:lang w:bidi="en-US"/>
                              <w14:ligatures w14:val="none"/>
                            </w:rPr>
                            <w:t xml:space="preserve"> gas on a large scale to reduce storage costs, and without considering the capacities of renewable H</w:t>
                          </w:r>
                          <w:r w:rsidRPr="005728C5">
                            <w:rPr>
                              <w:rFonts w:ascii="Times New Roman" w:eastAsia="Batang" w:hAnsi="Times New Roman" w:cs="Times New Roman"/>
                              <w:kern w:val="0"/>
                              <w:sz w:val="20"/>
                              <w:szCs w:val="20"/>
                              <w:vertAlign w:val="subscript"/>
                              <w:lang w:bidi="en-US"/>
                              <w14:ligatures w14:val="none"/>
                            </w:rPr>
                            <w:t>2</w:t>
                          </w:r>
                          <w:r w:rsidRPr="005728C5">
                            <w:rPr>
                              <w:rFonts w:ascii="Times New Roman" w:eastAsia="Batang" w:hAnsi="Times New Roman" w:cs="Times New Roman"/>
                              <w:kern w:val="0"/>
                              <w:sz w:val="20"/>
                              <w:szCs w:val="20"/>
                              <w:lang w:bidi="en-US"/>
                              <w14:ligatures w14:val="none"/>
                            </w:rPr>
                            <w:t xml:space="preserve"> producer and, especially, widespread distribution of hydrogen users. electrochemical LOHC hydrogenation (EH) into water electrolyzers with renewable electricity, and electrochemical dehydrogenation (EDH) using low-temperature solid oxide fuel cells (LT-SOFC, 400-450 </w:t>
                          </w:r>
                          <w:r w:rsidRPr="005728C5">
                            <w:rPr>
                              <w:rFonts w:ascii="Times New Roman" w:eastAsia="Batang" w:hAnsi="Times New Roman" w:cs="Times New Roman"/>
                              <w:kern w:val="0"/>
                              <w:sz w:val="20"/>
                              <w:szCs w:val="20"/>
                              <w:vertAlign w:val="superscript"/>
                              <w:lang w:bidi="en-US"/>
                              <w14:ligatures w14:val="none"/>
                            </w:rPr>
                            <w:t>o</w:t>
                          </w:r>
                          <w:r w:rsidRPr="005728C5">
                            <w:rPr>
                              <w:rFonts w:ascii="Times New Roman" w:eastAsia="Batang" w:hAnsi="Times New Roman" w:cs="Times New Roman"/>
                              <w:kern w:val="0"/>
                              <w:sz w:val="20"/>
                              <w:szCs w:val="20"/>
                              <w:lang w:bidi="en-US"/>
                              <w14:ligatures w14:val="none"/>
                            </w:rPr>
                            <w:t>C) to provide electricity for users. The LOHC pair used is methylcyclohexane (MCH) and toluene (TOL) which stores three hydrogen molecules in one LOHC molecule. The study of TOH EH and MCH EDH are in their early stages. The team will improve both EH and EDH devices, develop advanced electro-thermal catalysts to advance the technology to enable a highly efficient, durable, in-situ, gaseous-H</w:t>
                          </w:r>
                          <w:r w:rsidRPr="005728C5">
                            <w:rPr>
                              <w:rFonts w:ascii="Times New Roman" w:eastAsia="Batang" w:hAnsi="Times New Roman" w:cs="Times New Roman"/>
                              <w:kern w:val="0"/>
                              <w:sz w:val="20"/>
                              <w:szCs w:val="20"/>
                              <w:vertAlign w:val="subscript"/>
                              <w:lang w:bidi="en-US"/>
                              <w14:ligatures w14:val="none"/>
                            </w:rPr>
                            <w:t>2</w:t>
                          </w:r>
                          <w:r w:rsidRPr="005728C5">
                            <w:rPr>
                              <w:rFonts w:ascii="Times New Roman" w:eastAsia="Batang" w:hAnsi="Times New Roman" w:cs="Times New Roman"/>
                              <w:kern w:val="0"/>
                              <w:sz w:val="20"/>
                              <w:szCs w:val="20"/>
                              <w:lang w:bidi="en-US"/>
                              <w14:ligatures w14:val="none"/>
                            </w:rPr>
                            <w:t>-free hydrogen storage and delivery system for commercialization</w:t>
                          </w:r>
                          <w:r w:rsidRPr="005728C5">
                            <w:rPr>
                              <w:rFonts w:ascii="Times New Roman" w:hAnsi="Times New Roman" w:cs="Times New Roman"/>
                              <w:sz w:val="20"/>
                              <w:szCs w:val="20"/>
                            </w:rPr>
                            <w:t xml:space="preserve"> </w:t>
                          </w:r>
                        </w:ins>
                      </w:p>
                      <w:p w14:paraId="2FCD0699" w14:textId="31DE3BCA" w:rsidR="008179A7" w:rsidRPr="00883DBD" w:rsidRDefault="008179A7">
                        <w:pPr>
                          <w:widowControl w:val="0"/>
                          <w:spacing w:after="240"/>
                          <w:jc w:val="both"/>
                          <w:rPr>
                            <w:rFonts w:ascii="Times New Roman" w:eastAsia="Times New Roman" w:hAnsi="Times New Roman" w:cs="Times New Roman"/>
                            <w:color w:val="000000" w:themeColor="text1"/>
                            <w:sz w:val="20"/>
                            <w:szCs w:val="20"/>
                            <w:rPrChange w:id="551" w:author="Shannon Boettcher" w:date="2025-01-04T16:53:00Z" w16du:dateUtc="2025-01-05T00:53:00Z">
                              <w:rPr/>
                            </w:rPrChange>
                          </w:rPr>
                          <w:pPrChange w:id="552" w:author="Shannon Boettcher" w:date="2025-01-04T16:45:00Z" w16du:dateUtc="2025-01-05T00:45:00Z">
                            <w:pPr/>
                          </w:pPrChange>
                        </w:pPr>
                        <w:del w:id="553" w:author="Shannon Boettcher" w:date="2025-01-04T17:10:00Z" w16du:dateUtc="2025-01-05T01:10:00Z">
                          <w:r w:rsidRPr="00883DBD" w:rsidDel="008179A7">
                            <w:rPr>
                              <w:rFonts w:ascii="Times New Roman" w:eastAsia="Times New Roman" w:hAnsi="Times New Roman" w:cs="Times New Roman"/>
                              <w:color w:val="000000" w:themeColor="text1"/>
                              <w:sz w:val="20"/>
                              <w:szCs w:val="20"/>
                              <w:rPrChange w:id="554" w:author="Shannon Boettcher" w:date="2025-01-04T16:53:00Z" w16du:dateUtc="2025-01-05T00:53:00Z">
                                <w:rPr>
                                  <w:rFonts w:ascii="Times New Roman" w:eastAsia="Times New Roman" w:hAnsi="Times New Roman" w:cs="Times New Roman"/>
                                  <w:color w:val="000000" w:themeColor="text1"/>
                                  <w:sz w:val="22"/>
                                  <w:szCs w:val="22"/>
                                </w:rPr>
                              </w:rPrChange>
                            </w:rPr>
                            <w:fldChar w:fldCharType="begin"/>
                          </w:r>
                          <w:r w:rsidRPr="00883DBD" w:rsidDel="008179A7">
                            <w:rPr>
                              <w:rFonts w:ascii="Times New Roman" w:eastAsia="Times New Roman" w:hAnsi="Times New Roman" w:cs="Times New Roman"/>
                              <w:color w:val="000000" w:themeColor="text1"/>
                              <w:sz w:val="20"/>
                              <w:szCs w:val="20"/>
                              <w:rPrChange w:id="555" w:author="Shannon Boettcher" w:date="2025-01-04T16:53:00Z" w16du:dateUtc="2025-01-05T00:53:00Z">
                                <w:rPr>
                                  <w:rFonts w:ascii="Times New Roman" w:eastAsia="Times New Roman" w:hAnsi="Times New Roman" w:cs="Times New Roman"/>
                                  <w:color w:val="000000" w:themeColor="text1"/>
                                  <w:sz w:val="22"/>
                                  <w:szCs w:val="22"/>
                                </w:rPr>
                              </w:rPrChange>
                            </w:rPr>
                            <w:delInstrText xml:space="preserve"> ADDIN EN.CITE &lt;EndNote&gt;&lt;Cite&gt;&lt;Author&gt;Lee&lt;/Author&gt;&lt;Year&gt;2023&lt;/Year&gt;&lt;RecNum&gt;2591&lt;/RecNum&gt;&lt;DisplayText&gt;&lt;style face="superscript"&gt;1&lt;/style&gt;&lt;/DisplayText&gt;&lt;record&gt;&lt;rec-number&gt;2591&lt;/rec-number&gt;&lt;foreign-keys&gt;&lt;key app="EN" db-id="xdf2fr2f0dp5e0erdepvzedj0p2ezxv5d2p5" timestamp="1736038094"&gt;2591&lt;/key&gt;&lt;/foreign-keys&gt;&lt;ref-type name="Journal Article"&gt;17&lt;/ref-type&gt;&lt;contributors&gt;&lt;authors&gt;&lt;author&gt;Lee,Gi-Hyeok&lt;/author&gt;&lt;author&gt;Lim,Jungwoo&lt;/author&gt;&lt;author&gt;Shin,Jeongyim&lt;/author&gt;&lt;author&gt;Hardwick,Laurence J.&lt;/author&gt;&lt;author&gt;Yang,Wanli&lt;/author&gt;&lt;/authors&gt;&lt;/contributors&gt;&lt;titles&gt;&lt;title&gt;Towards commercialization of fluorinated cation-disordered rock-salt Li-ion cathodes&lt;/title&gt;&lt;secondary-title&gt;Frontiers in Chemistry&lt;/secondary-title&gt;&lt;short-title&gt;Towards Commercialization of Fluorinated Cation-Disordered Rock-Salt Li-ion Cathodes&lt;/short-title&gt;&lt;/titles&gt;&lt;periodical&gt;&lt;full-title&gt;Frontiers in Chemistry&lt;/full-title&gt;&lt;/periodical&gt;&lt;volume&gt;11&lt;/volume&gt;&lt;keywords&gt;&lt;keyword&gt;Li-ion batteries,Cathode,cation-disordered rock-salt,Commercialization,Degradation pathway,surface coating&lt;/keyword&gt;&lt;/keywords&gt;&lt;dates&gt;&lt;year&gt;2023&lt;/year&gt;&lt;pub-dates&gt;&lt;date&gt;2023-January-13&lt;/date&gt;&lt;/pub-dates&gt;&lt;/dates&gt;&lt;isbn&gt;2296-2646&lt;/isbn&gt;&lt;work-type&gt;Mini Review&lt;/work-type&gt;&lt;urls&gt;&lt;related-urls&gt;&lt;url&gt;https://www.frontiersin.org/journals/chemistry/articles/10.3389/fchem.2023.1098460&lt;/url&gt;&lt;/related-urls&gt;&lt;/urls&gt;&lt;electronic-resource-num&gt;10.3389/fchem.2023.1098460&lt;/electronic-resource-num&gt;&lt;language&gt;English&lt;/language&gt;&lt;/record&gt;&lt;/Cite&gt;&lt;/EndNote&gt;</w:delInstrText>
                          </w:r>
                          <w:r w:rsidRPr="00883DBD" w:rsidDel="008179A7">
                            <w:rPr>
                              <w:rFonts w:ascii="Times New Roman" w:eastAsia="Times New Roman" w:hAnsi="Times New Roman" w:cs="Times New Roman"/>
                              <w:color w:val="000000" w:themeColor="text1"/>
                              <w:sz w:val="20"/>
                              <w:szCs w:val="20"/>
                              <w:rPrChange w:id="556" w:author="Shannon Boettcher" w:date="2025-01-04T16:53:00Z" w16du:dateUtc="2025-01-05T00:53:00Z">
                                <w:rPr>
                                  <w:rFonts w:ascii="Times New Roman" w:eastAsia="Times New Roman" w:hAnsi="Times New Roman" w:cs="Times New Roman"/>
                                  <w:color w:val="000000" w:themeColor="text1"/>
                                  <w:sz w:val="22"/>
                                  <w:szCs w:val="22"/>
                                </w:rPr>
                              </w:rPrChange>
                            </w:rPr>
                            <w:fldChar w:fldCharType="separate"/>
                          </w:r>
                          <w:r w:rsidRPr="00883DBD" w:rsidDel="008179A7">
                            <w:rPr>
                              <w:rFonts w:ascii="Times New Roman" w:eastAsia="Times New Roman" w:hAnsi="Times New Roman" w:cs="Times New Roman"/>
                              <w:noProof/>
                              <w:color w:val="000000" w:themeColor="text1"/>
                              <w:sz w:val="20"/>
                              <w:szCs w:val="20"/>
                              <w:vertAlign w:val="superscript"/>
                              <w:rPrChange w:id="557" w:author="Shannon Boettcher" w:date="2025-01-04T16:53:00Z" w16du:dateUtc="2025-01-05T00:53:00Z">
                                <w:rPr>
                                  <w:rFonts w:ascii="Times New Roman" w:eastAsia="Times New Roman" w:hAnsi="Times New Roman" w:cs="Times New Roman"/>
                                  <w:noProof/>
                                  <w:color w:val="000000" w:themeColor="text1"/>
                                  <w:sz w:val="22"/>
                                  <w:szCs w:val="22"/>
                                  <w:vertAlign w:val="superscript"/>
                                </w:rPr>
                              </w:rPrChange>
                            </w:rPr>
                            <w:delText>1</w:delText>
                          </w:r>
                          <w:r w:rsidRPr="00883DBD" w:rsidDel="008179A7">
                            <w:rPr>
                              <w:rFonts w:ascii="Times New Roman" w:eastAsia="Times New Roman" w:hAnsi="Times New Roman" w:cs="Times New Roman"/>
                              <w:color w:val="000000" w:themeColor="text1"/>
                              <w:sz w:val="20"/>
                              <w:szCs w:val="20"/>
                              <w:rPrChange w:id="558" w:author="Shannon Boettcher" w:date="2025-01-04T16:53:00Z" w16du:dateUtc="2025-01-05T00:53:00Z">
                                <w:rPr>
                                  <w:rFonts w:ascii="Times New Roman" w:eastAsia="Times New Roman" w:hAnsi="Times New Roman" w:cs="Times New Roman"/>
                                  <w:color w:val="000000" w:themeColor="text1"/>
                                  <w:sz w:val="22"/>
                                  <w:szCs w:val="22"/>
                                </w:rPr>
                              </w:rPrChange>
                            </w:rPr>
                            <w:fldChar w:fldCharType="end"/>
                          </w:r>
                        </w:del>
                      </w:p>
                    </w:txbxContent>
                  </v:textbox>
                  <w10:wrap type="square" anchorx="margin"/>
                </v:shape>
              </w:pict>
            </mc:Fallback>
          </mc:AlternateContent>
        </w:r>
      </w:ins>
      <w:ins w:id="559" w:author="Shannon Boettcher" w:date="2025-01-04T14:37:00Z" w16du:dateUtc="2025-01-04T22:37:00Z">
        <w:r w:rsidR="00B97AF3">
          <w:rPr>
            <w:rFonts w:ascii="Times New Roman" w:eastAsia="Times New Roman" w:hAnsi="Times New Roman" w:cs="Times New Roman"/>
            <w:color w:val="000000" w:themeColor="text1"/>
            <w:sz w:val="22"/>
            <w:szCs w:val="22"/>
          </w:rPr>
          <w:t>Dr. Andrew Haddad</w:t>
        </w:r>
      </w:ins>
      <w:ins w:id="560" w:author="Shannon Boettcher" w:date="2025-01-04T13:28:00Z" w16du:dateUtc="2025-01-04T21:28:00Z">
        <w:r w:rsidR="00A62AF6">
          <w:rPr>
            <w:rFonts w:ascii="Times New Roman" w:eastAsia="Times New Roman" w:hAnsi="Times New Roman" w:cs="Times New Roman"/>
            <w:color w:val="000000" w:themeColor="text1"/>
            <w:sz w:val="22"/>
            <w:szCs w:val="22"/>
          </w:rPr>
          <w:t xml:space="preserve"> </w:t>
        </w:r>
      </w:ins>
      <w:ins w:id="561" w:author="Shannon Boettcher" w:date="2025-01-04T14:38:00Z" w16du:dateUtc="2025-01-04T22:38:00Z">
        <w:r w:rsidR="00B97AF3">
          <w:rPr>
            <w:rFonts w:ascii="Times New Roman" w:eastAsia="Times New Roman" w:hAnsi="Times New Roman" w:cs="Times New Roman"/>
            <w:color w:val="000000" w:themeColor="text1"/>
            <w:sz w:val="22"/>
            <w:szCs w:val="22"/>
          </w:rPr>
          <w:t xml:space="preserve">with Dr. Mike Tucker and the industry partner network will work in the </w:t>
        </w:r>
      </w:ins>
      <w:ins w:id="562" w:author="Shannon Boettcher" w:date="2025-01-04T13:28:00Z" w16du:dateUtc="2025-01-04T21:28:00Z">
        <w:r w:rsidR="00A62AF6">
          <w:rPr>
            <w:rFonts w:ascii="Times New Roman" w:eastAsia="Times New Roman" w:hAnsi="Times New Roman" w:cs="Times New Roman"/>
            <w:color w:val="000000" w:themeColor="text1"/>
            <w:sz w:val="22"/>
            <w:szCs w:val="22"/>
          </w:rPr>
          <w:t xml:space="preserve">Engine </w:t>
        </w:r>
      </w:ins>
      <w:ins w:id="563" w:author="Shannon Boettcher" w:date="2025-01-04T14:38:00Z" w16du:dateUtc="2025-01-04T22:38:00Z">
        <w:r w:rsidR="00B97AF3">
          <w:rPr>
            <w:rFonts w:ascii="Times New Roman" w:eastAsia="Times New Roman" w:hAnsi="Times New Roman" w:cs="Times New Roman"/>
            <w:color w:val="000000" w:themeColor="text1"/>
            <w:sz w:val="22"/>
            <w:szCs w:val="22"/>
          </w:rPr>
          <w:t>to</w:t>
        </w:r>
      </w:ins>
      <w:ins w:id="564" w:author="Shannon Boettcher" w:date="2025-01-04T13:28:00Z" w16du:dateUtc="2025-01-04T21:28:00Z">
        <w:r w:rsidR="00A62AF6">
          <w:rPr>
            <w:rFonts w:ascii="Times New Roman" w:eastAsia="Times New Roman" w:hAnsi="Times New Roman" w:cs="Times New Roman"/>
            <w:color w:val="000000" w:themeColor="text1"/>
            <w:sz w:val="22"/>
            <w:szCs w:val="22"/>
          </w:rPr>
          <w:t xml:space="preserve"> </w:t>
        </w:r>
      </w:ins>
      <w:ins w:id="565" w:author="Shannon Boettcher" w:date="2025-01-04T13:29:00Z" w16du:dateUtc="2025-01-04T21:29:00Z">
        <w:r w:rsidR="00A62AF6">
          <w:rPr>
            <w:rFonts w:ascii="Times New Roman" w:eastAsia="Times New Roman" w:hAnsi="Times New Roman" w:cs="Times New Roman"/>
            <w:color w:val="000000" w:themeColor="text1"/>
            <w:sz w:val="22"/>
            <w:szCs w:val="22"/>
          </w:rPr>
          <w:t>apply</w:t>
        </w:r>
      </w:ins>
      <w:ins w:id="566" w:author="Shannon Boettcher" w:date="2025-01-04T13:28:00Z" w16du:dateUtc="2025-01-04T21:28:00Z">
        <w:r w:rsidR="00A62AF6">
          <w:rPr>
            <w:rFonts w:ascii="Times New Roman" w:eastAsia="Times New Roman" w:hAnsi="Times New Roman" w:cs="Times New Roman"/>
            <w:color w:val="000000" w:themeColor="text1"/>
            <w:sz w:val="22"/>
            <w:szCs w:val="22"/>
          </w:rPr>
          <w:t xml:space="preserve"> </w:t>
        </w:r>
      </w:ins>
      <w:ins w:id="567" w:author="Shannon Boettcher" w:date="2025-01-04T13:25:00Z">
        <w:r w:rsidR="0099745B" w:rsidRPr="0099745B">
          <w:rPr>
            <w:rFonts w:ascii="Times New Roman" w:eastAsia="Times New Roman" w:hAnsi="Times New Roman" w:cs="Times New Roman"/>
            <w:color w:val="000000" w:themeColor="text1"/>
            <w:sz w:val="22"/>
            <w:szCs w:val="22"/>
            <w:rPrChange w:id="568"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electrochemical processes within the space of mining and refinement across the entire vertical of this supply chain, including mining, refinement, material synthesis, and product or pack manufacturing, to support the evolution of a sector that predominantly relies on energy and reagent intensive thermochemical processes.  </w:t>
        </w:r>
        <w:commentRangeStart w:id="569"/>
        <w:commentRangeStart w:id="570"/>
        <w:r w:rsidR="0099745B" w:rsidRPr="0099745B">
          <w:rPr>
            <w:rFonts w:ascii="Times New Roman" w:eastAsia="Times New Roman" w:hAnsi="Times New Roman" w:cs="Times New Roman"/>
            <w:color w:val="000000" w:themeColor="text1"/>
            <w:sz w:val="22"/>
            <w:szCs w:val="22"/>
            <w:rPrChange w:id="571"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Recent work on electrochemical ore leaching of lithium highlights that adapting electrochemical processes can lead to greater than 60 % reductions in energy and cost intensity while minimizing chemical reagent use and waste generation. It also opens the door for subsurface electrochemical mining, an emerging area that leverages the mature horizontal drilling and hydraulic fracturing industries to achieve mineral recovery directly from ore bodies, significantly reducing surface disruption, water usage, and the carbon footprint associated with traditional mining. </w:t>
        </w:r>
        <w:commentRangeEnd w:id="569"/>
        <w:r w:rsidR="0099745B" w:rsidRPr="0099745B">
          <w:rPr>
            <w:rFonts w:ascii="Times New Roman" w:eastAsia="Times New Roman" w:hAnsi="Times New Roman" w:cs="Times New Roman"/>
            <w:color w:val="000000" w:themeColor="text1"/>
            <w:sz w:val="22"/>
            <w:szCs w:val="22"/>
            <w:rPrChange w:id="572" w:author="Shannon Boettcher" w:date="2025-01-04T13:25:00Z" w16du:dateUtc="2025-01-04T21:25:00Z">
              <w:rPr>
                <w:rFonts w:ascii="Times New Roman" w:eastAsia="Times New Roman" w:hAnsi="Times New Roman" w:cs="Times New Roman"/>
                <w:b/>
                <w:bCs/>
                <w:color w:val="000000" w:themeColor="text1"/>
                <w:sz w:val="22"/>
                <w:szCs w:val="22"/>
              </w:rPr>
            </w:rPrChange>
          </w:rPr>
          <w:commentReference w:id="569"/>
        </w:r>
      </w:ins>
      <w:commentRangeEnd w:id="570"/>
      <w:ins w:id="573" w:author="Shannon Boettcher" w:date="2025-01-04T13:29:00Z" w16du:dateUtc="2025-01-04T21:29:00Z">
        <w:r w:rsidR="00A62AF6">
          <w:rPr>
            <w:rStyle w:val="CommentReference"/>
            <w:rFonts w:ascii="Calibri" w:eastAsia="Calibri" w:hAnsi="Calibri" w:cs="Calibri"/>
            <w:kern w:val="0"/>
            <w14:ligatures w14:val="none"/>
          </w:rPr>
          <w:commentReference w:id="570"/>
        </w:r>
      </w:ins>
      <w:ins w:id="574" w:author="Shannon Boettcher" w:date="2025-01-04T13:25:00Z">
        <w:r w:rsidR="0099745B" w:rsidRPr="0099745B">
          <w:rPr>
            <w:rFonts w:ascii="Times New Roman" w:eastAsia="Times New Roman" w:hAnsi="Times New Roman" w:cs="Times New Roman"/>
            <w:color w:val="000000" w:themeColor="text1"/>
            <w:sz w:val="22"/>
            <w:szCs w:val="22"/>
            <w:rPrChange w:id="575" w:author="Shannon Boettcher" w:date="2025-01-04T13:25:00Z" w16du:dateUtc="2025-01-04T21:25:00Z">
              <w:rPr>
                <w:rFonts w:ascii="Times New Roman" w:eastAsia="Times New Roman" w:hAnsi="Times New Roman" w:cs="Times New Roman"/>
                <w:b/>
                <w:bCs/>
                <w:color w:val="000000" w:themeColor="text1"/>
                <w:sz w:val="22"/>
                <w:szCs w:val="22"/>
              </w:rPr>
            </w:rPrChange>
          </w:rPr>
          <w:t xml:space="preserve"> Moreover, transformational electrochemical processes that can eliminate intermediate process steps and produce metals directly from ores are also being pursued. By coupling the selectivity of electrochemistry with the enhanced kinetics of high temperatures, high temperature electrochemical processes hold immense potential for future applications in metal and alloy production. These systems enable efficient production of metals and alloys from raw materials with minimal impurities reducing traditional processing complexity. They offer a closed-loop approach, optimizing resource utilization and reducing energy consumption, especially when integrated with renewable energy sources, and have potential for direct Li metal, copper metal production from ores. Finally, enhanced circularity can be achieved by utilizing traditional waste materials as new feedstocks for targeted critical elements. The development of composite membranes that leverage selective ion capture materials affords ability to selectivity recover elements using mature and derisked electrodialysis cells, improving the economic viability of extracting critical elements from low-grade ores and recycling streams.</w:t>
        </w:r>
      </w:ins>
    </w:p>
    <w:p w14:paraId="6C959CE9" w14:textId="158315EA" w:rsidR="00023FAE" w:rsidRPr="00A62AF6" w:rsidRDefault="0099745B" w:rsidP="00F57026">
      <w:pPr>
        <w:widowControl w:val="0"/>
        <w:spacing w:after="240"/>
        <w:jc w:val="both"/>
        <w:rPr>
          <w:rFonts w:ascii="Times New Roman" w:eastAsia="Times New Roman" w:hAnsi="Times New Roman" w:cs="Times New Roman"/>
          <w:color w:val="000000" w:themeColor="text1"/>
          <w:sz w:val="22"/>
          <w:szCs w:val="22"/>
        </w:rPr>
      </w:pPr>
      <w:ins w:id="576" w:author="Shannon Boettcher" w:date="2025-01-04T13:25:00Z">
        <w:r w:rsidRPr="0099745B">
          <w:rPr>
            <w:rFonts w:ascii="Times New Roman" w:eastAsia="Times New Roman" w:hAnsi="Times New Roman" w:cs="Times New Roman"/>
            <w:color w:val="000000" w:themeColor="text1"/>
            <w:sz w:val="22"/>
            <w:szCs w:val="22"/>
            <w:rPrChange w:id="577" w:author="Shannon Boettcher" w:date="2025-01-04T13:25:00Z" w16du:dateUtc="2025-01-04T21:25:00Z">
              <w:rPr>
                <w:rFonts w:ascii="Times New Roman" w:eastAsia="Times New Roman" w:hAnsi="Times New Roman" w:cs="Times New Roman"/>
                <w:b/>
                <w:bCs/>
                <w:color w:val="000000" w:themeColor="text1"/>
                <w:sz w:val="22"/>
                <w:szCs w:val="22"/>
              </w:rPr>
            </w:rPrChange>
          </w:rPr>
          <w:t>By integrating these electrochemical advancements, the mining and refinement industry can meet the dual goals of environmental stewardship and economic feasibility. The ability to deploy clean, scalable, and high-yield processes fosters a secure and resilient supply chain for critical minerals. Moreover, these technologies leverage the synergies between industrial operations and renewable energy infrastructure, positioning them as cornerstones for the transition to a sustainable energy future.</w:t>
        </w:r>
      </w:ins>
    </w:p>
    <w:p w14:paraId="2DB167DE" w14:textId="559F3D8F" w:rsidR="00F57026" w:rsidRPr="00F57026" w:rsidRDefault="00F57026" w:rsidP="00F57026">
      <w:pPr>
        <w:widowControl w:val="0"/>
        <w:spacing w:after="240"/>
        <w:jc w:val="both"/>
        <w:rPr>
          <w:rFonts w:ascii="Times New Roman" w:eastAsia="Times New Roman" w:hAnsi="Times New Roman" w:cs="Times New Roman"/>
          <w:color w:val="000000" w:themeColor="text1"/>
          <w:sz w:val="22"/>
          <w:szCs w:val="22"/>
        </w:rPr>
      </w:pPr>
      <w:r w:rsidRPr="00F57026">
        <w:rPr>
          <w:rFonts w:ascii="Times New Roman" w:eastAsia="Times New Roman" w:hAnsi="Times New Roman" w:cs="Times New Roman"/>
          <w:b/>
          <w:bCs/>
          <w:i/>
          <w:iCs/>
          <w:color w:val="000000" w:themeColor="text1"/>
          <w:sz w:val="22"/>
          <w:szCs w:val="22"/>
        </w:rPr>
        <w:t>Fuels and Products:</w:t>
      </w:r>
      <w:r w:rsidRPr="00F57026">
        <w:rPr>
          <w:rFonts w:ascii="Times New Roman" w:eastAsia="Times New Roman" w:hAnsi="Times New Roman" w:cs="Times New Roman"/>
          <w:color w:val="000000" w:themeColor="text1"/>
          <w:sz w:val="22"/>
          <w:szCs w:val="22"/>
        </w:rPr>
        <w:t xml:space="preserve"> The EPIC team will develop electrochemical processes that </w:t>
      </w:r>
      <w:r w:rsidRPr="00F57026">
        <w:rPr>
          <w:rFonts w:ascii="Times New Roman" w:eastAsia="Times New Roman" w:hAnsi="Times New Roman" w:cs="Times New Roman"/>
          <w:i/>
          <w:iCs/>
          <w:color w:val="000000" w:themeColor="text1"/>
          <w:sz w:val="22"/>
          <w:szCs w:val="22"/>
        </w:rPr>
        <w:t>readily ramp up or down in response to grid electric prices</w:t>
      </w:r>
      <w:r w:rsidRPr="00F57026">
        <w:rPr>
          <w:rFonts w:ascii="Times New Roman" w:eastAsia="Times New Roman" w:hAnsi="Times New Roman" w:cs="Times New Roman"/>
          <w:color w:val="000000" w:themeColor="text1"/>
          <w:sz w:val="22"/>
          <w:szCs w:val="22"/>
        </w:rPr>
        <w:t xml:space="preserve"> (thus stabilizing a variable renewable energy electric grid</w:t>
      </w:r>
      <w:ins w:id="578" w:author="Shannon Boettcher" w:date="2025-01-04T14:34:00Z" w16du:dateUtc="2025-01-04T22:34:00Z">
        <w:r w:rsidR="0033172A">
          <w:rPr>
            <w:rFonts w:ascii="Times New Roman" w:eastAsia="Times New Roman" w:hAnsi="Times New Roman" w:cs="Times New Roman"/>
            <w:color w:val="000000" w:themeColor="text1"/>
            <w:sz w:val="22"/>
            <w:szCs w:val="22"/>
          </w:rPr>
          <w:t xml:space="preserve"> and </w:t>
        </w:r>
      </w:ins>
      <w:ins w:id="579" w:author="Shannon Boettcher" w:date="2025-01-04T14:35:00Z" w16du:dateUtc="2025-01-04T22:35:00Z">
        <w:r w:rsidR="0028323A">
          <w:rPr>
            <w:rFonts w:ascii="Times New Roman" w:eastAsia="Times New Roman" w:hAnsi="Times New Roman" w:cs="Times New Roman"/>
            <w:color w:val="000000" w:themeColor="text1"/>
            <w:sz w:val="22"/>
            <w:szCs w:val="22"/>
          </w:rPr>
          <w:t>ultimately</w:t>
        </w:r>
      </w:ins>
      <w:ins w:id="580" w:author="Shannon Boettcher" w:date="2025-01-04T14:34:00Z" w16du:dateUtc="2025-01-04T22:34:00Z">
        <w:r w:rsidR="0033172A">
          <w:rPr>
            <w:rFonts w:ascii="Times New Roman" w:eastAsia="Times New Roman" w:hAnsi="Times New Roman" w:cs="Times New Roman"/>
            <w:color w:val="000000" w:themeColor="text1"/>
            <w:sz w:val="22"/>
            <w:szCs w:val="22"/>
          </w:rPr>
          <w:t xml:space="preserve"> allowing increased renewable penetration and lowering electrical energy prices)</w:t>
        </w:r>
      </w:ins>
      <w:del w:id="581" w:author="Shannon Boettcher" w:date="2025-01-04T14:34:00Z" w16du:dateUtc="2025-01-04T22:34:00Z">
        <w:r w:rsidRPr="00F57026" w:rsidDel="0033172A">
          <w:rPr>
            <w:rFonts w:ascii="Times New Roman" w:eastAsia="Times New Roman" w:hAnsi="Times New Roman" w:cs="Times New Roman"/>
            <w:color w:val="000000" w:themeColor="text1"/>
            <w:sz w:val="22"/>
            <w:szCs w:val="22"/>
          </w:rPr>
          <w:delText>)</w:delText>
        </w:r>
      </w:del>
      <w:r w:rsidRPr="00F57026">
        <w:rPr>
          <w:rFonts w:ascii="Times New Roman" w:eastAsia="Times New Roman" w:hAnsi="Times New Roman" w:cs="Times New Roman"/>
          <w:color w:val="000000" w:themeColor="text1"/>
          <w:sz w:val="22"/>
          <w:szCs w:val="22"/>
        </w:rPr>
        <w:t>.</w:t>
      </w:r>
      <w:r w:rsidRPr="00F57026">
        <w:rPr>
          <w:rFonts w:ascii="Times New Roman" w:eastAsia="Times New Roman" w:hAnsi="Times New Roman" w:cs="Times New Roman"/>
          <w:color w:val="000000" w:themeColor="text1"/>
          <w:sz w:val="22"/>
          <w:szCs w:val="22"/>
          <w:vertAlign w:val="superscript"/>
        </w:rPr>
        <w:t>9</w:t>
      </w:r>
      <w:r w:rsidRPr="00F57026">
        <w:rPr>
          <w:rFonts w:ascii="Times New Roman" w:eastAsia="Times New Roman" w:hAnsi="Times New Roman" w:cs="Times New Roman"/>
          <w:color w:val="000000" w:themeColor="text1"/>
          <w:sz w:val="22"/>
          <w:szCs w:val="22"/>
        </w:rPr>
        <w:t xml:space="preserve"> PI Boettcher</w:t>
      </w:r>
      <w:ins w:id="582" w:author="Shannon Boettcher" w:date="2025-01-04T14:34:00Z" w16du:dateUtc="2025-01-04T22:34:00Z">
        <w:r w:rsidR="0033172A">
          <w:rPr>
            <w:rFonts w:ascii="Times New Roman" w:eastAsia="Times New Roman" w:hAnsi="Times New Roman" w:cs="Times New Roman"/>
            <w:color w:val="000000" w:themeColor="text1"/>
            <w:sz w:val="22"/>
            <w:szCs w:val="22"/>
          </w:rPr>
          <w:t xml:space="preserve">, working </w:t>
        </w:r>
      </w:ins>
      <w:ins w:id="583" w:author="Shannon Boettcher" w:date="2025-01-04T17:18:00Z" w16du:dateUtc="2025-01-05T01:18:00Z">
        <w:r w:rsidR="00D772AD" w:rsidRPr="00B75F00">
          <w:rPr>
            <w:rFonts w:ascii="Times New Roman" w:eastAsia="Times New Roman" w:hAnsi="Times New Roman" w:cs="Times New Roman"/>
            <w:noProof/>
            <w:color w:val="000000" w:themeColor="text1"/>
            <w:sz w:val="22"/>
            <w:szCs w:val="22"/>
          </w:rPr>
          <w:lastRenderedPageBreak/>
          <mc:AlternateContent>
            <mc:Choice Requires="wps">
              <w:drawing>
                <wp:anchor distT="45720" distB="45720" distL="114300" distR="114300" simplePos="0" relativeHeight="251659264" behindDoc="0" locked="0" layoutInCell="1" allowOverlap="1" wp14:anchorId="18C83B8C" wp14:editId="6F57CEF4">
                  <wp:simplePos x="0" y="0"/>
                  <wp:positionH relativeFrom="margin">
                    <wp:align>left</wp:align>
                  </wp:positionH>
                  <wp:positionV relativeFrom="paragraph">
                    <wp:posOffset>0</wp:posOffset>
                  </wp:positionV>
                  <wp:extent cx="3461385" cy="5452110"/>
                  <wp:effectExtent l="0" t="0" r="24765" b="15240"/>
                  <wp:wrapSquare wrapText="bothSides"/>
                  <wp:docPr id="443438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1385" cy="5452533"/>
                          </a:xfrm>
                          <a:prstGeom prst="rect">
                            <a:avLst/>
                          </a:prstGeom>
                          <a:solidFill>
                            <a:srgbClr val="DCE9F4"/>
                          </a:solidFill>
                          <a:ln>
                            <a:headEnd/>
                            <a:tailEnd/>
                          </a:ln>
                        </wps:spPr>
                        <wps:style>
                          <a:lnRef idx="2">
                            <a:schemeClr val="accent3"/>
                          </a:lnRef>
                          <a:fillRef idx="1">
                            <a:schemeClr val="lt1"/>
                          </a:fillRef>
                          <a:effectRef idx="0">
                            <a:schemeClr val="accent3"/>
                          </a:effectRef>
                          <a:fontRef idx="minor">
                            <a:schemeClr val="dk1"/>
                          </a:fontRef>
                        </wps:style>
                        <wps:txbx>
                          <w:txbxContent>
                            <w:p w14:paraId="2EEC8CEB" w14:textId="3ED481A5" w:rsidR="005B12FD" w:rsidRDefault="006B299C" w:rsidP="005B12FD">
                              <w:pPr>
                                <w:widowControl w:val="0"/>
                                <w:spacing w:after="240"/>
                                <w:jc w:val="both"/>
                                <w:rPr>
                                  <w:ins w:id="584" w:author="Shannon Boettcher" w:date="2025-01-04T16:53:00Z" w16du:dateUtc="2025-01-05T00:53:00Z"/>
                                  <w:rFonts w:ascii="Times New Roman" w:eastAsia="Times New Roman" w:hAnsi="Times New Roman" w:cs="Times New Roman"/>
                                  <w:color w:val="000000" w:themeColor="text1"/>
                                  <w:sz w:val="22"/>
                                  <w:szCs w:val="22"/>
                                </w:rPr>
                              </w:pPr>
                              <w:ins w:id="585" w:author="Shannon Boettcher" w:date="2025-01-04T17:21:00Z" w16du:dateUtc="2025-01-05T01:21:00Z">
                                <w:r>
                                  <w:rPr>
                                    <w:noProof/>
                                  </w:rPr>
                                  <w:drawing>
                                    <wp:inline distT="0" distB="0" distL="0" distR="0" wp14:anchorId="6B981ECA" wp14:editId="29282539">
                                      <wp:extent cx="3265805" cy="1555750"/>
                                      <wp:effectExtent l="0" t="0" r="0" b="6350"/>
                                      <wp:docPr id="1459495948"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5805" cy="1555750"/>
                                              </a:xfrm>
                                              <a:prstGeom prst="rect">
                                                <a:avLst/>
                                              </a:prstGeom>
                                              <a:noFill/>
                                              <a:ln>
                                                <a:noFill/>
                                              </a:ln>
                                            </pic:spPr>
                                          </pic:pic>
                                        </a:graphicData>
                                      </a:graphic>
                                    </wp:inline>
                                  </w:drawing>
                                </w:r>
                              </w:ins>
                            </w:p>
                            <w:p w14:paraId="7692B909" w14:textId="40A85B03" w:rsidR="00D772AD" w:rsidRPr="00D772AD" w:rsidRDefault="005B12FD">
                              <w:pPr>
                                <w:spacing w:line="259" w:lineRule="auto"/>
                                <w:jc w:val="both"/>
                                <w:rPr>
                                  <w:ins w:id="586" w:author="Shannon Boettcher" w:date="2025-01-04T17:18:00Z" w16du:dateUtc="2025-01-05T01:18:00Z"/>
                                  <w:rFonts w:ascii="Times New Roman" w:hAnsi="Times New Roman" w:cs="Times New Roman"/>
                                  <w:sz w:val="20"/>
                                  <w:szCs w:val="20"/>
                                  <w:rPrChange w:id="587" w:author="Shannon Boettcher" w:date="2025-01-04T17:19:00Z" w16du:dateUtc="2025-01-05T01:19:00Z">
                                    <w:rPr>
                                      <w:ins w:id="588" w:author="Shannon Boettcher" w:date="2025-01-04T17:18:00Z" w16du:dateUtc="2025-01-05T01:18:00Z"/>
                                    </w:rPr>
                                  </w:rPrChange>
                                </w:rPr>
                                <w:pPrChange w:id="589" w:author="Shannon Boettcher" w:date="2025-01-04T17:19:00Z" w16du:dateUtc="2025-01-05T01:19:00Z">
                                  <w:pPr>
                                    <w:pStyle w:val="ListParagraph"/>
                                    <w:ind w:left="360"/>
                                    <w:jc w:val="both"/>
                                  </w:pPr>
                                </w:pPrChange>
                              </w:pPr>
                              <w:ins w:id="590" w:author="Shannon Boettcher" w:date="2025-01-04T16:58:00Z" w16du:dateUtc="2025-01-05T00:58:00Z">
                                <w:r w:rsidRPr="00D772AD">
                                  <w:rPr>
                                    <w:rFonts w:ascii="Times New Roman" w:eastAsia="Times New Roman" w:hAnsi="Times New Roman" w:cs="Times New Roman"/>
                                    <w:b/>
                                    <w:bCs/>
                                    <w:color w:val="000000" w:themeColor="text1"/>
                                    <w:sz w:val="20"/>
                                    <w:szCs w:val="20"/>
                                    <w:rPrChange w:id="591" w:author="Shannon Boettcher" w:date="2025-01-04T17:19:00Z" w16du:dateUtc="2025-01-05T01:19:00Z">
                                      <w:rPr>
                                        <w:rFonts w:eastAsia="Times New Roman"/>
                                        <w:b/>
                                        <w:bCs/>
                                        <w:color w:val="000000" w:themeColor="text1"/>
                                        <w:sz w:val="20"/>
                                        <w:szCs w:val="20"/>
                                      </w:rPr>
                                    </w:rPrChange>
                                  </w:rPr>
                                  <w:t xml:space="preserve">Sidebar </w:t>
                                </w:r>
                              </w:ins>
                              <w:ins w:id="592" w:author="Shannon Boettcher" w:date="2025-01-04T17:18:00Z" w16du:dateUtc="2025-01-05T01:18:00Z">
                                <w:r w:rsidRPr="00D772AD">
                                  <w:rPr>
                                    <w:rFonts w:ascii="Times New Roman" w:eastAsia="Times New Roman" w:hAnsi="Times New Roman" w:cs="Times New Roman"/>
                                    <w:b/>
                                    <w:bCs/>
                                    <w:color w:val="000000" w:themeColor="text1"/>
                                    <w:sz w:val="20"/>
                                    <w:szCs w:val="20"/>
                                    <w:rPrChange w:id="593" w:author="Shannon Boettcher" w:date="2025-01-04T17:19:00Z" w16du:dateUtc="2025-01-05T01:19:00Z">
                                      <w:rPr>
                                        <w:rFonts w:eastAsia="Times New Roman"/>
                                        <w:b/>
                                        <w:bCs/>
                                        <w:color w:val="000000" w:themeColor="text1"/>
                                        <w:sz w:val="20"/>
                                        <w:szCs w:val="20"/>
                                      </w:rPr>
                                    </w:rPrChange>
                                  </w:rPr>
                                  <w:t>3</w:t>
                                </w:r>
                              </w:ins>
                              <w:ins w:id="594" w:author="Shannon Boettcher" w:date="2025-01-04T16:58:00Z" w16du:dateUtc="2025-01-05T00:58:00Z">
                                <w:r w:rsidRPr="00D772AD">
                                  <w:rPr>
                                    <w:rFonts w:ascii="Times New Roman" w:eastAsia="Times New Roman" w:hAnsi="Times New Roman" w:cs="Times New Roman"/>
                                    <w:b/>
                                    <w:bCs/>
                                    <w:color w:val="000000" w:themeColor="text1"/>
                                    <w:sz w:val="20"/>
                                    <w:szCs w:val="20"/>
                                    <w:rPrChange w:id="595" w:author="Shannon Boettcher" w:date="2025-01-04T17:19:00Z" w16du:dateUtc="2025-01-05T01:19:00Z">
                                      <w:rPr>
                                        <w:rFonts w:eastAsia="Times New Roman"/>
                                        <w:b/>
                                        <w:bCs/>
                                        <w:color w:val="000000" w:themeColor="text1"/>
                                        <w:sz w:val="20"/>
                                        <w:szCs w:val="20"/>
                                      </w:rPr>
                                    </w:rPrChange>
                                  </w:rPr>
                                  <w:t xml:space="preserve">. </w:t>
                                </w:r>
                              </w:ins>
                              <w:ins w:id="596" w:author="Shannon Boettcher" w:date="2025-01-04T17:18:00Z" w16du:dateUtc="2025-01-05T01:18:00Z">
                                <w:r w:rsidR="00D772AD" w:rsidRPr="00D772AD">
                                  <w:rPr>
                                    <w:rFonts w:ascii="Times New Roman" w:hAnsi="Times New Roman" w:cs="Times New Roman"/>
                                    <w:b/>
                                    <w:bCs/>
                                    <w:sz w:val="20"/>
                                    <w:szCs w:val="20"/>
                                    <w:rPrChange w:id="597" w:author="Shannon Boettcher" w:date="2025-01-04T17:19:00Z" w16du:dateUtc="2025-01-05T01:19:00Z">
                                      <w:rPr>
                                        <w:b/>
                                        <w:bCs/>
                                      </w:rPr>
                                    </w:rPrChange>
                                  </w:rPr>
                                  <w:t xml:space="preserve">Ammonia Recovery from Livestock Manure Wastewater. </w:t>
                                </w:r>
                                <w:r w:rsidR="00D772AD" w:rsidRPr="00D772AD">
                                  <w:rPr>
                                    <w:rFonts w:ascii="Times New Roman" w:hAnsi="Times New Roman" w:cs="Times New Roman"/>
                                    <w:sz w:val="20"/>
                                    <w:szCs w:val="20"/>
                                    <w:rPrChange w:id="598" w:author="Shannon Boettcher" w:date="2025-01-04T17:19:00Z" w16du:dateUtc="2025-01-05T01:19:00Z">
                                      <w:rPr/>
                                    </w:rPrChange>
                                  </w:rPr>
                                  <w:t xml:space="preserve">Livestock manure wastewater, containing high level of ammonia, is a major source of water contamination, posing serious threats to aquatic ecosystems. Efficient recovery from manure wastewater offers sustainability benefits in pollution control and resource recovery. Electrochemical ammonia recovery typically uses membrane-based </w:t>
                                </w:r>
                                <w:r w:rsidR="00D772AD" w:rsidRPr="00D772AD">
                                  <w:rPr>
                                    <w:rFonts w:ascii="Times New Roman" w:hAnsi="Times New Roman" w:cs="Times New Roman"/>
                                    <w:sz w:val="20"/>
                                    <w:szCs w:val="20"/>
                                    <w:rPrChange w:id="599" w:author="Shannon Boettcher" w:date="2025-01-04T17:19:00Z" w16du:dateUtc="2025-01-05T01:19:00Z">
                                      <w:rPr/>
                                    </w:rPrChange>
                                  </w:rPr>
                                  <w:t>processes, such as bioelectrochemical systems, electrochemical stripping, and electrodialysis, but these methods can be costly and complex. Recent lab-scale proof-of-concept experiments have demonstrated the simultaneous recovery of ammonium from manure wastewater and electrochemical synthesis of H</w:t>
                                </w:r>
                                <w:r w:rsidR="00D772AD" w:rsidRPr="00D772AD">
                                  <w:rPr>
                                    <w:rFonts w:ascii="Times New Roman" w:hAnsi="Times New Roman" w:cs="Times New Roman"/>
                                    <w:sz w:val="20"/>
                                    <w:szCs w:val="20"/>
                                    <w:vertAlign w:val="subscript"/>
                                    <w:rPrChange w:id="600" w:author="Shannon Boettcher" w:date="2025-01-04T17:19:00Z" w16du:dateUtc="2025-01-05T01:19:00Z">
                                      <w:rPr>
                                        <w:vertAlign w:val="subscript"/>
                                      </w:rPr>
                                    </w:rPrChange>
                                  </w:rPr>
                                  <w:t>2</w:t>
                                </w:r>
                                <w:r w:rsidR="00D772AD" w:rsidRPr="00D772AD">
                                  <w:rPr>
                                    <w:rFonts w:ascii="Times New Roman" w:hAnsi="Times New Roman" w:cs="Times New Roman"/>
                                    <w:sz w:val="20"/>
                                    <w:szCs w:val="20"/>
                                    <w:rPrChange w:id="601" w:author="Shannon Boettcher" w:date="2025-01-04T17:19:00Z" w16du:dateUtc="2025-01-05T01:19:00Z">
                                      <w:rPr/>
                                    </w:rPrChange>
                                  </w:rPr>
                                  <w:t xml:space="preserve"> or H</w:t>
                                </w:r>
                                <w:r w:rsidR="00D772AD" w:rsidRPr="00D772AD">
                                  <w:rPr>
                                    <w:rFonts w:ascii="Times New Roman" w:hAnsi="Times New Roman" w:cs="Times New Roman"/>
                                    <w:sz w:val="20"/>
                                    <w:szCs w:val="20"/>
                                    <w:vertAlign w:val="subscript"/>
                                    <w:rPrChange w:id="602" w:author="Shannon Boettcher" w:date="2025-01-04T17:19:00Z" w16du:dateUtc="2025-01-05T01:19:00Z">
                                      <w:rPr>
                                        <w:vertAlign w:val="subscript"/>
                                      </w:rPr>
                                    </w:rPrChange>
                                  </w:rPr>
                                  <w:t>2</w:t>
                                </w:r>
                                <w:r w:rsidR="00D772AD" w:rsidRPr="00D772AD">
                                  <w:rPr>
                                    <w:rFonts w:ascii="Times New Roman" w:hAnsi="Times New Roman" w:cs="Times New Roman"/>
                                    <w:sz w:val="20"/>
                                    <w:szCs w:val="20"/>
                                    <w:rPrChange w:id="603" w:author="Shannon Boettcher" w:date="2025-01-04T17:19:00Z" w16du:dateUtc="2025-01-05T01:19:00Z">
                                      <w:rPr/>
                                    </w:rPrChange>
                                  </w:rPr>
                                  <w:t>O</w:t>
                                </w:r>
                                <w:r w:rsidR="00D772AD" w:rsidRPr="00D772AD">
                                  <w:rPr>
                                    <w:rFonts w:ascii="Times New Roman" w:hAnsi="Times New Roman" w:cs="Times New Roman"/>
                                    <w:sz w:val="20"/>
                                    <w:szCs w:val="20"/>
                                    <w:vertAlign w:val="subscript"/>
                                    <w:rPrChange w:id="604" w:author="Shannon Boettcher" w:date="2025-01-04T17:19:00Z" w16du:dateUtc="2025-01-05T01:19:00Z">
                                      <w:rPr>
                                        <w:vertAlign w:val="subscript"/>
                                      </w:rPr>
                                    </w:rPrChange>
                                  </w:rPr>
                                  <w:t>2</w:t>
                                </w:r>
                                <w:r w:rsidR="00D772AD" w:rsidRPr="00D772AD">
                                  <w:rPr>
                                    <w:rFonts w:ascii="Times New Roman" w:hAnsi="Times New Roman" w:cs="Times New Roman"/>
                                    <w:sz w:val="20"/>
                                    <w:szCs w:val="20"/>
                                    <w:rPrChange w:id="605" w:author="Shannon Boettcher" w:date="2025-01-04T17:19:00Z" w16du:dateUtc="2025-01-05T01:19:00Z">
                                      <w:rPr/>
                                    </w:rPrChange>
                                  </w:rPr>
                                  <w:t xml:space="preserve"> using an ion-selective redox material as a mediator, showing that integrating membrane-free nutrient ion recovery with electrochemical synthesis can improve both process efficiency and sustainability.</w:t>
                                </w:r>
                                <w:r w:rsidR="00D772AD" w:rsidRPr="00D772AD">
                                  <w:rPr>
                                    <w:rStyle w:val="CommentReference"/>
                                    <w:rFonts w:ascii="Times New Roman" w:hAnsi="Times New Roman" w:cs="Times New Roman"/>
                                    <w:sz w:val="20"/>
                                    <w:szCs w:val="20"/>
                                    <w:rPrChange w:id="606" w:author="Shannon Boettcher" w:date="2025-01-04T17:19:00Z" w16du:dateUtc="2025-01-05T01:19:00Z">
                                      <w:rPr>
                                        <w:rStyle w:val="CommentReference"/>
                                      </w:rPr>
                                    </w:rPrChange>
                                  </w:rPr>
                                  <w:annotationRef/>
                                </w:r>
                                <w:r w:rsidR="00D772AD" w:rsidRPr="00D772AD">
                                  <w:rPr>
                                    <w:rFonts w:ascii="Times New Roman" w:hAnsi="Times New Roman" w:cs="Times New Roman"/>
                                    <w:sz w:val="20"/>
                                    <w:szCs w:val="20"/>
                                    <w:rPrChange w:id="607" w:author="Shannon Boettcher" w:date="2025-01-04T17:19:00Z" w16du:dateUtc="2025-01-05T01:19:00Z">
                                      <w:rPr/>
                                    </w:rPrChange>
                                  </w:rPr>
                                  <w:t xml:space="preserve"> However, further scale-up, device engineering, and optimization of operational conditions to minimize energy consumption, as well as the development of NH</w:t>
                                </w:r>
                                <w:r w:rsidR="00D772AD" w:rsidRPr="00D772AD">
                                  <w:rPr>
                                    <w:rFonts w:ascii="Times New Roman" w:hAnsi="Times New Roman" w:cs="Times New Roman"/>
                                    <w:sz w:val="20"/>
                                    <w:szCs w:val="20"/>
                                    <w:vertAlign w:val="subscript"/>
                                    <w:rPrChange w:id="608" w:author="Shannon Boettcher" w:date="2025-01-04T17:19:00Z" w16du:dateUtc="2025-01-05T01:19:00Z">
                                      <w:rPr>
                                        <w:vertAlign w:val="subscript"/>
                                      </w:rPr>
                                    </w:rPrChange>
                                  </w:rPr>
                                  <w:t>4</w:t>
                                </w:r>
                                <w:r w:rsidR="00D772AD" w:rsidRPr="00D772AD">
                                  <w:rPr>
                                    <w:rFonts w:ascii="Times New Roman" w:hAnsi="Times New Roman" w:cs="Times New Roman"/>
                                    <w:sz w:val="20"/>
                                    <w:szCs w:val="20"/>
                                    <w:vertAlign w:val="superscript"/>
                                    <w:rPrChange w:id="609" w:author="Shannon Boettcher" w:date="2025-01-04T17:19:00Z" w16du:dateUtc="2025-01-05T01:19:00Z">
                                      <w:rPr>
                                        <w:vertAlign w:val="superscript"/>
                                      </w:rPr>
                                    </w:rPrChange>
                                  </w:rPr>
                                  <w:t>+</w:t>
                                </w:r>
                                <w:r w:rsidR="00D772AD" w:rsidRPr="00D772AD">
                                  <w:rPr>
                                    <w:rFonts w:ascii="Times New Roman" w:hAnsi="Times New Roman" w:cs="Times New Roman"/>
                                    <w:sz w:val="20"/>
                                    <w:szCs w:val="20"/>
                                    <w:rPrChange w:id="610" w:author="Shannon Boettcher" w:date="2025-01-04T17:19:00Z" w16du:dateUtc="2025-01-05T01:19:00Z">
                                      <w:rPr/>
                                    </w:rPrChange>
                                  </w:rPr>
                                  <w:t xml:space="preserve"> selective redox materials with higher capacity, improved stability, and lower cost, have yet to be achieved. The EPIC team at LBNL propose to develop advanced and low cost NH4+ selective redox catalyst to further advance the technology. </w:t>
                                </w:r>
                              </w:ins>
                            </w:p>
                            <w:p w14:paraId="0A724176" w14:textId="75D18E9E" w:rsidR="005B12FD" w:rsidRPr="00883DBD" w:rsidRDefault="005B12FD">
                              <w:pPr>
                                <w:widowControl w:val="0"/>
                                <w:spacing w:after="240"/>
                                <w:jc w:val="both"/>
                                <w:rPr>
                                  <w:rFonts w:ascii="Times New Roman" w:eastAsia="Times New Roman" w:hAnsi="Times New Roman" w:cs="Times New Roman"/>
                                  <w:color w:val="000000" w:themeColor="text1"/>
                                  <w:sz w:val="20"/>
                                  <w:szCs w:val="20"/>
                                  <w:rPrChange w:id="611" w:author="Shannon Boettcher" w:date="2025-01-04T16:53:00Z" w16du:dateUtc="2025-01-05T00:53:00Z">
                                    <w:rPr/>
                                  </w:rPrChange>
                                </w:rPr>
                                <w:pPrChange w:id="612" w:author="Shannon Boettcher" w:date="2025-01-04T16:45:00Z" w16du:dateUtc="2025-01-05T00:45:00Z">
                                  <w:pPr/>
                                </w:pPrChange>
                              </w:pPr>
                              <w:del w:id="613" w:author="Shannon Boettcher" w:date="2025-01-04T17:18:00Z" w16du:dateUtc="2025-01-05T01:18:00Z">
                                <w:r w:rsidRPr="00883DBD" w:rsidDel="00D772AD">
                                  <w:rPr>
                                    <w:rFonts w:ascii="Times New Roman" w:eastAsia="Times New Roman" w:hAnsi="Times New Roman" w:cs="Times New Roman"/>
                                    <w:color w:val="000000" w:themeColor="text1"/>
                                    <w:sz w:val="20"/>
                                    <w:szCs w:val="20"/>
                                    <w:rPrChange w:id="614" w:author="Shannon Boettcher" w:date="2025-01-04T16:53:00Z" w16du:dateUtc="2025-01-05T00:53:00Z">
                                      <w:rPr>
                                        <w:rFonts w:ascii="Times New Roman" w:eastAsia="Times New Roman" w:hAnsi="Times New Roman" w:cs="Times New Roman"/>
                                        <w:color w:val="000000" w:themeColor="text1"/>
                                        <w:sz w:val="22"/>
                                        <w:szCs w:val="22"/>
                                      </w:rPr>
                                    </w:rPrChange>
                                  </w:rPr>
                                  <w:fldChar w:fldCharType="begin"/>
                                </w:r>
                                <w:r w:rsidDel="00D772AD">
                                  <w:rPr>
                                    <w:rFonts w:ascii="Times New Roman" w:eastAsia="Times New Roman" w:hAnsi="Times New Roman" w:cs="Times New Roman"/>
                                    <w:color w:val="000000" w:themeColor="text1"/>
                                    <w:sz w:val="20"/>
                                    <w:szCs w:val="20"/>
                                  </w:rPr>
                                  <w:delInstrText xml:space="preserve"> ADDIN EN.CITE &lt;EndNote&gt;&lt;Cite&gt;&lt;Author&gt;Lee&lt;/Author&gt;&lt;Year&gt;2023&lt;/Year&gt;&lt;RecNum&gt;2591&lt;/RecNum&gt;&lt;DisplayText&gt;&lt;style face="superscript"&gt;2&lt;/style&gt;&lt;/DisplayText&gt;&lt;record&gt;&lt;rec-number&gt;2591&lt;/rec-number&gt;&lt;foreign-keys&gt;&lt;key app="EN" db-id="xdf2fr2f0dp5e0erdepvzedj0p2ezxv5d2p5" timestamp="1736038094"&gt;2591&lt;/key&gt;&lt;/foreign-keys&gt;&lt;ref-type name="Journal Article"&gt;17&lt;/ref-type&gt;&lt;contributors&gt;&lt;authors&gt;&lt;author&gt;Lee,Gi-Hyeok&lt;/author&gt;&lt;author&gt;Lim,Jungwoo&lt;/author&gt;&lt;author&gt;Shin,Jeongyim&lt;/author&gt;&lt;author&gt;Hardwick,Laurence J.&lt;/author&gt;&lt;author&gt;Yang,Wanli&lt;/author&gt;&lt;/authors&gt;&lt;/contributors&gt;&lt;titles&gt;&lt;title&gt;Towards commercialization of fluorinated cation-disordered rock-salt Li-ion cathodes&lt;/title&gt;&lt;secondary-title&gt;Frontiers in Chemistry&lt;/secondary-title&gt;&lt;short-title&gt;Towards Commercialization of Fluorinated Cation-Disordered Rock-Salt Li-ion Cathodes&lt;/short-title&gt;&lt;/titles&gt;&lt;periodical&gt;&lt;full-title&gt;Frontiers in Chemistry&lt;/full-title&gt;&lt;/periodical&gt;&lt;volume&gt;11&lt;/volume&gt;&lt;keywords&gt;&lt;keyword&gt;Li-ion batteries,Cathode,cation-disordered rock-salt,Commercialization,Degradation pathway,surface coating&lt;/keyword&gt;&lt;/keywords&gt;&lt;dates&gt;&lt;year&gt;2023&lt;/year&gt;&lt;pub-dates&gt;&lt;date&gt;2023-January-13&lt;/date&gt;&lt;/pub-dates&gt;&lt;/dates&gt;&lt;isbn&gt;2296-2646&lt;/isbn&gt;&lt;work-type&gt;Mini Review&lt;/work-type&gt;&lt;urls&gt;&lt;related-urls&gt;&lt;url&gt;https://www.frontiersin.org/journals/chemistry/articles/10.3389/fchem.2023.1098460&lt;/url&gt;&lt;/related-urls&gt;&lt;/urls&gt;&lt;electronic-resource-num&gt;10.3389/fchem.2023.1098460&lt;/electronic-resource-num&gt;&lt;language&gt;English&lt;/language&gt;&lt;/record&gt;&lt;/Cite&gt;&lt;/EndNote&gt;</w:delInstrText>
                                </w:r>
                                <w:r w:rsidRPr="00883DBD" w:rsidDel="00D772AD">
                                  <w:rPr>
                                    <w:rFonts w:ascii="Times New Roman" w:eastAsia="Times New Roman" w:hAnsi="Times New Roman" w:cs="Times New Roman"/>
                                    <w:color w:val="000000" w:themeColor="text1"/>
                                    <w:sz w:val="20"/>
                                    <w:szCs w:val="20"/>
                                    <w:rPrChange w:id="615" w:author="Shannon Boettcher" w:date="2025-01-04T16:53:00Z" w16du:dateUtc="2025-01-05T00:53:00Z">
                                      <w:rPr>
                                        <w:rFonts w:ascii="Times New Roman" w:eastAsia="Times New Roman" w:hAnsi="Times New Roman" w:cs="Times New Roman"/>
                                        <w:color w:val="000000" w:themeColor="text1"/>
                                        <w:sz w:val="22"/>
                                        <w:szCs w:val="22"/>
                                      </w:rPr>
                                    </w:rPrChange>
                                  </w:rPr>
                                  <w:fldChar w:fldCharType="separate"/>
                                </w:r>
                                <w:r w:rsidRPr="00A92E0A" w:rsidDel="00D772AD">
                                  <w:rPr>
                                    <w:rFonts w:ascii="Times New Roman" w:eastAsia="Times New Roman" w:hAnsi="Times New Roman" w:cs="Times New Roman"/>
                                    <w:noProof/>
                                    <w:color w:val="000000" w:themeColor="text1"/>
                                    <w:sz w:val="20"/>
                                    <w:szCs w:val="20"/>
                                    <w:vertAlign w:val="superscript"/>
                                  </w:rPr>
                                  <w:delText>2</w:delText>
                                </w:r>
                                <w:r w:rsidRPr="00883DBD" w:rsidDel="00D772AD">
                                  <w:rPr>
                                    <w:rFonts w:ascii="Times New Roman" w:eastAsia="Times New Roman" w:hAnsi="Times New Roman" w:cs="Times New Roman"/>
                                    <w:color w:val="000000" w:themeColor="text1"/>
                                    <w:sz w:val="20"/>
                                    <w:szCs w:val="20"/>
                                    <w:rPrChange w:id="616" w:author="Shannon Boettcher" w:date="2025-01-04T16:53:00Z" w16du:dateUtc="2025-01-05T00:53:00Z">
                                      <w:rPr>
                                        <w:rFonts w:ascii="Times New Roman" w:eastAsia="Times New Roman" w:hAnsi="Times New Roman" w:cs="Times New Roman"/>
                                        <w:color w:val="000000" w:themeColor="text1"/>
                                        <w:sz w:val="22"/>
                                        <w:szCs w:val="22"/>
                                      </w:rPr>
                                    </w:rPrChange>
                                  </w:rPr>
                                  <w:fldChar w:fldCharType="end"/>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83B8C" id="_x0000_s1028" type="#_x0000_t202" style="position:absolute;left:0;text-align:left;margin-left:0;margin-top:0;width:272.55pt;height:429.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" fillcolor="#dce9f4" strokecolor="#196b24 [3206]" strokeweight="1pt">
                  <v:textbox>
                    <w:txbxContent>
                      <w:p w14:paraId="2EEC8CEB" w14:textId="3ED481A5" w:rsidR="005B12FD" w:rsidRDefault="006B299C" w:rsidP="005B12FD">
                        <w:pPr>
                          <w:widowControl w:val="0"/>
                          <w:spacing w:after="240"/>
                          <w:jc w:val="both"/>
                          <w:rPr>
                            <w:ins w:id="617" w:author="Shannon Boettcher" w:date="2025-01-04T16:53:00Z" w16du:dateUtc="2025-01-05T00:53:00Z"/>
                            <w:rFonts w:ascii="Times New Roman" w:eastAsia="Times New Roman" w:hAnsi="Times New Roman" w:cs="Times New Roman"/>
                            <w:color w:val="000000" w:themeColor="text1"/>
                            <w:sz w:val="22"/>
                            <w:szCs w:val="22"/>
                          </w:rPr>
                        </w:pPr>
                        <w:ins w:id="618" w:author="Shannon Boettcher" w:date="2025-01-04T17:21:00Z" w16du:dateUtc="2025-01-05T01:21:00Z">
                          <w:r>
                            <w:rPr>
                              <w:noProof/>
                            </w:rPr>
                            <w:drawing>
                              <wp:inline distT="0" distB="0" distL="0" distR="0" wp14:anchorId="6B981ECA" wp14:editId="29282539">
                                <wp:extent cx="3265805" cy="1555750"/>
                                <wp:effectExtent l="0" t="0" r="0" b="6350"/>
                                <wp:docPr id="1459495948"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5805" cy="1555750"/>
                                        </a:xfrm>
                                        <a:prstGeom prst="rect">
                                          <a:avLst/>
                                        </a:prstGeom>
                                        <a:noFill/>
                                        <a:ln>
                                          <a:noFill/>
                                        </a:ln>
                                      </pic:spPr>
                                    </pic:pic>
                                  </a:graphicData>
                                </a:graphic>
                              </wp:inline>
                            </w:drawing>
                          </w:r>
                        </w:ins>
                      </w:p>
                      <w:p w14:paraId="7692B909" w14:textId="40A85B03" w:rsidR="00D772AD" w:rsidRPr="00D772AD" w:rsidRDefault="005B12FD">
                        <w:pPr>
                          <w:spacing w:line="259" w:lineRule="auto"/>
                          <w:jc w:val="both"/>
                          <w:rPr>
                            <w:ins w:id="619" w:author="Shannon Boettcher" w:date="2025-01-04T17:18:00Z" w16du:dateUtc="2025-01-05T01:18:00Z"/>
                            <w:rFonts w:ascii="Times New Roman" w:hAnsi="Times New Roman" w:cs="Times New Roman"/>
                            <w:sz w:val="20"/>
                            <w:szCs w:val="20"/>
                            <w:rPrChange w:id="620" w:author="Shannon Boettcher" w:date="2025-01-04T17:19:00Z" w16du:dateUtc="2025-01-05T01:19:00Z">
                              <w:rPr>
                                <w:ins w:id="621" w:author="Shannon Boettcher" w:date="2025-01-04T17:18:00Z" w16du:dateUtc="2025-01-05T01:18:00Z"/>
                              </w:rPr>
                            </w:rPrChange>
                          </w:rPr>
                          <w:pPrChange w:id="622" w:author="Shannon Boettcher" w:date="2025-01-04T17:19:00Z" w16du:dateUtc="2025-01-05T01:19:00Z">
                            <w:pPr>
                              <w:pStyle w:val="ListParagraph"/>
                              <w:ind w:left="360"/>
                              <w:jc w:val="both"/>
                            </w:pPr>
                          </w:pPrChange>
                        </w:pPr>
                        <w:ins w:id="623" w:author="Shannon Boettcher" w:date="2025-01-04T16:58:00Z" w16du:dateUtc="2025-01-05T00:58:00Z">
                          <w:r w:rsidRPr="00D772AD">
                            <w:rPr>
                              <w:rFonts w:ascii="Times New Roman" w:eastAsia="Times New Roman" w:hAnsi="Times New Roman" w:cs="Times New Roman"/>
                              <w:b/>
                              <w:bCs/>
                              <w:color w:val="000000" w:themeColor="text1"/>
                              <w:sz w:val="20"/>
                              <w:szCs w:val="20"/>
                              <w:rPrChange w:id="624" w:author="Shannon Boettcher" w:date="2025-01-04T17:19:00Z" w16du:dateUtc="2025-01-05T01:19:00Z">
                                <w:rPr>
                                  <w:rFonts w:eastAsia="Times New Roman"/>
                                  <w:b/>
                                  <w:bCs/>
                                  <w:color w:val="000000" w:themeColor="text1"/>
                                  <w:sz w:val="20"/>
                                  <w:szCs w:val="20"/>
                                </w:rPr>
                              </w:rPrChange>
                            </w:rPr>
                            <w:t xml:space="preserve">Sidebar </w:t>
                          </w:r>
                        </w:ins>
                        <w:ins w:id="625" w:author="Shannon Boettcher" w:date="2025-01-04T17:18:00Z" w16du:dateUtc="2025-01-05T01:18:00Z">
                          <w:r w:rsidRPr="00D772AD">
                            <w:rPr>
                              <w:rFonts w:ascii="Times New Roman" w:eastAsia="Times New Roman" w:hAnsi="Times New Roman" w:cs="Times New Roman"/>
                              <w:b/>
                              <w:bCs/>
                              <w:color w:val="000000" w:themeColor="text1"/>
                              <w:sz w:val="20"/>
                              <w:szCs w:val="20"/>
                              <w:rPrChange w:id="626" w:author="Shannon Boettcher" w:date="2025-01-04T17:19:00Z" w16du:dateUtc="2025-01-05T01:19:00Z">
                                <w:rPr>
                                  <w:rFonts w:eastAsia="Times New Roman"/>
                                  <w:b/>
                                  <w:bCs/>
                                  <w:color w:val="000000" w:themeColor="text1"/>
                                  <w:sz w:val="20"/>
                                  <w:szCs w:val="20"/>
                                </w:rPr>
                              </w:rPrChange>
                            </w:rPr>
                            <w:t>3</w:t>
                          </w:r>
                        </w:ins>
                        <w:ins w:id="627" w:author="Shannon Boettcher" w:date="2025-01-04T16:58:00Z" w16du:dateUtc="2025-01-05T00:58:00Z">
                          <w:r w:rsidRPr="00D772AD">
                            <w:rPr>
                              <w:rFonts w:ascii="Times New Roman" w:eastAsia="Times New Roman" w:hAnsi="Times New Roman" w:cs="Times New Roman"/>
                              <w:b/>
                              <w:bCs/>
                              <w:color w:val="000000" w:themeColor="text1"/>
                              <w:sz w:val="20"/>
                              <w:szCs w:val="20"/>
                              <w:rPrChange w:id="628" w:author="Shannon Boettcher" w:date="2025-01-04T17:19:00Z" w16du:dateUtc="2025-01-05T01:19:00Z">
                                <w:rPr>
                                  <w:rFonts w:eastAsia="Times New Roman"/>
                                  <w:b/>
                                  <w:bCs/>
                                  <w:color w:val="000000" w:themeColor="text1"/>
                                  <w:sz w:val="20"/>
                                  <w:szCs w:val="20"/>
                                </w:rPr>
                              </w:rPrChange>
                            </w:rPr>
                            <w:t xml:space="preserve">. </w:t>
                          </w:r>
                        </w:ins>
                        <w:ins w:id="629" w:author="Shannon Boettcher" w:date="2025-01-04T17:18:00Z" w16du:dateUtc="2025-01-05T01:18:00Z">
                          <w:r w:rsidR="00D772AD" w:rsidRPr="00D772AD">
                            <w:rPr>
                              <w:rFonts w:ascii="Times New Roman" w:hAnsi="Times New Roman" w:cs="Times New Roman"/>
                              <w:b/>
                              <w:bCs/>
                              <w:sz w:val="20"/>
                              <w:szCs w:val="20"/>
                              <w:rPrChange w:id="630" w:author="Shannon Boettcher" w:date="2025-01-04T17:19:00Z" w16du:dateUtc="2025-01-05T01:19:00Z">
                                <w:rPr>
                                  <w:b/>
                                  <w:bCs/>
                                </w:rPr>
                              </w:rPrChange>
                            </w:rPr>
                            <w:t xml:space="preserve">Ammonia Recovery from Livestock Manure Wastewater. </w:t>
                          </w:r>
                          <w:r w:rsidR="00D772AD" w:rsidRPr="00D772AD">
                            <w:rPr>
                              <w:rFonts w:ascii="Times New Roman" w:hAnsi="Times New Roman" w:cs="Times New Roman"/>
                              <w:sz w:val="20"/>
                              <w:szCs w:val="20"/>
                              <w:rPrChange w:id="631" w:author="Shannon Boettcher" w:date="2025-01-04T17:19:00Z" w16du:dateUtc="2025-01-05T01:19:00Z">
                                <w:rPr/>
                              </w:rPrChange>
                            </w:rPr>
                            <w:t xml:space="preserve">Livestock manure wastewater, containing high level of ammonia, is a major source of water contamination, posing serious threats to aquatic ecosystems. Efficient recovery from manure wastewater offers sustainability benefits in pollution control and resource recovery. Electrochemical ammonia recovery typically uses membrane-based </w:t>
                          </w:r>
                          <w:r w:rsidR="00D772AD" w:rsidRPr="00D772AD">
                            <w:rPr>
                              <w:rFonts w:ascii="Times New Roman" w:hAnsi="Times New Roman" w:cs="Times New Roman"/>
                              <w:sz w:val="20"/>
                              <w:szCs w:val="20"/>
                              <w:rPrChange w:id="632" w:author="Shannon Boettcher" w:date="2025-01-04T17:19:00Z" w16du:dateUtc="2025-01-05T01:19:00Z">
                                <w:rPr/>
                              </w:rPrChange>
                            </w:rPr>
                            <w:t>processes, such as bioelectrochemical systems, electrochemical stripping, and electrodialysis, but these methods can be costly and complex. Recent lab-scale proof-of-concept experiments have demonstrated the simultaneous recovery of ammonium from manure wastewater and electrochemical synthesis of H</w:t>
                          </w:r>
                          <w:r w:rsidR="00D772AD" w:rsidRPr="00D772AD">
                            <w:rPr>
                              <w:rFonts w:ascii="Times New Roman" w:hAnsi="Times New Roman" w:cs="Times New Roman"/>
                              <w:sz w:val="20"/>
                              <w:szCs w:val="20"/>
                              <w:vertAlign w:val="subscript"/>
                              <w:rPrChange w:id="633" w:author="Shannon Boettcher" w:date="2025-01-04T17:19:00Z" w16du:dateUtc="2025-01-05T01:19:00Z">
                                <w:rPr>
                                  <w:vertAlign w:val="subscript"/>
                                </w:rPr>
                              </w:rPrChange>
                            </w:rPr>
                            <w:t>2</w:t>
                          </w:r>
                          <w:r w:rsidR="00D772AD" w:rsidRPr="00D772AD">
                            <w:rPr>
                              <w:rFonts w:ascii="Times New Roman" w:hAnsi="Times New Roman" w:cs="Times New Roman"/>
                              <w:sz w:val="20"/>
                              <w:szCs w:val="20"/>
                              <w:rPrChange w:id="634" w:author="Shannon Boettcher" w:date="2025-01-04T17:19:00Z" w16du:dateUtc="2025-01-05T01:19:00Z">
                                <w:rPr/>
                              </w:rPrChange>
                            </w:rPr>
                            <w:t xml:space="preserve"> or H</w:t>
                          </w:r>
                          <w:r w:rsidR="00D772AD" w:rsidRPr="00D772AD">
                            <w:rPr>
                              <w:rFonts w:ascii="Times New Roman" w:hAnsi="Times New Roman" w:cs="Times New Roman"/>
                              <w:sz w:val="20"/>
                              <w:szCs w:val="20"/>
                              <w:vertAlign w:val="subscript"/>
                              <w:rPrChange w:id="635" w:author="Shannon Boettcher" w:date="2025-01-04T17:19:00Z" w16du:dateUtc="2025-01-05T01:19:00Z">
                                <w:rPr>
                                  <w:vertAlign w:val="subscript"/>
                                </w:rPr>
                              </w:rPrChange>
                            </w:rPr>
                            <w:t>2</w:t>
                          </w:r>
                          <w:r w:rsidR="00D772AD" w:rsidRPr="00D772AD">
                            <w:rPr>
                              <w:rFonts w:ascii="Times New Roman" w:hAnsi="Times New Roman" w:cs="Times New Roman"/>
                              <w:sz w:val="20"/>
                              <w:szCs w:val="20"/>
                              <w:rPrChange w:id="636" w:author="Shannon Boettcher" w:date="2025-01-04T17:19:00Z" w16du:dateUtc="2025-01-05T01:19:00Z">
                                <w:rPr/>
                              </w:rPrChange>
                            </w:rPr>
                            <w:t>O</w:t>
                          </w:r>
                          <w:r w:rsidR="00D772AD" w:rsidRPr="00D772AD">
                            <w:rPr>
                              <w:rFonts w:ascii="Times New Roman" w:hAnsi="Times New Roman" w:cs="Times New Roman"/>
                              <w:sz w:val="20"/>
                              <w:szCs w:val="20"/>
                              <w:vertAlign w:val="subscript"/>
                              <w:rPrChange w:id="637" w:author="Shannon Boettcher" w:date="2025-01-04T17:19:00Z" w16du:dateUtc="2025-01-05T01:19:00Z">
                                <w:rPr>
                                  <w:vertAlign w:val="subscript"/>
                                </w:rPr>
                              </w:rPrChange>
                            </w:rPr>
                            <w:t>2</w:t>
                          </w:r>
                          <w:r w:rsidR="00D772AD" w:rsidRPr="00D772AD">
                            <w:rPr>
                              <w:rFonts w:ascii="Times New Roman" w:hAnsi="Times New Roman" w:cs="Times New Roman"/>
                              <w:sz w:val="20"/>
                              <w:szCs w:val="20"/>
                              <w:rPrChange w:id="638" w:author="Shannon Boettcher" w:date="2025-01-04T17:19:00Z" w16du:dateUtc="2025-01-05T01:19:00Z">
                                <w:rPr/>
                              </w:rPrChange>
                            </w:rPr>
                            <w:t xml:space="preserve"> using an ion-selective redox material as a mediator, showing that integrating membrane-free nutrient ion recovery with electrochemical synthesis can improve both process efficiency and sustainability.</w:t>
                          </w:r>
                          <w:r w:rsidR="00D772AD" w:rsidRPr="00D772AD">
                            <w:rPr>
                              <w:rStyle w:val="CommentReference"/>
                              <w:rFonts w:ascii="Times New Roman" w:hAnsi="Times New Roman" w:cs="Times New Roman"/>
                              <w:sz w:val="20"/>
                              <w:szCs w:val="20"/>
                              <w:rPrChange w:id="639" w:author="Shannon Boettcher" w:date="2025-01-04T17:19:00Z" w16du:dateUtc="2025-01-05T01:19:00Z">
                                <w:rPr>
                                  <w:rStyle w:val="CommentReference"/>
                                </w:rPr>
                              </w:rPrChange>
                            </w:rPr>
                            <w:annotationRef/>
                          </w:r>
                          <w:r w:rsidR="00D772AD" w:rsidRPr="00D772AD">
                            <w:rPr>
                              <w:rFonts w:ascii="Times New Roman" w:hAnsi="Times New Roman" w:cs="Times New Roman"/>
                              <w:sz w:val="20"/>
                              <w:szCs w:val="20"/>
                              <w:rPrChange w:id="640" w:author="Shannon Boettcher" w:date="2025-01-04T17:19:00Z" w16du:dateUtc="2025-01-05T01:19:00Z">
                                <w:rPr/>
                              </w:rPrChange>
                            </w:rPr>
                            <w:t xml:space="preserve"> However, further scale-up, device engineering, and optimization of operational conditions to minimize energy consumption, as well as the development of NH</w:t>
                          </w:r>
                          <w:r w:rsidR="00D772AD" w:rsidRPr="00D772AD">
                            <w:rPr>
                              <w:rFonts w:ascii="Times New Roman" w:hAnsi="Times New Roman" w:cs="Times New Roman"/>
                              <w:sz w:val="20"/>
                              <w:szCs w:val="20"/>
                              <w:vertAlign w:val="subscript"/>
                              <w:rPrChange w:id="641" w:author="Shannon Boettcher" w:date="2025-01-04T17:19:00Z" w16du:dateUtc="2025-01-05T01:19:00Z">
                                <w:rPr>
                                  <w:vertAlign w:val="subscript"/>
                                </w:rPr>
                              </w:rPrChange>
                            </w:rPr>
                            <w:t>4</w:t>
                          </w:r>
                          <w:r w:rsidR="00D772AD" w:rsidRPr="00D772AD">
                            <w:rPr>
                              <w:rFonts w:ascii="Times New Roman" w:hAnsi="Times New Roman" w:cs="Times New Roman"/>
                              <w:sz w:val="20"/>
                              <w:szCs w:val="20"/>
                              <w:vertAlign w:val="superscript"/>
                              <w:rPrChange w:id="642" w:author="Shannon Boettcher" w:date="2025-01-04T17:19:00Z" w16du:dateUtc="2025-01-05T01:19:00Z">
                                <w:rPr>
                                  <w:vertAlign w:val="superscript"/>
                                </w:rPr>
                              </w:rPrChange>
                            </w:rPr>
                            <w:t>+</w:t>
                          </w:r>
                          <w:r w:rsidR="00D772AD" w:rsidRPr="00D772AD">
                            <w:rPr>
                              <w:rFonts w:ascii="Times New Roman" w:hAnsi="Times New Roman" w:cs="Times New Roman"/>
                              <w:sz w:val="20"/>
                              <w:szCs w:val="20"/>
                              <w:rPrChange w:id="643" w:author="Shannon Boettcher" w:date="2025-01-04T17:19:00Z" w16du:dateUtc="2025-01-05T01:19:00Z">
                                <w:rPr/>
                              </w:rPrChange>
                            </w:rPr>
                            <w:t xml:space="preserve"> selective redox materials with higher capacity, improved stability, and lower cost, have yet to be achieved. The EPIC team at LBNL propose to develop advanced and low cost NH4+ selective redox catalyst to further advance the technology. </w:t>
                          </w:r>
                        </w:ins>
                      </w:p>
                      <w:p w14:paraId="0A724176" w14:textId="75D18E9E" w:rsidR="005B12FD" w:rsidRPr="00883DBD" w:rsidRDefault="005B12FD">
                        <w:pPr>
                          <w:widowControl w:val="0"/>
                          <w:spacing w:after="240"/>
                          <w:jc w:val="both"/>
                          <w:rPr>
                            <w:rFonts w:ascii="Times New Roman" w:eastAsia="Times New Roman" w:hAnsi="Times New Roman" w:cs="Times New Roman"/>
                            <w:color w:val="000000" w:themeColor="text1"/>
                            <w:sz w:val="20"/>
                            <w:szCs w:val="20"/>
                            <w:rPrChange w:id="644" w:author="Shannon Boettcher" w:date="2025-01-04T16:53:00Z" w16du:dateUtc="2025-01-05T00:53:00Z">
                              <w:rPr/>
                            </w:rPrChange>
                          </w:rPr>
                          <w:pPrChange w:id="645" w:author="Shannon Boettcher" w:date="2025-01-04T16:45:00Z" w16du:dateUtc="2025-01-05T00:45:00Z">
                            <w:pPr/>
                          </w:pPrChange>
                        </w:pPr>
                        <w:del w:id="646" w:author="Shannon Boettcher" w:date="2025-01-04T17:18:00Z" w16du:dateUtc="2025-01-05T01:18:00Z">
                          <w:r w:rsidRPr="00883DBD" w:rsidDel="00D772AD">
                            <w:rPr>
                              <w:rFonts w:ascii="Times New Roman" w:eastAsia="Times New Roman" w:hAnsi="Times New Roman" w:cs="Times New Roman"/>
                              <w:color w:val="000000" w:themeColor="text1"/>
                              <w:sz w:val="20"/>
                              <w:szCs w:val="20"/>
                              <w:rPrChange w:id="647" w:author="Shannon Boettcher" w:date="2025-01-04T16:53:00Z" w16du:dateUtc="2025-01-05T00:53:00Z">
                                <w:rPr>
                                  <w:rFonts w:ascii="Times New Roman" w:eastAsia="Times New Roman" w:hAnsi="Times New Roman" w:cs="Times New Roman"/>
                                  <w:color w:val="000000" w:themeColor="text1"/>
                                  <w:sz w:val="22"/>
                                  <w:szCs w:val="22"/>
                                </w:rPr>
                              </w:rPrChange>
                            </w:rPr>
                            <w:fldChar w:fldCharType="begin"/>
                          </w:r>
                          <w:r w:rsidDel="00D772AD">
                            <w:rPr>
                              <w:rFonts w:ascii="Times New Roman" w:eastAsia="Times New Roman" w:hAnsi="Times New Roman" w:cs="Times New Roman"/>
                              <w:color w:val="000000" w:themeColor="text1"/>
                              <w:sz w:val="20"/>
                              <w:szCs w:val="20"/>
                            </w:rPr>
                            <w:delInstrText xml:space="preserve"> ADDIN EN.CITE &lt;EndNote&gt;&lt;Cite&gt;&lt;Author&gt;Lee&lt;/Author&gt;&lt;Year&gt;2023&lt;/Year&gt;&lt;RecNum&gt;2591&lt;/RecNum&gt;&lt;DisplayText&gt;&lt;style face="superscript"&gt;2&lt;/style&gt;&lt;/DisplayText&gt;&lt;record&gt;&lt;rec-number&gt;2591&lt;/rec-number&gt;&lt;foreign-keys&gt;&lt;key app="EN" db-id="xdf2fr2f0dp5e0erdepvzedj0p2ezxv5d2p5" timestamp="1736038094"&gt;2591&lt;/key&gt;&lt;/foreign-keys&gt;&lt;ref-type name="Journal Article"&gt;17&lt;/ref-type&gt;&lt;contributors&gt;&lt;authors&gt;&lt;author&gt;Lee,Gi-Hyeok&lt;/author&gt;&lt;author&gt;Lim,Jungwoo&lt;/author&gt;&lt;author&gt;Shin,Jeongyim&lt;/author&gt;&lt;author&gt;Hardwick,Laurence J.&lt;/author&gt;&lt;author&gt;Yang,Wanli&lt;/author&gt;&lt;/authors&gt;&lt;/contributors&gt;&lt;titles&gt;&lt;title&gt;Towards commercialization of fluorinated cation-disordered rock-salt Li-ion cathodes&lt;/title&gt;&lt;secondary-title&gt;Frontiers in Chemistry&lt;/secondary-title&gt;&lt;short-title&gt;Towards Commercialization of Fluorinated Cation-Disordered Rock-Salt Li-ion Cathodes&lt;/short-title&gt;&lt;/titles&gt;&lt;periodical&gt;&lt;full-title&gt;Frontiers in Chemistry&lt;/full-title&gt;&lt;/periodical&gt;&lt;volume&gt;11&lt;/volume&gt;&lt;keywords&gt;&lt;keyword&gt;Li-ion batteries,Cathode,cation-disordered rock-salt,Commercialization,Degradation pathway,surface coating&lt;/keyword&gt;&lt;/keywords&gt;&lt;dates&gt;&lt;year&gt;2023&lt;/year&gt;&lt;pub-dates&gt;&lt;date&gt;2023-January-13&lt;/date&gt;&lt;/pub-dates&gt;&lt;/dates&gt;&lt;isbn&gt;2296-2646&lt;/isbn&gt;&lt;work-type&gt;Mini Review&lt;/work-type&gt;&lt;urls&gt;&lt;related-urls&gt;&lt;url&gt;https://www.frontiersin.org/journals/chemistry/articles/10.3389/fchem.2023.1098460&lt;/url&gt;&lt;/related-urls&gt;&lt;/urls&gt;&lt;electronic-resource-num&gt;10.3389/fchem.2023.1098460&lt;/electronic-resource-num&gt;&lt;language&gt;English&lt;/language&gt;&lt;/record&gt;&lt;/Cite&gt;&lt;/EndNote&gt;</w:delInstrText>
                          </w:r>
                          <w:r w:rsidRPr="00883DBD" w:rsidDel="00D772AD">
                            <w:rPr>
                              <w:rFonts w:ascii="Times New Roman" w:eastAsia="Times New Roman" w:hAnsi="Times New Roman" w:cs="Times New Roman"/>
                              <w:color w:val="000000" w:themeColor="text1"/>
                              <w:sz w:val="20"/>
                              <w:szCs w:val="20"/>
                              <w:rPrChange w:id="648" w:author="Shannon Boettcher" w:date="2025-01-04T16:53:00Z" w16du:dateUtc="2025-01-05T00:53:00Z">
                                <w:rPr>
                                  <w:rFonts w:ascii="Times New Roman" w:eastAsia="Times New Roman" w:hAnsi="Times New Roman" w:cs="Times New Roman"/>
                                  <w:color w:val="000000" w:themeColor="text1"/>
                                  <w:sz w:val="22"/>
                                  <w:szCs w:val="22"/>
                                </w:rPr>
                              </w:rPrChange>
                            </w:rPr>
                            <w:fldChar w:fldCharType="separate"/>
                          </w:r>
                          <w:r w:rsidRPr="00A92E0A" w:rsidDel="00D772AD">
                            <w:rPr>
                              <w:rFonts w:ascii="Times New Roman" w:eastAsia="Times New Roman" w:hAnsi="Times New Roman" w:cs="Times New Roman"/>
                              <w:noProof/>
                              <w:color w:val="000000" w:themeColor="text1"/>
                              <w:sz w:val="20"/>
                              <w:szCs w:val="20"/>
                              <w:vertAlign w:val="superscript"/>
                            </w:rPr>
                            <w:delText>2</w:delText>
                          </w:r>
                          <w:r w:rsidRPr="00883DBD" w:rsidDel="00D772AD">
                            <w:rPr>
                              <w:rFonts w:ascii="Times New Roman" w:eastAsia="Times New Roman" w:hAnsi="Times New Roman" w:cs="Times New Roman"/>
                              <w:color w:val="000000" w:themeColor="text1"/>
                              <w:sz w:val="20"/>
                              <w:szCs w:val="20"/>
                              <w:rPrChange w:id="649" w:author="Shannon Boettcher" w:date="2025-01-04T16:53:00Z" w16du:dateUtc="2025-01-05T00:53:00Z">
                                <w:rPr>
                                  <w:rFonts w:ascii="Times New Roman" w:eastAsia="Times New Roman" w:hAnsi="Times New Roman" w:cs="Times New Roman"/>
                                  <w:color w:val="000000" w:themeColor="text1"/>
                                  <w:sz w:val="22"/>
                                  <w:szCs w:val="22"/>
                                </w:rPr>
                              </w:rPrChange>
                            </w:rPr>
                            <w:fldChar w:fldCharType="end"/>
                          </w:r>
                        </w:del>
                      </w:p>
                    </w:txbxContent>
                  </v:textbox>
                  <w10:wrap type="square" anchorx="margin"/>
                </v:shape>
              </w:pict>
            </mc:Fallback>
          </mc:AlternateContent>
        </w:r>
      </w:ins>
      <w:ins w:id="650" w:author="Shannon Boettcher" w:date="2025-01-04T14:35:00Z" w16du:dateUtc="2025-01-04T22:35:00Z">
        <w:r w:rsidR="0028323A">
          <w:rPr>
            <w:rFonts w:ascii="Times New Roman" w:eastAsia="Times New Roman" w:hAnsi="Times New Roman" w:cs="Times New Roman"/>
            <w:color w:val="000000" w:themeColor="text1"/>
            <w:sz w:val="22"/>
            <w:szCs w:val="22"/>
          </w:rPr>
          <w:t xml:space="preserve">the team across the Engine and at UCB/LBL including senior </w:t>
        </w:r>
      </w:ins>
      <w:ins w:id="651" w:author="Shannon Boettcher" w:date="2025-01-04T14:36:00Z" w16du:dateUtc="2025-01-04T22:36:00Z">
        <w:r w:rsidR="0028323A">
          <w:rPr>
            <w:rFonts w:ascii="Times New Roman" w:eastAsia="Times New Roman" w:hAnsi="Times New Roman" w:cs="Times New Roman"/>
            <w:color w:val="000000" w:themeColor="text1"/>
            <w:sz w:val="22"/>
            <w:szCs w:val="22"/>
          </w:rPr>
          <w:t>personnel</w:t>
        </w:r>
      </w:ins>
      <w:ins w:id="652" w:author="Shannon Boettcher" w:date="2025-01-04T14:35:00Z" w16du:dateUtc="2025-01-04T22:35:00Z">
        <w:r w:rsidR="0028323A">
          <w:rPr>
            <w:rFonts w:ascii="Times New Roman" w:eastAsia="Times New Roman" w:hAnsi="Times New Roman" w:cs="Times New Roman"/>
            <w:color w:val="000000" w:themeColor="text1"/>
            <w:sz w:val="22"/>
            <w:szCs w:val="22"/>
          </w:rPr>
          <w:t xml:space="preserve"> </w:t>
        </w:r>
      </w:ins>
      <w:ins w:id="653" w:author="Shannon Boettcher" w:date="2025-01-04T14:36:00Z" w16du:dateUtc="2025-01-04T22:36:00Z">
        <w:r w:rsidR="0028323A">
          <w:rPr>
            <w:rFonts w:ascii="Times New Roman" w:eastAsia="Times New Roman" w:hAnsi="Times New Roman" w:cs="Times New Roman"/>
            <w:color w:val="000000" w:themeColor="text1"/>
            <w:sz w:val="22"/>
            <w:szCs w:val="22"/>
          </w:rPr>
          <w:t xml:space="preserve">Prof. </w:t>
        </w:r>
      </w:ins>
      <w:ins w:id="654" w:author="Shannon Boettcher" w:date="2025-01-04T14:35:00Z" w16du:dateUtc="2025-01-04T22:35:00Z">
        <w:r w:rsidR="0028323A">
          <w:rPr>
            <w:rFonts w:ascii="Times New Roman" w:eastAsia="Times New Roman" w:hAnsi="Times New Roman" w:cs="Times New Roman"/>
            <w:color w:val="000000" w:themeColor="text1"/>
            <w:sz w:val="22"/>
            <w:szCs w:val="22"/>
          </w:rPr>
          <w:t>Alex Bell (National Academy</w:t>
        </w:r>
      </w:ins>
      <w:ins w:id="655" w:author="Shannon Boettcher" w:date="2025-01-04T14:36:00Z" w16du:dateUtc="2025-01-04T22:36:00Z">
        <w:r w:rsidR="0028323A">
          <w:rPr>
            <w:rFonts w:ascii="Times New Roman" w:eastAsia="Times New Roman" w:hAnsi="Times New Roman" w:cs="Times New Roman"/>
            <w:color w:val="000000" w:themeColor="text1"/>
            <w:sz w:val="22"/>
            <w:szCs w:val="22"/>
          </w:rPr>
          <w:t>, world expert in catalysis science</w:t>
        </w:r>
      </w:ins>
      <w:ins w:id="656" w:author="Shannon Boettcher" w:date="2025-01-04T14:35:00Z" w16du:dateUtc="2025-01-04T22:35:00Z">
        <w:r w:rsidR="0028323A">
          <w:rPr>
            <w:rFonts w:ascii="Times New Roman" w:eastAsia="Times New Roman" w:hAnsi="Times New Roman" w:cs="Times New Roman"/>
            <w:color w:val="000000" w:themeColor="text1"/>
            <w:sz w:val="22"/>
            <w:szCs w:val="22"/>
          </w:rPr>
          <w:t xml:space="preserve">), </w:t>
        </w:r>
      </w:ins>
      <w:ins w:id="657" w:author="Shannon Boettcher" w:date="2025-01-04T14:36:00Z" w16du:dateUtc="2025-01-04T22:36:00Z">
        <w:r w:rsidR="0028323A">
          <w:rPr>
            <w:rFonts w:ascii="Times New Roman" w:eastAsia="Times New Roman" w:hAnsi="Times New Roman" w:cs="Times New Roman"/>
            <w:color w:val="000000" w:themeColor="text1"/>
            <w:sz w:val="22"/>
            <w:szCs w:val="22"/>
          </w:rPr>
          <w:t xml:space="preserve">Prof. Neil Razdan (rising star in electrochemical </w:t>
        </w:r>
        <w:r w:rsidR="007E77FA">
          <w:rPr>
            <w:rFonts w:ascii="Times New Roman" w:eastAsia="Times New Roman" w:hAnsi="Times New Roman" w:cs="Times New Roman"/>
            <w:color w:val="000000" w:themeColor="text1"/>
            <w:sz w:val="22"/>
            <w:szCs w:val="22"/>
          </w:rPr>
          <w:t>and thermochemical catalysis), Dr. Stacey Zones (recently retired from Chevron and now affiliated at UCB</w:t>
        </w:r>
      </w:ins>
      <w:ins w:id="658" w:author="Shannon Boettcher" w:date="2025-01-04T14:37:00Z" w16du:dateUtc="2025-01-04T22:37:00Z">
        <w:r w:rsidR="007E77FA">
          <w:rPr>
            <w:rFonts w:ascii="Times New Roman" w:eastAsia="Times New Roman" w:hAnsi="Times New Roman" w:cs="Times New Roman"/>
            <w:color w:val="000000" w:themeColor="text1"/>
            <w:sz w:val="22"/>
            <w:szCs w:val="22"/>
          </w:rPr>
          <w:t>), and Dr. Ji Su (leader of applied catalysis lab at LBL)</w:t>
        </w:r>
        <w:proofErr w:type="spellStart"/>
        <w:r w:rsidR="007E77FA">
          <w:rPr>
            <w:rFonts w:ascii="Times New Roman" w:eastAsia="Times New Roman" w:hAnsi="Times New Roman" w:cs="Times New Roman"/>
            <w:color w:val="000000" w:themeColor="text1"/>
            <w:sz w:val="22"/>
            <w:szCs w:val="22"/>
          </w:rPr>
          <w:t>b</w:t>
        </w:r>
      </w:ins>
      <w:ins w:id="659" w:author="Shannon Boettcher" w:date="2025-01-04T14:34:00Z" w16du:dateUtc="2025-01-04T22:34:00Z">
        <w:r w:rsidR="0033172A">
          <w:rPr>
            <w:rFonts w:ascii="Times New Roman" w:eastAsia="Times New Roman" w:hAnsi="Times New Roman" w:cs="Times New Roman"/>
            <w:color w:val="000000" w:themeColor="text1"/>
            <w:sz w:val="22"/>
            <w:szCs w:val="22"/>
          </w:rPr>
          <w:t>with</w:t>
        </w:r>
        <w:proofErr w:type="spellEnd"/>
        <w:r w:rsidR="0033172A">
          <w:rPr>
            <w:rFonts w:ascii="Times New Roman" w:eastAsia="Times New Roman" w:hAnsi="Times New Roman" w:cs="Times New Roman"/>
            <w:color w:val="000000" w:themeColor="text1"/>
            <w:sz w:val="22"/>
            <w:szCs w:val="22"/>
          </w:rPr>
          <w:t xml:space="preserve"> </w:t>
        </w:r>
      </w:ins>
      <w:r w:rsidRPr="00F57026">
        <w:rPr>
          <w:rFonts w:ascii="Times New Roman" w:eastAsia="Times New Roman" w:hAnsi="Times New Roman" w:cs="Times New Roman"/>
          <w:color w:val="000000" w:themeColor="text1"/>
          <w:sz w:val="22"/>
          <w:szCs w:val="22"/>
        </w:rPr>
        <w:t xml:space="preserve"> will pursue thermo-electrocatalytic processes to bridge the divide between low-temperature electrolysis in liquid water,</w:t>
      </w:r>
      <w:r w:rsidRPr="00F57026">
        <w:rPr>
          <w:rFonts w:ascii="Times New Roman" w:eastAsia="Times New Roman" w:hAnsi="Times New Roman" w:cs="Times New Roman"/>
          <w:color w:val="000000" w:themeColor="text1"/>
          <w:sz w:val="22"/>
          <w:szCs w:val="22"/>
          <w:vertAlign w:val="superscript"/>
        </w:rPr>
        <w:t>26-28</w:t>
      </w:r>
      <w:r w:rsidRPr="00F57026">
        <w:rPr>
          <w:rFonts w:ascii="Times New Roman" w:eastAsia="Times New Roman" w:hAnsi="Times New Roman" w:cs="Times New Roman"/>
          <w:color w:val="000000" w:themeColor="text1"/>
          <w:sz w:val="22"/>
          <w:szCs w:val="22"/>
        </w:rPr>
        <w:t xml:space="preserve"> and high-temperature thermochemical processes normally required to activate strong bonds to make liquid fuels and used in O&amp;G currently.</w:t>
      </w:r>
      <w:r w:rsidRPr="00F57026">
        <w:rPr>
          <w:rFonts w:ascii="Times New Roman" w:hAnsi="Times New Roman" w:cs="Times New Roman"/>
          <w:color w:val="000000" w:themeColor="text1"/>
          <w:sz w:val="22"/>
          <w:szCs w:val="22"/>
          <w:vertAlign w:val="superscript"/>
        </w:rPr>
        <w:t>29-32</w:t>
      </w:r>
      <w:r w:rsidRPr="00F57026">
        <w:rPr>
          <w:rFonts w:ascii="Times New Roman" w:eastAsia="Times New Roman" w:hAnsi="Times New Roman" w:cs="Times New Roman"/>
          <w:color w:val="000000" w:themeColor="text1"/>
          <w:sz w:val="22"/>
          <w:szCs w:val="22"/>
        </w:rPr>
        <w:t xml:space="preserve"> Both N</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and CO</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are abundant precursors that can be reduced electrochemically to make liquids like ammonia (NH</w:t>
      </w:r>
      <w:r w:rsidRPr="00F57026">
        <w:rPr>
          <w:rFonts w:ascii="Times New Roman" w:eastAsia="Times New Roman" w:hAnsi="Times New Roman" w:cs="Times New Roman"/>
          <w:color w:val="000000" w:themeColor="text1"/>
          <w:sz w:val="22"/>
          <w:szCs w:val="22"/>
          <w:vertAlign w:val="subscript"/>
        </w:rPr>
        <w:t>3</w:t>
      </w:r>
      <w:r w:rsidRPr="00F57026">
        <w:rPr>
          <w:rFonts w:ascii="Times New Roman" w:eastAsia="Times New Roman" w:hAnsi="Times New Roman" w:cs="Times New Roman"/>
          <w:color w:val="000000" w:themeColor="text1"/>
          <w:sz w:val="22"/>
          <w:szCs w:val="22"/>
        </w:rPr>
        <w:t>) and multi-carbon hydrocarbon products, including synthetic aviation and ethanol fuels. But these are very challenging processes - there are no scaled economic commercial processes to convert CO</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to energetic feedstocks.</w:t>
      </w:r>
      <w:r w:rsidRPr="00F57026">
        <w:rPr>
          <w:rFonts w:ascii="Times New Roman" w:eastAsia="Times New Roman" w:hAnsi="Times New Roman" w:cs="Times New Roman"/>
          <w:color w:val="000000" w:themeColor="text1"/>
          <w:sz w:val="22"/>
          <w:szCs w:val="22"/>
          <w:vertAlign w:val="superscript"/>
        </w:rPr>
        <w:t>33</w:t>
      </w:r>
      <w:r w:rsidRPr="00F57026">
        <w:rPr>
          <w:rFonts w:ascii="Times New Roman" w:eastAsia="Times New Roman" w:hAnsi="Times New Roman" w:cs="Times New Roman"/>
          <w:color w:val="000000" w:themeColor="text1"/>
          <w:sz w:val="22"/>
          <w:szCs w:val="22"/>
        </w:rPr>
        <w:t xml:space="preserve"> The three leading CO</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hydrogenation/reduction technologies – direct CO</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reduction in aqueous electrolyzers, high-temperature CO</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electrolyzers,</w:t>
      </w:r>
      <w:r w:rsidRPr="00F57026">
        <w:rPr>
          <w:rFonts w:ascii="Times New Roman" w:eastAsia="Times New Roman" w:hAnsi="Times New Roman" w:cs="Times New Roman"/>
          <w:color w:val="000000" w:themeColor="text1"/>
          <w:sz w:val="22"/>
          <w:szCs w:val="22"/>
          <w:vertAlign w:val="superscript"/>
        </w:rPr>
        <w:t>34</w:t>
      </w:r>
      <w:r w:rsidRPr="00F57026">
        <w:rPr>
          <w:rFonts w:ascii="Times New Roman" w:eastAsia="Times New Roman" w:hAnsi="Times New Roman" w:cs="Times New Roman"/>
          <w:color w:val="000000" w:themeColor="text1"/>
          <w:sz w:val="22"/>
          <w:szCs w:val="22"/>
        </w:rPr>
        <w:t xml:space="preserve"> and classical gas phase thermocatalytic CO</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hydrogenation – each have roadblocks. </w:t>
      </w:r>
      <w:del w:id="660" w:author="Shannon Boettcher" w:date="2025-01-04T16:57:00Z" w16du:dateUtc="2025-01-05T00:57:00Z">
        <w:r w:rsidRPr="00F57026" w:rsidDel="00025851">
          <w:rPr>
            <w:rFonts w:ascii="Times New Roman" w:eastAsia="Times New Roman" w:hAnsi="Times New Roman" w:cs="Times New Roman"/>
            <w:color w:val="000000" w:themeColor="text1"/>
            <w:sz w:val="22"/>
            <w:szCs w:val="22"/>
          </w:rPr>
          <w:delText>T</w:delText>
        </w:r>
      </w:del>
      <w:ins w:id="661" w:author="Shannon Boettcher" w:date="2025-01-04T14:38:00Z" w16du:dateUtc="2025-01-04T22:38:00Z">
        <w:r w:rsidR="00B97AF3">
          <w:rPr>
            <w:rFonts w:ascii="Times New Roman" w:eastAsia="Times New Roman" w:hAnsi="Times New Roman" w:cs="Times New Roman"/>
            <w:color w:val="000000" w:themeColor="text1"/>
            <w:sz w:val="22"/>
            <w:szCs w:val="22"/>
          </w:rPr>
          <w:t>T</w:t>
        </w:r>
      </w:ins>
      <w:r w:rsidRPr="00F57026">
        <w:rPr>
          <w:rFonts w:ascii="Times New Roman" w:eastAsia="Times New Roman" w:hAnsi="Times New Roman" w:cs="Times New Roman"/>
          <w:color w:val="000000" w:themeColor="text1"/>
          <w:sz w:val="22"/>
          <w:szCs w:val="22"/>
        </w:rPr>
        <w:t>he EPIC team will develop integrated electrochemical-thermocatalytic reactors</w:t>
      </w:r>
      <w:r w:rsidRPr="00F57026">
        <w:rPr>
          <w:rFonts w:ascii="Times New Roman" w:eastAsia="Times New Roman" w:hAnsi="Times New Roman" w:cs="Times New Roman"/>
          <w:b/>
          <w:bCs/>
          <w:color w:val="000000" w:themeColor="text1"/>
          <w:sz w:val="22"/>
          <w:szCs w:val="22"/>
        </w:rPr>
        <w:t xml:space="preserve"> </w:t>
      </w:r>
      <w:r w:rsidRPr="00F57026">
        <w:rPr>
          <w:rFonts w:ascii="Times New Roman" w:eastAsia="Times New Roman" w:hAnsi="Times New Roman" w:cs="Times New Roman"/>
          <w:color w:val="000000" w:themeColor="text1"/>
          <w:sz w:val="22"/>
          <w:szCs w:val="22"/>
        </w:rPr>
        <w:t>that are currently low-TRL but can be deployed broadly to electrify processes that currently require fossil fuels</w:t>
      </w:r>
      <w:ins w:id="662" w:author="Shannon Boettcher" w:date="2025-01-04T16:57:00Z" w16du:dateUtc="2025-01-05T00:57:00Z">
        <w:r w:rsidR="00025851">
          <w:rPr>
            <w:rFonts w:ascii="Times New Roman" w:eastAsia="Times New Roman" w:hAnsi="Times New Roman" w:cs="Times New Roman"/>
            <w:color w:val="000000" w:themeColor="text1"/>
            <w:sz w:val="22"/>
            <w:szCs w:val="22"/>
          </w:rPr>
          <w:t xml:space="preserve"> (Sidebar 2)</w:t>
        </w:r>
      </w:ins>
      <w:del w:id="663" w:author="Shannon Boettcher" w:date="2025-01-04T16:57:00Z" w16du:dateUtc="2025-01-05T00:57:00Z">
        <w:r w:rsidRPr="00F57026" w:rsidDel="00025851">
          <w:rPr>
            <w:rFonts w:ascii="Times New Roman" w:eastAsia="Times New Roman" w:hAnsi="Times New Roman" w:cs="Times New Roman"/>
            <w:color w:val="000000" w:themeColor="text1"/>
            <w:sz w:val="22"/>
            <w:szCs w:val="22"/>
          </w:rPr>
          <w:delText>.</w:delText>
        </w:r>
      </w:del>
      <w:r w:rsidRPr="00F57026">
        <w:rPr>
          <w:rFonts w:ascii="Times New Roman" w:eastAsia="Times New Roman" w:hAnsi="Times New Roman" w:cs="Times New Roman"/>
          <w:color w:val="000000" w:themeColor="text1"/>
          <w:sz w:val="22"/>
          <w:szCs w:val="22"/>
        </w:rPr>
        <w:t xml:space="preserve"> The Central Valley has expansive agricultural activities; crop residues, livestock manure-derived biogas, and dairy wastewater are abundant. In addition, increasing hazardous woody biomass is generated from forest management activities to slow or stop the progress of wildfires. </w:t>
      </w:r>
      <w:r w:rsidR="00034DD3">
        <w:rPr>
          <w:rFonts w:ascii="Times New Roman" w:eastAsia="Times New Roman" w:hAnsi="Times New Roman" w:cs="Times New Roman"/>
          <w:color w:val="000000" w:themeColor="text1"/>
          <w:sz w:val="22"/>
          <w:szCs w:val="22"/>
        </w:rPr>
        <w:t>EPIC</w:t>
      </w:r>
      <w:r w:rsidRPr="00F57026">
        <w:rPr>
          <w:rFonts w:ascii="Times New Roman" w:eastAsia="Times New Roman" w:hAnsi="Times New Roman" w:cs="Times New Roman"/>
          <w:color w:val="000000" w:themeColor="text1"/>
          <w:sz w:val="22"/>
          <w:szCs w:val="22"/>
        </w:rPr>
        <w:t xml:space="preserve"> will pilot research to convert these resources to alternative low-carbon fuels, including synergistic waste treatment for hydrogen production.</w:t>
      </w:r>
    </w:p>
    <w:p w14:paraId="47666130" w14:textId="380291C6" w:rsidR="00521EBA" w:rsidRDefault="00F57026" w:rsidP="00F57026">
      <w:pPr>
        <w:widowControl w:val="0"/>
        <w:spacing w:after="240"/>
        <w:jc w:val="both"/>
        <w:rPr>
          <w:ins w:id="664" w:author="Shannon Boettcher" w:date="2025-01-04T16:55:00Z" w16du:dateUtc="2025-01-05T00:55:00Z"/>
          <w:rFonts w:ascii="Times New Roman" w:eastAsia="Times New Roman" w:hAnsi="Times New Roman" w:cs="Times New Roman"/>
          <w:color w:val="000000" w:themeColor="text1"/>
          <w:sz w:val="22"/>
          <w:szCs w:val="22"/>
        </w:rPr>
      </w:pPr>
      <w:commentRangeStart w:id="665"/>
      <w:commentRangeStart w:id="666"/>
      <w:r w:rsidRPr="00F57026">
        <w:rPr>
          <w:rFonts w:ascii="Times New Roman" w:eastAsia="Times New Roman" w:hAnsi="Times New Roman" w:cs="Times New Roman"/>
          <w:b/>
          <w:bCs/>
          <w:i/>
          <w:iCs/>
          <w:color w:val="000000" w:themeColor="text1"/>
          <w:sz w:val="22"/>
          <w:szCs w:val="22"/>
        </w:rPr>
        <w:t>Electrochemical CO</w:t>
      </w:r>
      <w:r w:rsidRPr="00F57026">
        <w:rPr>
          <w:rFonts w:ascii="Times New Roman" w:eastAsia="Times New Roman" w:hAnsi="Times New Roman" w:cs="Times New Roman"/>
          <w:b/>
          <w:bCs/>
          <w:i/>
          <w:iCs/>
          <w:color w:val="000000" w:themeColor="text1"/>
          <w:sz w:val="22"/>
          <w:szCs w:val="22"/>
          <w:vertAlign w:val="subscript"/>
        </w:rPr>
        <w:t>2</w:t>
      </w:r>
      <w:r w:rsidRPr="00F57026">
        <w:rPr>
          <w:rFonts w:ascii="Times New Roman" w:eastAsia="Times New Roman" w:hAnsi="Times New Roman" w:cs="Times New Roman"/>
          <w:b/>
          <w:bCs/>
          <w:i/>
          <w:iCs/>
          <w:color w:val="000000" w:themeColor="text1"/>
          <w:sz w:val="22"/>
          <w:szCs w:val="22"/>
        </w:rPr>
        <w:t xml:space="preserve"> management</w:t>
      </w:r>
      <w:commentRangeEnd w:id="665"/>
      <w:r w:rsidR="00BE1E4D">
        <w:rPr>
          <w:rStyle w:val="CommentReference"/>
          <w:rFonts w:ascii="Calibri" w:eastAsia="Calibri" w:hAnsi="Calibri" w:cs="Calibri"/>
          <w:kern w:val="0"/>
          <w14:ligatures w14:val="none"/>
        </w:rPr>
        <w:commentReference w:id="665"/>
      </w:r>
      <w:commentRangeEnd w:id="666"/>
      <w:r w:rsidR="00165153">
        <w:rPr>
          <w:rStyle w:val="CommentReference"/>
          <w:rFonts w:ascii="Calibri" w:eastAsia="Calibri" w:hAnsi="Calibri" w:cs="Calibri"/>
          <w:kern w:val="0"/>
          <w14:ligatures w14:val="none"/>
        </w:rPr>
        <w:commentReference w:id="666"/>
      </w:r>
      <w:r w:rsidRPr="00F57026">
        <w:rPr>
          <w:rFonts w:ascii="Times New Roman" w:eastAsia="Times New Roman" w:hAnsi="Times New Roman" w:cs="Times New Roman"/>
          <w:b/>
          <w:bCs/>
          <w:i/>
          <w:iCs/>
          <w:color w:val="000000" w:themeColor="text1"/>
          <w:sz w:val="22"/>
          <w:szCs w:val="22"/>
        </w:rPr>
        <w:t>:</w:t>
      </w:r>
      <w:r w:rsidRPr="00F57026">
        <w:rPr>
          <w:rFonts w:ascii="Times New Roman" w:eastAsia="Times New Roman" w:hAnsi="Times New Roman" w:cs="Times New Roman"/>
          <w:color w:val="000000" w:themeColor="text1"/>
          <w:sz w:val="22"/>
          <w:szCs w:val="22"/>
        </w:rPr>
        <w:t xml:space="preserve"> EPIC will also accelerate technologies that leverage the flow of ions to generate acid and base to capture CO</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from the atmosphere (DAC) or ocean (DOC). Current methods to capture CO</w:t>
      </w:r>
      <w:r w:rsidRPr="00F57026">
        <w:rPr>
          <w:rFonts w:ascii="Times New Roman" w:eastAsia="Times New Roman" w:hAnsi="Times New Roman" w:cs="Times New Roman"/>
          <w:color w:val="000000" w:themeColor="text1"/>
          <w:sz w:val="22"/>
          <w:szCs w:val="22"/>
          <w:vertAlign w:val="subscript"/>
        </w:rPr>
        <w:t>2</w:t>
      </w:r>
      <w:r w:rsidRPr="00F57026">
        <w:rPr>
          <w:rFonts w:ascii="Times New Roman" w:eastAsia="Times New Roman" w:hAnsi="Times New Roman" w:cs="Times New Roman"/>
          <w:color w:val="000000" w:themeColor="text1"/>
          <w:sz w:val="22"/>
          <w:szCs w:val="22"/>
        </w:rPr>
        <w:t xml:space="preserve"> from the air require high temperatures for absorbent regeneration and are too expensive and energy-intensive to effectively scale.</w:t>
      </w:r>
      <w:r w:rsidRPr="00F57026">
        <w:rPr>
          <w:rFonts w:ascii="Times New Roman" w:eastAsia="Times New Roman" w:hAnsi="Times New Roman" w:cs="Times New Roman"/>
          <w:b/>
          <w:bCs/>
          <w:color w:val="000000" w:themeColor="text1"/>
          <w:sz w:val="22"/>
          <w:szCs w:val="22"/>
        </w:rPr>
        <w:t xml:space="preserve"> </w:t>
      </w:r>
      <w:r w:rsidRPr="00F57026">
        <w:rPr>
          <w:rFonts w:ascii="Times New Roman" w:eastAsia="Times New Roman" w:hAnsi="Times New Roman" w:cs="Times New Roman"/>
          <w:color w:val="000000" w:themeColor="text1"/>
          <w:sz w:val="22"/>
          <w:szCs w:val="22"/>
        </w:rPr>
        <w:t xml:space="preserve">EPIC partner Dr. Adam Weber at LBNL is an expert electrochemical engineer who will lead the development of next-generation electrodialysis technology enabling low-temperature </w:t>
      </w:r>
      <w:r w:rsidRPr="00F57026">
        <w:rPr>
          <w:rFonts w:ascii="Times New Roman" w:eastAsia="Times New Roman" w:hAnsi="Times New Roman" w:cs="Times New Roman"/>
          <w:i/>
          <w:iCs/>
          <w:color w:val="000000" w:themeColor="text1"/>
          <w:sz w:val="22"/>
          <w:szCs w:val="22"/>
        </w:rPr>
        <w:t>electrochemical CO</w:t>
      </w:r>
      <w:r w:rsidRPr="00F57026">
        <w:rPr>
          <w:rFonts w:ascii="Times New Roman" w:eastAsia="Times New Roman" w:hAnsi="Times New Roman" w:cs="Times New Roman"/>
          <w:i/>
          <w:iCs/>
          <w:color w:val="000000" w:themeColor="text1"/>
          <w:sz w:val="22"/>
          <w:szCs w:val="22"/>
          <w:vertAlign w:val="subscript"/>
        </w:rPr>
        <w:t>2</w:t>
      </w:r>
      <w:r w:rsidRPr="00F57026">
        <w:rPr>
          <w:rFonts w:ascii="Times New Roman" w:eastAsia="Times New Roman" w:hAnsi="Times New Roman" w:cs="Times New Roman"/>
          <w:i/>
          <w:iCs/>
          <w:color w:val="000000" w:themeColor="text1"/>
          <w:sz w:val="22"/>
          <w:szCs w:val="22"/>
        </w:rPr>
        <w:t xml:space="preserve"> capture to reach the thermodynamic minimum energy inputs</w:t>
      </w:r>
      <w:r w:rsidRPr="00F57026">
        <w:rPr>
          <w:rFonts w:ascii="Times New Roman" w:eastAsia="Times New Roman" w:hAnsi="Times New Roman" w:cs="Times New Roman"/>
          <w:color w:val="000000" w:themeColor="text1"/>
          <w:sz w:val="22"/>
          <w:szCs w:val="22"/>
        </w:rPr>
        <w:t xml:space="preserve"> to address this gap.</w:t>
      </w:r>
      <w:r w:rsidRPr="00F57026">
        <w:rPr>
          <w:rFonts w:ascii="Times New Roman" w:eastAsia="Times New Roman" w:hAnsi="Times New Roman" w:cs="Times New Roman"/>
          <w:color w:val="000000" w:themeColor="text1"/>
          <w:sz w:val="22"/>
          <w:szCs w:val="22"/>
          <w:vertAlign w:val="superscript"/>
        </w:rPr>
        <w:t>35, 36</w:t>
      </w:r>
      <w:r w:rsidRPr="00F57026">
        <w:rPr>
          <w:rFonts w:ascii="Times New Roman" w:eastAsia="Times New Roman" w:hAnsi="Times New Roman" w:cs="Times New Roman"/>
          <w:color w:val="000000" w:themeColor="text1"/>
          <w:sz w:val="22"/>
          <w:szCs w:val="22"/>
        </w:rPr>
        <w:t xml:space="preserve"> He will collaborate with Boettcher, McCloskey, and the broader EPIC team along the commercialization pipeline. Addressing basic science gaps, such as a detailed predictive understanding of interfacial and selective ion-transfer processes,</w:t>
      </w:r>
      <w:r w:rsidRPr="00F57026">
        <w:rPr>
          <w:rFonts w:ascii="Times New Roman" w:eastAsia="Times New Roman" w:hAnsi="Times New Roman" w:cs="Times New Roman"/>
          <w:color w:val="000000" w:themeColor="text1"/>
          <w:sz w:val="22"/>
          <w:szCs w:val="22"/>
          <w:vertAlign w:val="superscript"/>
        </w:rPr>
        <w:t>37-39</w:t>
      </w:r>
      <w:r w:rsidRPr="00F57026">
        <w:rPr>
          <w:rFonts w:ascii="Times New Roman" w:eastAsia="Times New Roman" w:hAnsi="Times New Roman" w:cs="Times New Roman"/>
          <w:color w:val="000000" w:themeColor="text1"/>
          <w:sz w:val="22"/>
          <w:szCs w:val="22"/>
        </w:rPr>
        <w:t xml:space="preserve"> and applied science gaps related to co-engineering coupled electrolysis-electrodialysis devices for high efficiency remain. Once solved, this technology will </w:t>
      </w:r>
      <w:r w:rsidRPr="00F57026">
        <w:rPr>
          <w:rFonts w:ascii="Times New Roman" w:eastAsia="Times New Roman" w:hAnsi="Times New Roman" w:cs="Times New Roman"/>
          <w:color w:val="000000" w:themeColor="text1"/>
          <w:sz w:val="22"/>
          <w:szCs w:val="22"/>
        </w:rPr>
        <w:lastRenderedPageBreak/>
        <w:t xml:space="preserve">scale to a $100B+ industry process in EPIC. More applications are envisioned, such as for onsite acid/base generation for water treatment, which is important in California due to </w:t>
      </w:r>
      <w:del w:id="667" w:author="Shannon Boettcher" w:date="2025-01-04T17:16:00Z" w16du:dateUtc="2025-01-05T01:16:00Z">
        <w:r w:rsidRPr="00F57026" w:rsidDel="0019767A">
          <w:rPr>
            <w:rFonts w:ascii="Times New Roman" w:eastAsia="Times New Roman" w:hAnsi="Times New Roman" w:cs="Times New Roman"/>
            <w:color w:val="000000" w:themeColor="text1"/>
            <w:sz w:val="22"/>
            <w:szCs w:val="22"/>
          </w:rPr>
          <w:delText>climate change.</w:delText>
        </w:r>
      </w:del>
      <w:ins w:id="668" w:author="Shannon Boettcher" w:date="2025-01-04T17:16:00Z" w16du:dateUtc="2025-01-05T01:16:00Z">
        <w:r w:rsidR="0019767A">
          <w:rPr>
            <w:rFonts w:ascii="Times New Roman" w:eastAsia="Times New Roman" w:hAnsi="Times New Roman" w:cs="Times New Roman"/>
            <w:color w:val="000000" w:themeColor="text1"/>
            <w:sz w:val="22"/>
            <w:szCs w:val="22"/>
          </w:rPr>
          <w:t>increasing drought and clean water scar</w:t>
        </w:r>
      </w:ins>
      <w:ins w:id="669" w:author="Shannon Boettcher" w:date="2025-01-04T17:17:00Z" w16du:dateUtc="2025-01-05T01:17:00Z">
        <w:r w:rsidR="0019767A">
          <w:rPr>
            <w:rFonts w:ascii="Times New Roman" w:eastAsia="Times New Roman" w:hAnsi="Times New Roman" w:cs="Times New Roman"/>
            <w:color w:val="000000" w:themeColor="text1"/>
            <w:sz w:val="22"/>
            <w:szCs w:val="22"/>
          </w:rPr>
          <w:t>city.</w:t>
        </w:r>
      </w:ins>
    </w:p>
    <w:p w14:paraId="09EA74A9" w14:textId="47046030" w:rsidR="00F57026" w:rsidRPr="00F57026" w:rsidRDefault="001F4F12" w:rsidP="00F57026">
      <w:pPr>
        <w:widowControl w:val="0"/>
        <w:spacing w:after="240"/>
        <w:jc w:val="both"/>
        <w:rPr>
          <w:rFonts w:ascii="Times New Roman" w:eastAsia="Times New Roman" w:hAnsi="Times New Roman" w:cs="Times New Roman"/>
          <w:color w:val="000000" w:themeColor="text1"/>
          <w:sz w:val="22"/>
          <w:szCs w:val="22"/>
        </w:rPr>
      </w:pPr>
      <w:ins w:id="670" w:author="Shannon Boettcher" w:date="2025-01-04T16:54:00Z" w16du:dateUtc="2025-01-05T00:54:00Z">
        <w:r>
          <w:rPr>
            <w:rFonts w:ascii="Times New Roman" w:eastAsia="Times New Roman" w:hAnsi="Times New Roman" w:cs="Times New Roman"/>
            <w:color w:val="000000" w:themeColor="text1"/>
            <w:sz w:val="22"/>
            <w:szCs w:val="22"/>
          </w:rPr>
          <w:t xml:space="preserve">A specific target in the first two years of the Engine is commercialize advanced bipolar </w:t>
        </w:r>
      </w:ins>
      <w:ins w:id="671" w:author="Shannon Boettcher" w:date="2025-01-04T16:55:00Z" w16du:dateUtc="2025-01-05T00:55:00Z">
        <w:r w:rsidR="00521EBA">
          <w:rPr>
            <w:rFonts w:ascii="Times New Roman" w:eastAsia="Times New Roman" w:hAnsi="Times New Roman" w:cs="Times New Roman"/>
            <w:color w:val="000000" w:themeColor="text1"/>
            <w:sz w:val="22"/>
            <w:szCs w:val="22"/>
          </w:rPr>
          <w:t>membranes</w:t>
        </w:r>
      </w:ins>
      <w:ins w:id="672" w:author="Shannon Boettcher" w:date="2025-01-04T16:54:00Z" w16du:dateUtc="2025-01-05T00:54:00Z">
        <w:r>
          <w:rPr>
            <w:rFonts w:ascii="Times New Roman" w:eastAsia="Times New Roman" w:hAnsi="Times New Roman" w:cs="Times New Roman"/>
            <w:color w:val="000000" w:themeColor="text1"/>
            <w:sz w:val="22"/>
            <w:szCs w:val="22"/>
          </w:rPr>
          <w:t xml:space="preserve"> and </w:t>
        </w:r>
        <w:r w:rsidR="00521EBA">
          <w:rPr>
            <w:rFonts w:ascii="Times New Roman" w:eastAsia="Times New Roman" w:hAnsi="Times New Roman" w:cs="Times New Roman"/>
            <w:color w:val="000000" w:themeColor="text1"/>
            <w:sz w:val="22"/>
            <w:szCs w:val="22"/>
          </w:rPr>
          <w:t>associate</w:t>
        </w:r>
      </w:ins>
      <w:ins w:id="673" w:author="Shannon Boettcher" w:date="2025-01-04T16:55:00Z" w16du:dateUtc="2025-01-05T00:55:00Z">
        <w:r w:rsidR="00521EBA">
          <w:rPr>
            <w:rFonts w:ascii="Times New Roman" w:eastAsia="Times New Roman" w:hAnsi="Times New Roman" w:cs="Times New Roman"/>
            <w:color w:val="000000" w:themeColor="text1"/>
            <w:sz w:val="22"/>
            <w:szCs w:val="22"/>
          </w:rPr>
          <w:t>d high current density electrodialysis stacks under development at UCB and LBL by Boettcher and the team of collaborators.</w:t>
        </w:r>
      </w:ins>
      <w:r w:rsidR="0025122C">
        <w:rPr>
          <w:rFonts w:ascii="Times New Roman" w:eastAsia="Times New Roman" w:hAnsi="Times New Roman" w:cs="Times New Roman"/>
          <w:color w:val="000000" w:themeColor="text1"/>
          <w:sz w:val="22"/>
          <w:szCs w:val="22"/>
        </w:rPr>
        <w:fldChar w:fldCharType="begin">
          <w:fldData xml:space="preserve">PEVuZE5vdGU+PENpdGU+PEF1dGhvcj5PZW5lcjwvQXV0aG9yPjxZZWFyPjIwMTksIFVTIFBhdGVu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</w:fldData>
        </w:fldChar>
      </w:r>
      <w:r w:rsidR="00A92E0A">
        <w:rPr>
          <w:rFonts w:ascii="Times New Roman" w:eastAsia="Times New Roman" w:hAnsi="Times New Roman" w:cs="Times New Roman"/>
          <w:color w:val="000000" w:themeColor="text1"/>
          <w:sz w:val="22"/>
          <w:szCs w:val="22"/>
        </w:rPr>
        <w:instrText xml:space="preserve"> ADDIN EN.CITE </w:instrText>
      </w:r>
      <w:r w:rsidR="00A92E0A">
        <w:rPr>
          <w:rFonts w:ascii="Times New Roman" w:eastAsia="Times New Roman" w:hAnsi="Times New Roman" w:cs="Times New Roman"/>
          <w:color w:val="000000" w:themeColor="text1"/>
          <w:sz w:val="22"/>
          <w:szCs w:val="22"/>
        </w:rPr>
        <w:fldChar w:fldCharType="begin">
          <w:fldData xml:space="preserve">PEVuZE5vdGU+PENpdGU+PEF1dGhvcj5PZW5lcjwvQXV0aG9yPjxZZWFyPjIwMTksIFVTIFBhdGVu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</w:fldData>
        </w:fldChar>
      </w:r>
      <w:r w:rsidR="00A92E0A">
        <w:rPr>
          <w:rFonts w:ascii="Times New Roman" w:eastAsia="Times New Roman" w:hAnsi="Times New Roman" w:cs="Times New Roman"/>
          <w:color w:val="000000" w:themeColor="text1"/>
          <w:sz w:val="22"/>
          <w:szCs w:val="22"/>
        </w:rPr>
        <w:instrText xml:space="preserve"> ADDIN EN.CITE.DATA </w:instrText>
      </w:r>
      <w:r w:rsidR="00A92E0A">
        <w:rPr>
          <w:rFonts w:ascii="Times New Roman" w:eastAsia="Times New Roman" w:hAnsi="Times New Roman" w:cs="Times New Roman"/>
          <w:color w:val="000000" w:themeColor="text1"/>
          <w:sz w:val="22"/>
          <w:szCs w:val="22"/>
        </w:rPr>
      </w:r>
      <w:r w:rsidR="00A92E0A">
        <w:rPr>
          <w:rFonts w:ascii="Times New Roman" w:eastAsia="Times New Roman" w:hAnsi="Times New Roman" w:cs="Times New Roman"/>
          <w:color w:val="000000" w:themeColor="text1"/>
          <w:sz w:val="22"/>
          <w:szCs w:val="22"/>
        </w:rPr>
        <w:fldChar w:fldCharType="end"/>
      </w:r>
      <w:r w:rsidR="0025122C">
        <w:rPr>
          <w:rFonts w:ascii="Times New Roman" w:eastAsia="Times New Roman" w:hAnsi="Times New Roman" w:cs="Times New Roman"/>
          <w:color w:val="000000" w:themeColor="text1"/>
          <w:sz w:val="22"/>
          <w:szCs w:val="22"/>
        </w:rPr>
      </w:r>
      <w:r w:rsidR="0025122C">
        <w:rPr>
          <w:rFonts w:ascii="Times New Roman" w:eastAsia="Times New Roman" w:hAnsi="Times New Roman" w:cs="Times New Roman"/>
          <w:color w:val="000000" w:themeColor="text1"/>
          <w:sz w:val="22"/>
          <w:szCs w:val="22"/>
        </w:rPr>
        <w:fldChar w:fldCharType="separate"/>
      </w:r>
      <w:r w:rsidR="00A92E0A" w:rsidRPr="00A92E0A">
        <w:rPr>
          <w:rFonts w:ascii="Times New Roman" w:eastAsia="Times New Roman" w:hAnsi="Times New Roman" w:cs="Times New Roman"/>
          <w:noProof/>
          <w:color w:val="000000" w:themeColor="text1"/>
          <w:sz w:val="22"/>
          <w:szCs w:val="22"/>
          <w:vertAlign w:val="superscript"/>
        </w:rPr>
        <w:t>3-6</w:t>
      </w:r>
      <w:r w:rsidR="0025122C">
        <w:rPr>
          <w:rFonts w:ascii="Times New Roman" w:eastAsia="Times New Roman" w:hAnsi="Times New Roman" w:cs="Times New Roman"/>
          <w:color w:val="000000" w:themeColor="text1"/>
          <w:sz w:val="22"/>
          <w:szCs w:val="22"/>
        </w:rPr>
        <w:fldChar w:fldCharType="end"/>
      </w:r>
    </w:p>
    <w:p w14:paraId="0BDBAA07" w14:textId="6652E7B1" w:rsidR="00F57026" w:rsidRPr="00F57026" w:rsidRDefault="00F57026" w:rsidP="00F57026">
      <w:pPr>
        <w:widowControl w:val="0"/>
        <w:spacing w:after="240"/>
        <w:jc w:val="both"/>
        <w:rPr>
          <w:rFonts w:ascii="Times New Roman" w:eastAsia="Times New Roman" w:hAnsi="Times New Roman" w:cs="Times New Roman"/>
          <w:color w:val="000000" w:themeColor="text1"/>
          <w:sz w:val="22"/>
          <w:szCs w:val="22"/>
        </w:rPr>
      </w:pPr>
      <w:r w:rsidRPr="00F57026">
        <w:rPr>
          <w:rFonts w:ascii="Times New Roman" w:eastAsia="Times New Roman" w:hAnsi="Times New Roman" w:cs="Times New Roman"/>
          <w:b/>
          <w:bCs/>
          <w:i/>
          <w:iCs/>
          <w:color w:val="000000" w:themeColor="text1"/>
          <w:sz w:val="22"/>
          <w:szCs w:val="22"/>
        </w:rPr>
        <w:t>An Integrated Tech Ecosystem:</w:t>
      </w:r>
      <w:r w:rsidRPr="00F57026">
        <w:rPr>
          <w:rFonts w:ascii="Times New Roman" w:eastAsia="Times New Roman" w:hAnsi="Times New Roman" w:cs="Times New Roman"/>
          <w:b/>
          <w:bCs/>
          <w:color w:val="000000" w:themeColor="text1"/>
          <w:sz w:val="22"/>
          <w:szCs w:val="22"/>
        </w:rPr>
        <w:t xml:space="preserve"> </w:t>
      </w:r>
      <w:r w:rsidRPr="00F57026">
        <w:rPr>
          <w:rFonts w:ascii="Times New Roman" w:eastAsia="Times New Roman" w:hAnsi="Times New Roman" w:cs="Times New Roman"/>
          <w:color w:val="000000" w:themeColor="text1"/>
          <w:sz w:val="22"/>
          <w:szCs w:val="22"/>
        </w:rPr>
        <w:t>The Engine creates an electrochemistry workforce-ready region akin to the world-changing semiconductor ecosystem</w:t>
      </w:r>
      <w:r w:rsidRPr="00F57026">
        <w:rPr>
          <w:rFonts w:ascii="Times New Roman" w:eastAsia="Times New Roman" w:hAnsi="Times New Roman" w:cs="Times New Roman"/>
          <w:color w:val="000000" w:themeColor="text1"/>
          <w:sz w:val="22"/>
          <w:szCs w:val="22"/>
          <w:vertAlign w:val="superscript"/>
        </w:rPr>
        <w:t>40</w:t>
      </w:r>
      <w:r w:rsidRPr="00F57026">
        <w:rPr>
          <w:rFonts w:ascii="Times New Roman" w:eastAsia="Times New Roman" w:hAnsi="Times New Roman" w:cs="Times New Roman"/>
          <w:color w:val="000000" w:themeColor="text1"/>
          <w:sz w:val="22"/>
          <w:szCs w:val="22"/>
        </w:rPr>
        <w:t xml:space="preserve"> of the 1990s by fostering diverse and</w:t>
      </w:r>
      <w:r w:rsidRPr="00F57026">
        <w:rPr>
          <w:rFonts w:ascii="Times New Roman" w:eastAsia="Times New Roman" w:hAnsi="Times New Roman" w:cs="Times New Roman"/>
          <w:i/>
          <w:iCs/>
          <w:color w:val="000000" w:themeColor="text1"/>
          <w:sz w:val="22"/>
          <w:szCs w:val="22"/>
        </w:rPr>
        <w:t xml:space="preserve"> </w:t>
      </w:r>
      <w:r w:rsidRPr="00F57026">
        <w:rPr>
          <w:rFonts w:ascii="Times New Roman" w:eastAsia="Times New Roman" w:hAnsi="Times New Roman" w:cs="Times New Roman"/>
          <w:color w:val="000000" w:themeColor="text1"/>
          <w:sz w:val="22"/>
          <w:szCs w:val="22"/>
        </w:rPr>
        <w:t xml:space="preserve">competitive tech development. With the initial focus on next-generation batteries, R&amp;D efforts include long-duration batteries made from regionally sourced, low-cost materials like sodium metal, iron, manganese ores, and sulfur. Advanced batteries for transportation, featuring solid-state and metal anodes, will be developed and scaled for safe, efficient use. Immediate manufacturing and pilot projects bridge gaps in current technologies, with plans for R&amp;D in advanced electrochemistry, pilot-scale material synthesis, and battery fabrication. The initiative also emphasizes battery recycling, improving processes for consumer and large-format applications. </w:t>
      </w:r>
      <w:r w:rsidR="00034DD3">
        <w:rPr>
          <w:rFonts w:ascii="Times New Roman" w:eastAsia="Times New Roman" w:hAnsi="Times New Roman" w:cs="Times New Roman"/>
          <w:color w:val="000000" w:themeColor="text1"/>
          <w:sz w:val="22"/>
          <w:szCs w:val="22"/>
        </w:rPr>
        <w:t>EPIC</w:t>
      </w:r>
      <w:r w:rsidRPr="00F57026">
        <w:rPr>
          <w:rFonts w:ascii="Times New Roman" w:eastAsia="Times New Roman" w:hAnsi="Times New Roman" w:cs="Times New Roman"/>
          <w:color w:val="000000" w:themeColor="text1"/>
          <w:sz w:val="22"/>
          <w:szCs w:val="22"/>
        </w:rPr>
        <w:t xml:space="preserve"> leverages partnerships between utilities (SMUD, SoCal Edison, PG&amp;E), research labs, educational institutions, and regulatory agencies to integrate efforts within the electrochemical technology innovation ecosystem and ensure benefits are realized across additional industries. Key areas include developing smart grid solutions to integrate with existing infrastructure, enabling shared energy resources and peer-to-peer trading, and supporting electrochemical technology that adjusts power consumption based on grid signals. Collaboration with automotive companies facilitates the deployment of ACZEVs, ensuring seamless integration with clean energy sources and infrastructure. Coordinated policy advocacy and smart grid roll-out are crucial to implementing and scaling these technologies. The other EPIC electrochemical technologies build on and leverage the next-generation battery ecosystem. These technologies benefit from established supply chain and manufacturing pilot initiatives. Synthetic (clean) fuel production, including synthetic fuels for ICE and jets, expands the impact of the Engine. For fuel cells, EPIC enables more efficient devices that are easier and cheaper to construct and create more power from liquid fuels for sectors like aviation, maritime, and construction. </w:t>
      </w:r>
      <w:commentRangeStart w:id="674"/>
      <w:commentRangeStart w:id="675"/>
      <w:commentRangeStart w:id="676"/>
      <w:r w:rsidR="000C4313" w:rsidRPr="00F57026">
        <w:rPr>
          <w:rFonts w:ascii="Times New Roman" w:eastAsia="Times New Roman" w:hAnsi="Times New Roman" w:cs="Times New Roman"/>
          <w:color w:val="000000" w:themeColor="text1"/>
          <w:sz w:val="22"/>
          <w:szCs w:val="22"/>
        </w:rPr>
        <w:t>Collaborations with H</w:t>
      </w:r>
      <w:r w:rsidR="000C4313" w:rsidRPr="00F57026">
        <w:rPr>
          <w:rFonts w:ascii="Times New Roman" w:eastAsia="Times New Roman" w:hAnsi="Times New Roman" w:cs="Times New Roman"/>
          <w:color w:val="000000" w:themeColor="text1"/>
          <w:sz w:val="22"/>
          <w:szCs w:val="22"/>
          <w:vertAlign w:val="subscript"/>
        </w:rPr>
        <w:t>2</w:t>
      </w:r>
      <w:r w:rsidR="000C4313" w:rsidRPr="00F57026">
        <w:rPr>
          <w:rFonts w:ascii="Times New Roman" w:eastAsia="Times New Roman" w:hAnsi="Times New Roman" w:cs="Times New Roman"/>
          <w:color w:val="000000" w:themeColor="text1"/>
          <w:sz w:val="22"/>
          <w:szCs w:val="22"/>
        </w:rPr>
        <w:t xml:space="preserve"> tech companies and clean-energy infrastructure projects facilitate field trials and scalability. Technologies for managing CO</w:t>
      </w:r>
      <w:r w:rsidR="000C4313" w:rsidRPr="00F57026">
        <w:rPr>
          <w:rFonts w:ascii="Times New Roman" w:eastAsia="Times New Roman" w:hAnsi="Times New Roman" w:cs="Times New Roman"/>
          <w:color w:val="000000" w:themeColor="text1"/>
          <w:sz w:val="22"/>
          <w:szCs w:val="22"/>
          <w:vertAlign w:val="subscript"/>
        </w:rPr>
        <w:t>2</w:t>
      </w:r>
      <w:r w:rsidR="000C4313" w:rsidRPr="00F57026">
        <w:rPr>
          <w:rFonts w:ascii="Times New Roman" w:eastAsia="Times New Roman" w:hAnsi="Times New Roman" w:cs="Times New Roman"/>
          <w:color w:val="000000" w:themeColor="text1"/>
          <w:sz w:val="22"/>
          <w:szCs w:val="22"/>
        </w:rPr>
        <w:t xml:space="preserve"> emissions, like DAC and electrodialysis, will be developed through R&amp;D partnerships and pilot projects</w:t>
      </w:r>
      <w:ins w:id="677" w:author="Shannon Boettcher" w:date="2025-01-04T13:29:00Z" w16du:dateUtc="2025-01-04T21:29:00Z">
        <w:r w:rsidR="00244DA4">
          <w:rPr>
            <w:rFonts w:ascii="Times New Roman" w:eastAsia="Times New Roman" w:hAnsi="Times New Roman" w:cs="Times New Roman"/>
            <w:color w:val="000000" w:themeColor="text1"/>
            <w:sz w:val="22"/>
            <w:szCs w:val="22"/>
          </w:rPr>
          <w:t>, f</w:t>
        </w:r>
      </w:ins>
      <w:ins w:id="678" w:author="Shannon Boettcher" w:date="2025-01-04T13:30:00Z" w16du:dateUtc="2025-01-04T21:30:00Z">
        <w:r w:rsidR="00244DA4">
          <w:rPr>
            <w:rFonts w:ascii="Times New Roman" w:eastAsia="Times New Roman" w:hAnsi="Times New Roman" w:cs="Times New Roman"/>
            <w:color w:val="000000" w:themeColor="text1"/>
            <w:sz w:val="22"/>
            <w:szCs w:val="22"/>
          </w:rPr>
          <w:t xml:space="preserve">or example </w:t>
        </w:r>
        <w:proofErr w:type="gramStart"/>
        <w:r w:rsidR="00244DA4">
          <w:rPr>
            <w:rFonts w:ascii="Times New Roman" w:eastAsia="Times New Roman" w:hAnsi="Times New Roman" w:cs="Times New Roman"/>
            <w:color w:val="000000" w:themeColor="text1"/>
            <w:sz w:val="22"/>
            <w:szCs w:val="22"/>
          </w:rPr>
          <w:t>reaching to</w:t>
        </w:r>
        <w:proofErr w:type="gramEnd"/>
        <w:r w:rsidR="00244DA4">
          <w:rPr>
            <w:rFonts w:ascii="Times New Roman" w:eastAsia="Times New Roman" w:hAnsi="Times New Roman" w:cs="Times New Roman"/>
            <w:color w:val="000000" w:themeColor="text1"/>
            <w:sz w:val="22"/>
            <w:szCs w:val="22"/>
          </w:rPr>
          <w:t xml:space="preserve"> regional companies like </w:t>
        </w:r>
        <w:proofErr w:type="spellStart"/>
        <w:r w:rsidR="00244DA4">
          <w:rPr>
            <w:rFonts w:ascii="Times New Roman" w:eastAsia="Times New Roman" w:hAnsi="Times New Roman" w:cs="Times New Roman"/>
            <w:color w:val="000000" w:themeColor="text1"/>
            <w:sz w:val="22"/>
            <w:szCs w:val="22"/>
          </w:rPr>
          <w:t>Captura</w:t>
        </w:r>
        <w:proofErr w:type="spellEnd"/>
        <w:r w:rsidR="00244DA4">
          <w:rPr>
            <w:rFonts w:ascii="Times New Roman" w:eastAsia="Times New Roman" w:hAnsi="Times New Roman" w:cs="Times New Roman"/>
            <w:color w:val="000000" w:themeColor="text1"/>
            <w:sz w:val="22"/>
            <w:szCs w:val="22"/>
          </w:rPr>
          <w:t xml:space="preserve"> (LA). </w:t>
        </w:r>
      </w:ins>
      <w:del w:id="679" w:author="Shannon Boettcher" w:date="2025-01-04T13:29:00Z" w16du:dateUtc="2025-01-04T21:29:00Z">
        <w:r w:rsidR="000C4313" w:rsidRPr="00F57026" w:rsidDel="00244DA4">
          <w:rPr>
            <w:rFonts w:ascii="Times New Roman" w:eastAsia="Times New Roman" w:hAnsi="Times New Roman" w:cs="Times New Roman"/>
            <w:color w:val="000000" w:themeColor="text1"/>
            <w:sz w:val="22"/>
            <w:szCs w:val="22"/>
          </w:rPr>
          <w:delText xml:space="preserve">. </w:delText>
        </w:r>
      </w:del>
      <w:r w:rsidR="000C4313" w:rsidRPr="00F57026">
        <w:rPr>
          <w:rFonts w:ascii="Times New Roman" w:eastAsia="Times New Roman" w:hAnsi="Times New Roman" w:cs="Times New Roman"/>
          <w:color w:val="000000" w:themeColor="text1"/>
          <w:sz w:val="22"/>
          <w:szCs w:val="22"/>
        </w:rPr>
        <w:t>Cal EPIC will develop more efficient and capable DAC CO</w:t>
      </w:r>
      <w:r w:rsidR="000C4313" w:rsidRPr="00F57026">
        <w:rPr>
          <w:rFonts w:ascii="Times New Roman" w:eastAsia="Times New Roman" w:hAnsi="Times New Roman" w:cs="Times New Roman"/>
          <w:color w:val="000000" w:themeColor="text1"/>
          <w:sz w:val="22"/>
          <w:szCs w:val="22"/>
          <w:vertAlign w:val="subscript"/>
        </w:rPr>
        <w:t>2</w:t>
      </w:r>
      <w:r w:rsidR="000C4313" w:rsidRPr="00F57026">
        <w:rPr>
          <w:rFonts w:ascii="Times New Roman" w:eastAsia="Times New Roman" w:hAnsi="Times New Roman" w:cs="Times New Roman"/>
          <w:color w:val="000000" w:themeColor="text1"/>
          <w:sz w:val="22"/>
          <w:szCs w:val="22"/>
        </w:rPr>
        <w:t xml:space="preserve"> capture systems, with the opportunity to deploy them in high PM 2.5 Central Valley communities.</w:t>
      </w:r>
      <w:commentRangeEnd w:id="674"/>
      <w:r w:rsidR="000C4313">
        <w:rPr>
          <w:rStyle w:val="CommentReference"/>
          <w:rFonts w:ascii="Calibri" w:eastAsia="Calibri" w:hAnsi="Calibri" w:cs="Calibri"/>
          <w:kern w:val="0"/>
          <w14:ligatures w14:val="none"/>
        </w:rPr>
        <w:commentReference w:id="674"/>
      </w:r>
      <w:commentRangeEnd w:id="675"/>
      <w:r w:rsidR="00F97E36">
        <w:rPr>
          <w:rStyle w:val="CommentReference"/>
          <w:rFonts w:ascii="Calibri" w:eastAsia="Calibri" w:hAnsi="Calibri" w:cs="Calibri"/>
          <w:kern w:val="0"/>
          <w14:ligatures w14:val="none"/>
        </w:rPr>
        <w:commentReference w:id="675"/>
      </w:r>
      <w:commentRangeEnd w:id="676"/>
      <w:r w:rsidR="00C74EC6">
        <w:rPr>
          <w:rStyle w:val="CommentReference"/>
          <w:rFonts w:ascii="Calibri" w:eastAsia="Calibri" w:hAnsi="Calibri" w:cs="Calibri"/>
          <w:kern w:val="0"/>
          <w14:ligatures w14:val="none"/>
        </w:rPr>
        <w:commentReference w:id="676"/>
      </w:r>
    </w:p>
    <w:p w14:paraId="19E10C54" w14:textId="54B08CB7" w:rsidR="00E355A2" w:rsidRPr="00E355A2" w:rsidRDefault="00034DD3" w:rsidP="00F57026">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Pr>
          <w:rFonts w:ascii="Times New Roman" w:eastAsia="Calibri" w:hAnsi="Times New Roman" w:cs="Times New Roman"/>
          <w:kern w:val="0"/>
          <w:sz w:val="22"/>
          <w:szCs w:val="22"/>
          <w14:ligatures w14:val="none"/>
        </w:rPr>
        <w:t>EPIC</w:t>
      </w:r>
      <w:r w:rsidR="00E355A2" w:rsidRPr="00E355A2">
        <w:rPr>
          <w:rFonts w:ascii="Times New Roman" w:eastAsia="Calibri" w:hAnsi="Times New Roman" w:cs="Times New Roman"/>
          <w:kern w:val="0"/>
          <w:sz w:val="22"/>
          <w:szCs w:val="22"/>
          <w14:ligatures w14:val="none"/>
        </w:rPr>
        <w:t xml:space="preserve"> will execute a robust and detailed strategic plan, structured around three distinct phases—years </w:t>
      </w:r>
      <w:r w:rsidR="00D956BD">
        <w:rPr>
          <w:rFonts w:ascii="Times New Roman" w:eastAsia="Calibri" w:hAnsi="Times New Roman" w:cs="Times New Roman"/>
          <w:kern w:val="0"/>
          <w:sz w:val="22"/>
          <w:szCs w:val="22"/>
          <w14:ligatures w14:val="none"/>
        </w:rPr>
        <w:t>two (</w:t>
      </w:r>
      <w:r w:rsidR="00E355A2" w:rsidRPr="00E355A2">
        <w:rPr>
          <w:rFonts w:ascii="Times New Roman" w:eastAsia="Calibri" w:hAnsi="Times New Roman" w:cs="Times New Roman"/>
          <w:kern w:val="0"/>
          <w:sz w:val="22"/>
          <w:szCs w:val="22"/>
          <w14:ligatures w14:val="none"/>
        </w:rPr>
        <w:t>2</w:t>
      </w:r>
      <w:r w:rsidR="00D956BD">
        <w:rPr>
          <w:rFonts w:ascii="Times New Roman" w:eastAsia="Calibri" w:hAnsi="Times New Roman" w:cs="Times New Roman"/>
          <w:kern w:val="0"/>
          <w:sz w:val="22"/>
          <w:szCs w:val="22"/>
          <w14:ligatures w14:val="none"/>
        </w:rPr>
        <w:t>)</w:t>
      </w:r>
      <w:r w:rsidR="00E355A2" w:rsidRPr="00E355A2">
        <w:rPr>
          <w:rFonts w:ascii="Times New Roman" w:eastAsia="Calibri" w:hAnsi="Times New Roman" w:cs="Times New Roman"/>
          <w:kern w:val="0"/>
          <w:sz w:val="22"/>
          <w:szCs w:val="22"/>
          <w14:ligatures w14:val="none"/>
        </w:rPr>
        <w:t xml:space="preserve">, </w:t>
      </w:r>
      <w:r w:rsidR="00D956BD">
        <w:rPr>
          <w:rFonts w:ascii="Times New Roman" w:eastAsia="Calibri" w:hAnsi="Times New Roman" w:cs="Times New Roman"/>
          <w:kern w:val="0"/>
          <w:sz w:val="22"/>
          <w:szCs w:val="22"/>
          <w14:ligatures w14:val="none"/>
        </w:rPr>
        <w:t>five (</w:t>
      </w:r>
      <w:r w:rsidR="00E355A2" w:rsidRPr="00E355A2">
        <w:rPr>
          <w:rFonts w:ascii="Times New Roman" w:eastAsia="Calibri" w:hAnsi="Times New Roman" w:cs="Times New Roman"/>
          <w:kern w:val="0"/>
          <w:sz w:val="22"/>
          <w:szCs w:val="22"/>
          <w14:ligatures w14:val="none"/>
        </w:rPr>
        <w:t>5</w:t>
      </w:r>
      <w:r w:rsidR="00D956BD">
        <w:rPr>
          <w:rFonts w:ascii="Times New Roman" w:eastAsia="Calibri" w:hAnsi="Times New Roman" w:cs="Times New Roman"/>
          <w:kern w:val="0"/>
          <w:sz w:val="22"/>
          <w:szCs w:val="22"/>
          <w14:ligatures w14:val="none"/>
        </w:rPr>
        <w:t>)</w:t>
      </w:r>
      <w:r w:rsidR="00E355A2" w:rsidRPr="00E355A2">
        <w:rPr>
          <w:rFonts w:ascii="Times New Roman" w:eastAsia="Calibri" w:hAnsi="Times New Roman" w:cs="Times New Roman"/>
          <w:kern w:val="0"/>
          <w:sz w:val="22"/>
          <w:szCs w:val="22"/>
          <w14:ligatures w14:val="none"/>
        </w:rPr>
        <w:t xml:space="preserve">, and </w:t>
      </w:r>
      <w:r w:rsidR="00D956BD">
        <w:rPr>
          <w:rFonts w:ascii="Times New Roman" w:eastAsia="Calibri" w:hAnsi="Times New Roman" w:cs="Times New Roman"/>
          <w:kern w:val="0"/>
          <w:sz w:val="22"/>
          <w:szCs w:val="22"/>
          <w14:ligatures w14:val="none"/>
        </w:rPr>
        <w:t>ten (</w:t>
      </w:r>
      <w:r w:rsidR="00E355A2" w:rsidRPr="00E355A2">
        <w:rPr>
          <w:rFonts w:ascii="Times New Roman" w:eastAsia="Calibri" w:hAnsi="Times New Roman" w:cs="Times New Roman"/>
          <w:kern w:val="0"/>
          <w:sz w:val="22"/>
          <w:szCs w:val="22"/>
          <w14:ligatures w14:val="none"/>
        </w:rPr>
        <w:t>10</w:t>
      </w:r>
      <w:r w:rsidR="00D956BD">
        <w:rPr>
          <w:rFonts w:ascii="Times New Roman" w:eastAsia="Calibri" w:hAnsi="Times New Roman" w:cs="Times New Roman"/>
          <w:kern w:val="0"/>
          <w:sz w:val="22"/>
          <w:szCs w:val="22"/>
          <w14:ligatures w14:val="none"/>
        </w:rPr>
        <w:t>)</w:t>
      </w:r>
      <w:r w:rsidR="00E355A2" w:rsidRPr="00E355A2">
        <w:rPr>
          <w:rFonts w:ascii="Times New Roman" w:eastAsia="Calibri" w:hAnsi="Times New Roman" w:cs="Times New Roman"/>
          <w:kern w:val="0"/>
          <w:sz w:val="22"/>
          <w:szCs w:val="22"/>
          <w14:ligatures w14:val="none"/>
        </w:rPr>
        <w:t xml:space="preserve">—designed to transform the Central Valley and Contra Costa County into a leading innovation ecosystem for electrochemical technologies and clean energy. By leveraging its core drivers of ecosystem change, including its world-class academic institutions, burgeoning industrial base, and underutilized community talent, </w:t>
      </w:r>
      <w:r>
        <w:rPr>
          <w:rFonts w:ascii="Times New Roman" w:eastAsia="Calibri" w:hAnsi="Times New Roman" w:cs="Times New Roman"/>
          <w:kern w:val="0"/>
          <w:sz w:val="22"/>
          <w:szCs w:val="22"/>
          <w14:ligatures w14:val="none"/>
        </w:rPr>
        <w:t>EPIC</w:t>
      </w:r>
      <w:r w:rsidR="00E355A2" w:rsidRPr="00E355A2">
        <w:rPr>
          <w:rFonts w:ascii="Times New Roman" w:eastAsia="Calibri" w:hAnsi="Times New Roman" w:cs="Times New Roman"/>
          <w:kern w:val="0"/>
          <w:sz w:val="22"/>
          <w:szCs w:val="22"/>
          <w14:ligatures w14:val="none"/>
        </w:rPr>
        <w:t xml:space="preserve"> will address critical regional, national, societal, and geostrategic challenges while achieving transformative outcomes.</w:t>
      </w:r>
    </w:p>
    <w:p w14:paraId="10D7E373" w14:textId="77777777" w:rsidR="00D71B23" w:rsidRPr="0085095B" w:rsidRDefault="00D71B23" w:rsidP="0085095B">
      <w:pPr>
        <w:rPr>
          <w:rFonts w:ascii="Times New Roman" w:hAnsi="Times New Roman" w:cs="Times New Roman"/>
          <w:sz w:val="22"/>
          <w:szCs w:val="22"/>
          <w:u w:val="single"/>
        </w:rPr>
      </w:pPr>
      <w:commentRangeStart w:id="680"/>
      <w:commentRangeStart w:id="681"/>
      <w:commentRangeStart w:id="682"/>
      <w:r w:rsidRPr="00BE1E4D">
        <w:rPr>
          <w:rFonts w:ascii="Times New Roman" w:hAnsi="Times New Roman" w:cs="Times New Roman"/>
          <w:sz w:val="22"/>
          <w:szCs w:val="22"/>
          <w:highlight w:val="magenta"/>
          <w:u w:val="single"/>
        </w:rPr>
        <w:t>Use-Inspired Research and Development</w:t>
      </w:r>
      <w:commentRangeEnd w:id="680"/>
      <w:r w:rsidR="00CB5824">
        <w:rPr>
          <w:rStyle w:val="CommentReference"/>
          <w:rFonts w:ascii="Calibri" w:eastAsia="Calibri" w:hAnsi="Calibri" w:cs="Calibri"/>
          <w:kern w:val="0"/>
          <w14:ligatures w14:val="none"/>
        </w:rPr>
        <w:commentReference w:id="680"/>
      </w:r>
      <w:commentRangeEnd w:id="681"/>
      <w:r w:rsidR="00861144">
        <w:rPr>
          <w:rStyle w:val="CommentReference"/>
          <w:rFonts w:ascii="Calibri" w:eastAsia="Calibri" w:hAnsi="Calibri" w:cs="Calibri"/>
          <w:kern w:val="0"/>
          <w14:ligatures w14:val="none"/>
        </w:rPr>
        <w:commentReference w:id="681"/>
      </w:r>
      <w:commentRangeEnd w:id="682"/>
      <w:r w:rsidR="00792897">
        <w:rPr>
          <w:rStyle w:val="CommentReference"/>
          <w:rFonts w:ascii="Calibri" w:eastAsia="Calibri" w:hAnsi="Calibri" w:cs="Calibri"/>
          <w:kern w:val="0"/>
          <w14:ligatures w14:val="none"/>
        </w:rPr>
        <w:commentReference w:id="682"/>
      </w:r>
    </w:p>
    <w:tbl>
      <w:tblPr>
        <w:tblStyle w:val="TableGrid"/>
        <w:tblW w:w="9348" w:type="dxa"/>
        <w:tblLook w:val="04A0" w:firstRow="1" w:lastRow="0" w:firstColumn="1" w:lastColumn="0" w:noHBand="0" w:noVBand="1"/>
      </w:tblPr>
      <w:tblGrid>
        <w:gridCol w:w="2065"/>
        <w:gridCol w:w="3240"/>
        <w:gridCol w:w="4043"/>
      </w:tblGrid>
      <w:tr w:rsidR="00D71B23" w:rsidRPr="001D270B" w14:paraId="68EEA1B0" w14:textId="77777777" w:rsidTr="001D270B">
        <w:tc>
          <w:tcPr>
            <w:tcW w:w="2065" w:type="dxa"/>
            <w:shd w:val="clear" w:color="auto" w:fill="D1D1D1" w:themeFill="background2" w:themeFillShade="E6"/>
            <w:vAlign w:val="center"/>
          </w:tcPr>
          <w:p w14:paraId="2A387997" w14:textId="3FBDB2E2" w:rsidR="00D71B23" w:rsidRPr="001D270B" w:rsidRDefault="00D71B23" w:rsidP="00D71B23">
            <w:pPr>
              <w:spacing w:before="100" w:beforeAutospacing="1" w:after="100" w:afterAutospacing="1"/>
              <w:outlineLvl w:val="3"/>
              <w:rPr>
                <w:rFonts w:ascii="Times New Roman" w:eastAsia="Times New Roman" w:hAnsi="Times New Roman" w:cs="Times New Roman"/>
                <w:b/>
                <w:bCs/>
                <w:color w:val="0F4661"/>
                <w:sz w:val="20"/>
                <w:szCs w:val="20"/>
              </w:rPr>
            </w:pPr>
            <w:r w:rsidRPr="00D71B23">
              <w:rPr>
                <w:rFonts w:ascii="Times New Roman" w:eastAsia="Times New Roman" w:hAnsi="Times New Roman" w:cs="Times New Roman"/>
                <w:b/>
                <w:bCs/>
                <w:color w:val="0F4661"/>
                <w:sz w:val="20"/>
                <w:szCs w:val="20"/>
              </w:rPr>
              <w:t>Timeline</w:t>
            </w:r>
          </w:p>
        </w:tc>
        <w:tc>
          <w:tcPr>
            <w:tcW w:w="3240" w:type="dxa"/>
            <w:shd w:val="clear" w:color="auto" w:fill="D1D1D1" w:themeFill="background2" w:themeFillShade="E6"/>
            <w:vAlign w:val="center"/>
          </w:tcPr>
          <w:p w14:paraId="539D6D5F" w14:textId="6564D60B" w:rsidR="00D71B23" w:rsidRPr="001D270B" w:rsidRDefault="00D71B23" w:rsidP="00D71B23">
            <w:pPr>
              <w:spacing w:before="100" w:beforeAutospacing="1" w:after="100" w:afterAutospacing="1"/>
              <w:outlineLvl w:val="3"/>
              <w:rPr>
                <w:rFonts w:ascii="Times New Roman" w:eastAsia="Times New Roman" w:hAnsi="Times New Roman" w:cs="Times New Roman"/>
                <w:b/>
                <w:bCs/>
                <w:color w:val="0F4661"/>
                <w:sz w:val="20"/>
                <w:szCs w:val="20"/>
              </w:rPr>
            </w:pPr>
            <w:r w:rsidRPr="00D71B23">
              <w:rPr>
                <w:rFonts w:ascii="Times New Roman" w:eastAsia="Times New Roman" w:hAnsi="Times New Roman" w:cs="Times New Roman"/>
                <w:b/>
                <w:bCs/>
                <w:color w:val="0F4661"/>
                <w:sz w:val="20"/>
                <w:szCs w:val="20"/>
              </w:rPr>
              <w:t>Goals</w:t>
            </w:r>
          </w:p>
        </w:tc>
        <w:tc>
          <w:tcPr>
            <w:tcW w:w="4043" w:type="dxa"/>
            <w:shd w:val="clear" w:color="auto" w:fill="D1D1D1" w:themeFill="background2" w:themeFillShade="E6"/>
            <w:vAlign w:val="center"/>
          </w:tcPr>
          <w:p w14:paraId="5979B558" w14:textId="68744720" w:rsidR="00D71B23" w:rsidRPr="001D270B" w:rsidRDefault="00D71B23" w:rsidP="00D71B23">
            <w:pPr>
              <w:spacing w:before="100" w:beforeAutospacing="1" w:after="100" w:afterAutospacing="1"/>
              <w:outlineLvl w:val="3"/>
              <w:rPr>
                <w:rFonts w:ascii="Times New Roman" w:eastAsia="Times New Roman" w:hAnsi="Times New Roman" w:cs="Times New Roman"/>
                <w:b/>
                <w:bCs/>
                <w:color w:val="0F4661"/>
                <w:sz w:val="20"/>
                <w:szCs w:val="20"/>
              </w:rPr>
            </w:pPr>
            <w:r w:rsidRPr="00D71B23">
              <w:rPr>
                <w:rFonts w:ascii="Times New Roman" w:eastAsia="Times New Roman" w:hAnsi="Times New Roman" w:cs="Times New Roman"/>
                <w:b/>
                <w:bCs/>
                <w:color w:val="0F4661"/>
                <w:sz w:val="20"/>
                <w:szCs w:val="20"/>
              </w:rPr>
              <w:t>Objectives</w:t>
            </w:r>
          </w:p>
        </w:tc>
      </w:tr>
      <w:tr w:rsidR="00D71B23" w:rsidRPr="001D270B" w14:paraId="483F0581" w14:textId="77777777" w:rsidTr="001D270B">
        <w:tc>
          <w:tcPr>
            <w:tcW w:w="2065" w:type="dxa"/>
            <w:vAlign w:val="center"/>
          </w:tcPr>
          <w:p w14:paraId="78FBC3CA" w14:textId="4FD97C61"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Year 1 (mid-point, Nascent Phase)</w:t>
            </w:r>
          </w:p>
        </w:tc>
        <w:tc>
          <w:tcPr>
            <w:tcW w:w="3240" w:type="dxa"/>
            <w:vAlign w:val="center"/>
          </w:tcPr>
          <w:p w14:paraId="6D930894" w14:textId="65856256"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Establish the Community Champions and Innovation Council</w:t>
            </w:r>
          </w:p>
        </w:tc>
        <w:tc>
          <w:tcPr>
            <w:tcW w:w="4043" w:type="dxa"/>
            <w:vAlign w:val="center"/>
          </w:tcPr>
          <w:p w14:paraId="3CBCFAB2" w14:textId="491A79EC"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Create dialogue between communities, researchers, and innovators to ensure equitable innovation.</w:t>
            </w:r>
          </w:p>
        </w:tc>
      </w:tr>
      <w:tr w:rsidR="00D71B23" w:rsidRPr="001D270B" w14:paraId="6A3DF1A7" w14:textId="77777777" w:rsidTr="001D270B">
        <w:tc>
          <w:tcPr>
            <w:tcW w:w="2065" w:type="dxa"/>
            <w:vAlign w:val="center"/>
          </w:tcPr>
          <w:p w14:paraId="0F6F3444" w14:textId="17C4362B"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Year 2 (end, Nascent Phase)</w:t>
            </w:r>
          </w:p>
        </w:tc>
        <w:tc>
          <w:tcPr>
            <w:tcW w:w="3240" w:type="dxa"/>
            <w:vAlign w:val="center"/>
          </w:tcPr>
          <w:p w14:paraId="3834C987" w14:textId="5D5EC485"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Establish an innovator funding program and solidify office and testing spaces</w:t>
            </w:r>
          </w:p>
        </w:tc>
        <w:tc>
          <w:tcPr>
            <w:tcW w:w="4043" w:type="dxa"/>
            <w:vAlign w:val="center"/>
          </w:tcPr>
          <w:p w14:paraId="5C241C0E" w14:textId="17A6054D"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Create a way to fund innovators, prioritize underrepresented entrepreneurs, and demonstrate technologies.</w:t>
            </w:r>
          </w:p>
        </w:tc>
      </w:tr>
      <w:tr w:rsidR="00D71B23" w:rsidRPr="001D270B" w14:paraId="35C86B2D" w14:textId="77777777" w:rsidTr="001D270B">
        <w:tc>
          <w:tcPr>
            <w:tcW w:w="2065" w:type="dxa"/>
            <w:vAlign w:val="center"/>
          </w:tcPr>
          <w:p w14:paraId="0CE0B827" w14:textId="57260C6D"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lastRenderedPageBreak/>
              <w:t>Year 3.5 (mid-point, Emergent Phase)</w:t>
            </w:r>
          </w:p>
        </w:tc>
        <w:tc>
          <w:tcPr>
            <w:tcW w:w="3240" w:type="dxa"/>
            <w:vAlign w:val="center"/>
          </w:tcPr>
          <w:p w14:paraId="240562E5" w14:textId="69B786F0"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Initiate expansion of lab and testing facilities for clean energy innovation</w:t>
            </w:r>
          </w:p>
        </w:tc>
        <w:tc>
          <w:tcPr>
            <w:tcW w:w="4043" w:type="dxa"/>
            <w:vAlign w:val="center"/>
          </w:tcPr>
          <w:p w14:paraId="7DAFC3E7" w14:textId="40C0A11F"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Provide innovators with access to the resources needed to succeed, including workforce-ready facilities.</w:t>
            </w:r>
          </w:p>
        </w:tc>
      </w:tr>
      <w:tr w:rsidR="00D71B23" w:rsidRPr="001D270B" w14:paraId="2896953C" w14:textId="77777777" w:rsidTr="001D270B">
        <w:tc>
          <w:tcPr>
            <w:tcW w:w="2065" w:type="dxa"/>
            <w:vAlign w:val="center"/>
          </w:tcPr>
          <w:p w14:paraId="7C24F3DE" w14:textId="38F1E65F"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Year 5 (end, Emergent Phase)</w:t>
            </w:r>
          </w:p>
        </w:tc>
        <w:tc>
          <w:tcPr>
            <w:tcW w:w="3240" w:type="dxa"/>
            <w:vAlign w:val="center"/>
          </w:tcPr>
          <w:p w14:paraId="30AC8196" w14:textId="331FA89F"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Solicit community feedback and incorporate findings into the implementation plan</w:t>
            </w:r>
          </w:p>
        </w:tc>
        <w:tc>
          <w:tcPr>
            <w:tcW w:w="4043" w:type="dxa"/>
            <w:vAlign w:val="center"/>
          </w:tcPr>
          <w:p w14:paraId="64F42D95" w14:textId="6094BAFE"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Ensure that the research and commercialization activities remain use-inspired and community-aligned.</w:t>
            </w:r>
          </w:p>
        </w:tc>
      </w:tr>
      <w:tr w:rsidR="00D71B23" w:rsidRPr="001D270B" w14:paraId="69AF5B51" w14:textId="77777777" w:rsidTr="001D270B">
        <w:tc>
          <w:tcPr>
            <w:tcW w:w="2065" w:type="dxa"/>
            <w:vAlign w:val="center"/>
          </w:tcPr>
          <w:p w14:paraId="4FA55B14" w14:textId="44D69D4E"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Year 7.5 (mid-point, Growth Phase)</w:t>
            </w:r>
          </w:p>
        </w:tc>
        <w:tc>
          <w:tcPr>
            <w:tcW w:w="3240" w:type="dxa"/>
            <w:vAlign w:val="center"/>
          </w:tcPr>
          <w:p w14:paraId="15A3F020" w14:textId="785D9CEA"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Receive first programmatic R&amp;D financial support from outside NSF</w:t>
            </w:r>
          </w:p>
        </w:tc>
        <w:tc>
          <w:tcPr>
            <w:tcW w:w="4043" w:type="dxa"/>
            <w:vAlign w:val="center"/>
          </w:tcPr>
          <w:p w14:paraId="4D3FB7A4" w14:textId="3A59A635"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Transition to a self-sustaining model for continuous innovation and development.</w:t>
            </w:r>
          </w:p>
        </w:tc>
      </w:tr>
      <w:tr w:rsidR="00D71B23" w:rsidRPr="001D270B" w14:paraId="78510728" w14:textId="77777777" w:rsidTr="001D270B">
        <w:tc>
          <w:tcPr>
            <w:tcW w:w="2065" w:type="dxa"/>
            <w:vAlign w:val="center"/>
          </w:tcPr>
          <w:p w14:paraId="42DC61D3" w14:textId="1C4A19FF"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Year 10 (end, Growth Phase)</w:t>
            </w:r>
          </w:p>
        </w:tc>
        <w:tc>
          <w:tcPr>
            <w:tcW w:w="3240" w:type="dxa"/>
            <w:vAlign w:val="center"/>
          </w:tcPr>
          <w:p w14:paraId="1BA1AE3A" w14:textId="3D633219"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 xml:space="preserve">Realize sufficient revenues from </w:t>
            </w:r>
            <w:r w:rsidR="00034DD3">
              <w:rPr>
                <w:rFonts w:ascii="Times New Roman" w:eastAsia="Times New Roman" w:hAnsi="Times New Roman" w:cs="Times New Roman"/>
                <w:sz w:val="20"/>
                <w:szCs w:val="20"/>
              </w:rPr>
              <w:t>EPIC</w:t>
            </w:r>
            <w:r w:rsidRPr="00D71B23">
              <w:rPr>
                <w:rFonts w:ascii="Times New Roman" w:eastAsia="Times New Roman" w:hAnsi="Times New Roman" w:cs="Times New Roman"/>
                <w:sz w:val="20"/>
                <w:szCs w:val="20"/>
              </w:rPr>
              <w:t>’s outputs to sustain further R&amp;D independently</w:t>
            </w:r>
          </w:p>
        </w:tc>
        <w:tc>
          <w:tcPr>
            <w:tcW w:w="4043" w:type="dxa"/>
            <w:vAlign w:val="center"/>
          </w:tcPr>
          <w:p w14:paraId="24A5A0FE" w14:textId="1CBDEF68" w:rsidR="00D71B23" w:rsidRPr="001D270B" w:rsidRDefault="00D71B23" w:rsidP="00D71B23">
            <w:pPr>
              <w:spacing w:before="100" w:beforeAutospacing="1" w:after="100" w:afterAutospacing="1"/>
              <w:outlineLvl w:val="3"/>
              <w:rPr>
                <w:rFonts w:ascii="Times New Roman" w:eastAsia="Times New Roman" w:hAnsi="Times New Roman" w:cs="Times New Roman"/>
                <w:b/>
                <w:bCs/>
                <w:sz w:val="20"/>
                <w:szCs w:val="20"/>
              </w:rPr>
            </w:pPr>
            <w:r w:rsidRPr="00D71B23">
              <w:rPr>
                <w:rFonts w:ascii="Times New Roman" w:eastAsia="Times New Roman" w:hAnsi="Times New Roman" w:cs="Times New Roman"/>
                <w:sz w:val="20"/>
                <w:szCs w:val="20"/>
              </w:rPr>
              <w:t>Continue producing and scaling regional innovation for long-term regional and national benefits.</w:t>
            </w:r>
          </w:p>
        </w:tc>
      </w:tr>
    </w:tbl>
    <w:p w14:paraId="58671F47" w14:textId="77777777" w:rsidR="00D71B23" w:rsidRPr="0085095B" w:rsidRDefault="00D71B23" w:rsidP="0085095B">
      <w:pPr>
        <w:spacing w:before="240"/>
        <w:rPr>
          <w:rFonts w:ascii="Times New Roman" w:hAnsi="Times New Roman" w:cs="Times New Roman"/>
          <w:sz w:val="22"/>
          <w:szCs w:val="22"/>
          <w:u w:val="single"/>
        </w:rPr>
      </w:pPr>
      <w:r w:rsidRPr="00BE1E4D">
        <w:rPr>
          <w:rFonts w:ascii="Times New Roman" w:hAnsi="Times New Roman" w:cs="Times New Roman"/>
          <w:sz w:val="22"/>
          <w:szCs w:val="22"/>
          <w:highlight w:val="cyan"/>
          <w:u w:val="single"/>
        </w:rPr>
        <w:t>Translation of Innov</w:t>
      </w:r>
      <w:r w:rsidRPr="00BE1E4D">
        <w:rPr>
          <w:rFonts w:ascii="Times New Roman" w:hAnsi="Times New Roman" w:cs="Times New Roman"/>
          <w:sz w:val="22"/>
          <w:szCs w:val="22"/>
          <w:highlight w:val="magenta"/>
          <w:u w:val="single"/>
        </w:rPr>
        <w:t>ations to Practice</w:t>
      </w:r>
    </w:p>
    <w:tbl>
      <w:tblPr>
        <w:tblStyle w:val="TableGrid"/>
        <w:tblW w:w="9355" w:type="dxa"/>
        <w:tblLook w:val="04A0" w:firstRow="1" w:lastRow="0" w:firstColumn="1" w:lastColumn="0" w:noHBand="0" w:noVBand="1"/>
      </w:tblPr>
      <w:tblGrid>
        <w:gridCol w:w="2065"/>
        <w:gridCol w:w="3240"/>
        <w:gridCol w:w="4050"/>
      </w:tblGrid>
      <w:tr w:rsidR="00D71B23" w:rsidRPr="001D270B" w14:paraId="1A4D2AD4" w14:textId="77777777" w:rsidTr="001D270B">
        <w:tc>
          <w:tcPr>
            <w:tcW w:w="2065" w:type="dxa"/>
            <w:shd w:val="clear" w:color="auto" w:fill="D1D1D1" w:themeFill="background2" w:themeFillShade="E6"/>
          </w:tcPr>
          <w:p w14:paraId="2F47BA8E" w14:textId="72203E7B" w:rsidR="00D71B23" w:rsidRPr="001D270B" w:rsidRDefault="00D71B23" w:rsidP="00D71B23">
            <w:pPr>
              <w:spacing w:before="100" w:beforeAutospacing="1" w:after="100" w:afterAutospacing="1"/>
              <w:outlineLvl w:val="3"/>
              <w:rPr>
                <w:rFonts w:ascii="Times New Roman" w:eastAsia="Times New Roman" w:hAnsi="Times New Roman" w:cs="Times New Roman"/>
                <w:color w:val="0F4661"/>
                <w:sz w:val="20"/>
                <w:szCs w:val="20"/>
                <w:u w:val="single"/>
              </w:rPr>
            </w:pPr>
            <w:r w:rsidRPr="00D71B23">
              <w:rPr>
                <w:rFonts w:ascii="Times New Roman" w:eastAsia="Times New Roman" w:hAnsi="Times New Roman" w:cs="Times New Roman"/>
                <w:b/>
                <w:bCs/>
                <w:color w:val="0F4661"/>
                <w:sz w:val="20"/>
                <w:szCs w:val="20"/>
              </w:rPr>
              <w:t>Timeline</w:t>
            </w:r>
          </w:p>
        </w:tc>
        <w:tc>
          <w:tcPr>
            <w:tcW w:w="3240" w:type="dxa"/>
            <w:shd w:val="clear" w:color="auto" w:fill="D1D1D1" w:themeFill="background2" w:themeFillShade="E6"/>
          </w:tcPr>
          <w:p w14:paraId="6DCC9F7E" w14:textId="720AC61D" w:rsidR="00D71B23" w:rsidRPr="001D270B" w:rsidRDefault="00D71B23" w:rsidP="00D71B23">
            <w:pPr>
              <w:spacing w:before="100" w:beforeAutospacing="1" w:after="100" w:afterAutospacing="1"/>
              <w:outlineLvl w:val="3"/>
              <w:rPr>
                <w:rFonts w:ascii="Times New Roman" w:eastAsia="Times New Roman" w:hAnsi="Times New Roman" w:cs="Times New Roman"/>
                <w:color w:val="0F4661"/>
                <w:sz w:val="20"/>
                <w:szCs w:val="20"/>
                <w:u w:val="single"/>
              </w:rPr>
            </w:pPr>
            <w:r w:rsidRPr="00D71B23">
              <w:rPr>
                <w:rFonts w:ascii="Times New Roman" w:eastAsia="Times New Roman" w:hAnsi="Times New Roman" w:cs="Times New Roman"/>
                <w:b/>
                <w:bCs/>
                <w:color w:val="0F4661"/>
                <w:sz w:val="20"/>
                <w:szCs w:val="20"/>
              </w:rPr>
              <w:t>Goals</w:t>
            </w:r>
          </w:p>
        </w:tc>
        <w:tc>
          <w:tcPr>
            <w:tcW w:w="4050" w:type="dxa"/>
            <w:shd w:val="clear" w:color="auto" w:fill="D1D1D1" w:themeFill="background2" w:themeFillShade="E6"/>
          </w:tcPr>
          <w:p w14:paraId="5E0F90AB" w14:textId="225F3F19" w:rsidR="00D71B23" w:rsidRPr="001D270B" w:rsidRDefault="00D71B23" w:rsidP="00D71B23">
            <w:pPr>
              <w:spacing w:before="100" w:beforeAutospacing="1" w:after="100" w:afterAutospacing="1"/>
              <w:outlineLvl w:val="3"/>
              <w:rPr>
                <w:rFonts w:ascii="Times New Roman" w:eastAsia="Times New Roman" w:hAnsi="Times New Roman" w:cs="Times New Roman"/>
                <w:color w:val="0F4661"/>
                <w:sz w:val="20"/>
                <w:szCs w:val="20"/>
                <w:u w:val="single"/>
              </w:rPr>
            </w:pPr>
            <w:r w:rsidRPr="00D71B23">
              <w:rPr>
                <w:rFonts w:ascii="Times New Roman" w:eastAsia="Times New Roman" w:hAnsi="Times New Roman" w:cs="Times New Roman"/>
                <w:b/>
                <w:bCs/>
                <w:color w:val="0F4661"/>
                <w:sz w:val="20"/>
                <w:szCs w:val="20"/>
              </w:rPr>
              <w:t>Objectives</w:t>
            </w:r>
          </w:p>
        </w:tc>
      </w:tr>
      <w:tr w:rsidR="00D71B23" w:rsidRPr="001D270B" w14:paraId="08E3031F" w14:textId="77777777" w:rsidTr="001D270B">
        <w:tc>
          <w:tcPr>
            <w:tcW w:w="2065" w:type="dxa"/>
          </w:tcPr>
          <w:p w14:paraId="78E58ECA" w14:textId="3B045F99"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1 (mid-point, Nascent Phase)</w:t>
            </w:r>
          </w:p>
        </w:tc>
        <w:tc>
          <w:tcPr>
            <w:tcW w:w="3240" w:type="dxa"/>
          </w:tcPr>
          <w:p w14:paraId="19A3DD89" w14:textId="24B31C7A"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 xml:space="preserve">Launch </w:t>
            </w:r>
            <w:r w:rsidR="00034DD3">
              <w:rPr>
                <w:rFonts w:ascii="Times New Roman" w:eastAsia="Times New Roman" w:hAnsi="Times New Roman" w:cs="Times New Roman"/>
                <w:sz w:val="20"/>
                <w:szCs w:val="20"/>
              </w:rPr>
              <w:t>EPIC</w:t>
            </w:r>
            <w:r w:rsidRPr="00D71B23">
              <w:rPr>
                <w:rFonts w:ascii="Times New Roman" w:eastAsia="Times New Roman" w:hAnsi="Times New Roman" w:cs="Times New Roman"/>
                <w:sz w:val="20"/>
                <w:szCs w:val="20"/>
              </w:rPr>
              <w:t xml:space="preserve"> field trial and deployment program for market-ready innovations</w:t>
            </w:r>
          </w:p>
        </w:tc>
        <w:tc>
          <w:tcPr>
            <w:tcW w:w="4050" w:type="dxa"/>
          </w:tcPr>
          <w:p w14:paraId="3E7697E0" w14:textId="38F2BA80"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Create recurring and regular dialogue between innovators, community representatives, and industry stakeholders.</w:t>
            </w:r>
          </w:p>
        </w:tc>
      </w:tr>
      <w:tr w:rsidR="00D71B23" w:rsidRPr="001D270B" w14:paraId="544AF3B6" w14:textId="77777777" w:rsidTr="001D270B">
        <w:tc>
          <w:tcPr>
            <w:tcW w:w="2065" w:type="dxa"/>
          </w:tcPr>
          <w:p w14:paraId="229644B2" w14:textId="52E99A90"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2 (end, Nascent Phase)</w:t>
            </w:r>
          </w:p>
        </w:tc>
        <w:tc>
          <w:tcPr>
            <w:tcW w:w="3240" w:type="dxa"/>
          </w:tcPr>
          <w:p w14:paraId="79D61DF4" w14:textId="66DB6CE3"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Establish a voucher system to support product testing and validation</w:t>
            </w:r>
          </w:p>
        </w:tc>
        <w:tc>
          <w:tcPr>
            <w:tcW w:w="4050" w:type="dxa"/>
          </w:tcPr>
          <w:p w14:paraId="264809CF" w14:textId="0AED33DC"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Advance technical readiness to de-risk commercial investments in clean energy and transportation.</w:t>
            </w:r>
          </w:p>
        </w:tc>
      </w:tr>
      <w:tr w:rsidR="00D71B23" w:rsidRPr="001D270B" w14:paraId="3E81D7F8" w14:textId="77777777" w:rsidTr="001D270B">
        <w:tc>
          <w:tcPr>
            <w:tcW w:w="2065" w:type="dxa"/>
          </w:tcPr>
          <w:p w14:paraId="70D3AABC" w14:textId="48EB27E8"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3.5 (mid-point, Emergent Phase)</w:t>
            </w:r>
          </w:p>
        </w:tc>
        <w:tc>
          <w:tcPr>
            <w:tcW w:w="3240" w:type="dxa"/>
          </w:tcPr>
          <w:p w14:paraId="0349DB52" w14:textId="0066D6D6"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Establish an Implementation Collaborative to bridge the gap between technology and users</w:t>
            </w:r>
          </w:p>
        </w:tc>
        <w:tc>
          <w:tcPr>
            <w:tcW w:w="4050" w:type="dxa"/>
          </w:tcPr>
          <w:p w14:paraId="436F975B" w14:textId="044C8445"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Develop resources to support innovators and implementers in executing demonstration projects.</w:t>
            </w:r>
          </w:p>
        </w:tc>
      </w:tr>
      <w:tr w:rsidR="00D71B23" w:rsidRPr="001D270B" w14:paraId="41D6845C" w14:textId="77777777" w:rsidTr="001D270B">
        <w:tc>
          <w:tcPr>
            <w:tcW w:w="2065" w:type="dxa"/>
          </w:tcPr>
          <w:p w14:paraId="5E693116" w14:textId="067B0B36"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5 (end, Emergent Phase)</w:t>
            </w:r>
          </w:p>
        </w:tc>
        <w:tc>
          <w:tcPr>
            <w:tcW w:w="3240" w:type="dxa"/>
          </w:tcPr>
          <w:p w14:paraId="048CEF3D" w14:textId="3969C4AF"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Demonstrate success through initial private-sector funding</w:t>
            </w:r>
          </w:p>
        </w:tc>
        <w:tc>
          <w:tcPr>
            <w:tcW w:w="4050" w:type="dxa"/>
          </w:tcPr>
          <w:p w14:paraId="2DC2AD43" w14:textId="29AB4BBA"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Validate the Engine’s ability to attract private-sector investment and commercialize technologies.</w:t>
            </w:r>
          </w:p>
        </w:tc>
      </w:tr>
      <w:tr w:rsidR="00D71B23" w:rsidRPr="001D270B" w14:paraId="724294C1" w14:textId="77777777" w:rsidTr="001D270B">
        <w:tc>
          <w:tcPr>
            <w:tcW w:w="2065" w:type="dxa"/>
          </w:tcPr>
          <w:p w14:paraId="0DE45808" w14:textId="2B84F5B7"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7.5 (mid-point, Growth Phase)</w:t>
            </w:r>
          </w:p>
        </w:tc>
        <w:tc>
          <w:tcPr>
            <w:tcW w:w="3240" w:type="dxa"/>
          </w:tcPr>
          <w:p w14:paraId="0C11DFE2" w14:textId="63733BCB"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Secure 50</w:t>
            </w:r>
            <w:r w:rsidR="00E6035E">
              <w:rPr>
                <w:rFonts w:ascii="Times New Roman" w:eastAsia="Times New Roman" w:hAnsi="Times New Roman" w:cs="Times New Roman"/>
                <w:sz w:val="20"/>
                <w:szCs w:val="20"/>
              </w:rPr>
              <w:t xml:space="preserve"> percent</w:t>
            </w:r>
            <w:r w:rsidRPr="00D71B23">
              <w:rPr>
                <w:rFonts w:ascii="Times New Roman" w:eastAsia="Times New Roman" w:hAnsi="Times New Roman" w:cs="Times New Roman"/>
                <w:sz w:val="20"/>
                <w:szCs w:val="20"/>
              </w:rPr>
              <w:t xml:space="preserve"> of project funding for technologies from non-NSF sources</w:t>
            </w:r>
          </w:p>
        </w:tc>
        <w:tc>
          <w:tcPr>
            <w:tcW w:w="4050" w:type="dxa"/>
          </w:tcPr>
          <w:p w14:paraId="24C6A4B0" w14:textId="0E113841"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Build an effective network of entrepreneurs and investors to drive innovation cycles.</w:t>
            </w:r>
          </w:p>
        </w:tc>
      </w:tr>
      <w:tr w:rsidR="00D71B23" w:rsidRPr="001D270B" w14:paraId="7A257958" w14:textId="77777777" w:rsidTr="001D270B">
        <w:tc>
          <w:tcPr>
            <w:tcW w:w="2065" w:type="dxa"/>
          </w:tcPr>
          <w:p w14:paraId="2CFF6792" w14:textId="45A7D65A"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10 (end, Growth Phase)</w:t>
            </w:r>
          </w:p>
        </w:tc>
        <w:tc>
          <w:tcPr>
            <w:tcW w:w="3240" w:type="dxa"/>
          </w:tcPr>
          <w:p w14:paraId="5D351E16" w14:textId="18183701"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Achieve 100</w:t>
            </w:r>
            <w:r w:rsidR="00E6035E">
              <w:rPr>
                <w:rFonts w:ascii="Times New Roman" w:eastAsia="Times New Roman" w:hAnsi="Times New Roman" w:cs="Times New Roman"/>
                <w:sz w:val="20"/>
                <w:szCs w:val="20"/>
              </w:rPr>
              <w:t xml:space="preserve"> percent</w:t>
            </w:r>
            <w:r w:rsidRPr="00D71B23">
              <w:rPr>
                <w:rFonts w:ascii="Times New Roman" w:eastAsia="Times New Roman" w:hAnsi="Times New Roman" w:cs="Times New Roman"/>
                <w:sz w:val="20"/>
                <w:szCs w:val="20"/>
              </w:rPr>
              <w:t xml:space="preserve"> of project funds for technologies from non-NSF sources</w:t>
            </w:r>
          </w:p>
        </w:tc>
        <w:tc>
          <w:tcPr>
            <w:tcW w:w="4050" w:type="dxa"/>
          </w:tcPr>
          <w:p w14:paraId="59D007DC" w14:textId="1FDFA195" w:rsidR="00D71B23" w:rsidRPr="001D270B" w:rsidRDefault="00D71B23" w:rsidP="00D71B23">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Fully self-sustain the organization while scaling impact across multiple sectors.</w:t>
            </w:r>
          </w:p>
        </w:tc>
      </w:tr>
    </w:tbl>
    <w:p w14:paraId="3E199619" w14:textId="77777777" w:rsidR="00D71B23" w:rsidRPr="0085095B" w:rsidRDefault="00D71B23" w:rsidP="0085095B">
      <w:pPr>
        <w:spacing w:before="240"/>
        <w:rPr>
          <w:rFonts w:ascii="Times New Roman" w:hAnsi="Times New Roman" w:cs="Times New Roman"/>
          <w:sz w:val="22"/>
          <w:szCs w:val="22"/>
          <w:u w:val="single"/>
        </w:rPr>
      </w:pPr>
      <w:r w:rsidRPr="00BE1E4D">
        <w:rPr>
          <w:rFonts w:ascii="Times New Roman" w:hAnsi="Times New Roman" w:cs="Times New Roman"/>
          <w:sz w:val="22"/>
          <w:szCs w:val="22"/>
          <w:highlight w:val="green"/>
          <w:u w:val="single"/>
        </w:rPr>
        <w:t>Workforce Development</w:t>
      </w:r>
      <w:r w:rsidRPr="0085095B">
        <w:rPr>
          <w:rFonts w:ascii="Times New Roman" w:hAnsi="Times New Roman" w:cs="Times New Roman"/>
          <w:sz w:val="22"/>
          <w:szCs w:val="22"/>
          <w:u w:val="single"/>
        </w:rPr>
        <w:t xml:space="preserve"> </w:t>
      </w:r>
      <w:r w:rsidRPr="00BE1E4D">
        <w:rPr>
          <w:rFonts w:ascii="Times New Roman" w:hAnsi="Times New Roman" w:cs="Times New Roman"/>
          <w:sz w:val="22"/>
          <w:szCs w:val="22"/>
          <w:highlight w:val="red"/>
          <w:u w:val="single"/>
        </w:rPr>
        <w:t>to Grow and Sustain</w:t>
      </w:r>
      <w:r w:rsidRPr="0085095B">
        <w:rPr>
          <w:rFonts w:ascii="Times New Roman" w:hAnsi="Times New Roman" w:cs="Times New Roman"/>
          <w:sz w:val="22"/>
          <w:szCs w:val="22"/>
          <w:u w:val="single"/>
        </w:rPr>
        <w:t xml:space="preserve"> </w:t>
      </w:r>
      <w:r w:rsidRPr="00BE1E4D">
        <w:rPr>
          <w:rFonts w:ascii="Times New Roman" w:hAnsi="Times New Roman" w:cs="Times New Roman"/>
          <w:sz w:val="22"/>
          <w:szCs w:val="22"/>
          <w:highlight w:val="darkCyan"/>
          <w:u w:val="single"/>
        </w:rPr>
        <w:t>Regional Innovation</w:t>
      </w:r>
    </w:p>
    <w:tbl>
      <w:tblPr>
        <w:tblStyle w:val="TableGrid"/>
        <w:tblW w:w="9355" w:type="dxa"/>
        <w:tblLook w:val="04A0" w:firstRow="1" w:lastRow="0" w:firstColumn="1" w:lastColumn="0" w:noHBand="0" w:noVBand="1"/>
      </w:tblPr>
      <w:tblGrid>
        <w:gridCol w:w="2065"/>
        <w:gridCol w:w="3240"/>
        <w:gridCol w:w="4050"/>
      </w:tblGrid>
      <w:tr w:rsidR="003A7E6D" w:rsidRPr="001D270B" w14:paraId="7E61499B" w14:textId="77777777" w:rsidTr="001D270B">
        <w:tc>
          <w:tcPr>
            <w:tcW w:w="2065" w:type="dxa"/>
            <w:shd w:val="clear" w:color="auto" w:fill="D1D1D1" w:themeFill="background2" w:themeFillShade="E6"/>
          </w:tcPr>
          <w:p w14:paraId="270D33EB" w14:textId="2CCB90F8" w:rsidR="003A7E6D" w:rsidRPr="001D270B" w:rsidRDefault="003A7E6D" w:rsidP="003A7E6D">
            <w:pPr>
              <w:spacing w:before="100" w:beforeAutospacing="1" w:after="100" w:afterAutospacing="1"/>
              <w:outlineLvl w:val="3"/>
              <w:rPr>
                <w:rFonts w:ascii="Times New Roman" w:eastAsia="Times New Roman" w:hAnsi="Times New Roman" w:cs="Times New Roman"/>
                <w:color w:val="0F4661"/>
                <w:sz w:val="20"/>
                <w:szCs w:val="20"/>
              </w:rPr>
            </w:pPr>
            <w:r w:rsidRPr="00D71B23">
              <w:rPr>
                <w:rFonts w:ascii="Times New Roman" w:eastAsia="Times New Roman" w:hAnsi="Times New Roman" w:cs="Times New Roman"/>
                <w:b/>
                <w:bCs/>
                <w:color w:val="0F4661"/>
                <w:sz w:val="20"/>
                <w:szCs w:val="20"/>
              </w:rPr>
              <w:t>Timeline</w:t>
            </w:r>
          </w:p>
        </w:tc>
        <w:tc>
          <w:tcPr>
            <w:tcW w:w="3240" w:type="dxa"/>
            <w:shd w:val="clear" w:color="auto" w:fill="D1D1D1" w:themeFill="background2" w:themeFillShade="E6"/>
          </w:tcPr>
          <w:p w14:paraId="408D98CF" w14:textId="69B410BE" w:rsidR="003A7E6D" w:rsidRPr="001D270B" w:rsidRDefault="003A7E6D" w:rsidP="003A7E6D">
            <w:pPr>
              <w:spacing w:before="100" w:beforeAutospacing="1" w:after="100" w:afterAutospacing="1"/>
              <w:outlineLvl w:val="3"/>
              <w:rPr>
                <w:rFonts w:ascii="Times New Roman" w:eastAsia="Times New Roman" w:hAnsi="Times New Roman" w:cs="Times New Roman"/>
                <w:color w:val="0F4661"/>
                <w:sz w:val="20"/>
                <w:szCs w:val="20"/>
              </w:rPr>
            </w:pPr>
            <w:r w:rsidRPr="00D71B23">
              <w:rPr>
                <w:rFonts w:ascii="Times New Roman" w:eastAsia="Times New Roman" w:hAnsi="Times New Roman" w:cs="Times New Roman"/>
                <w:b/>
                <w:bCs/>
                <w:color w:val="0F4661"/>
                <w:sz w:val="20"/>
                <w:szCs w:val="20"/>
              </w:rPr>
              <w:t>Goals</w:t>
            </w:r>
          </w:p>
        </w:tc>
        <w:tc>
          <w:tcPr>
            <w:tcW w:w="4050" w:type="dxa"/>
            <w:shd w:val="clear" w:color="auto" w:fill="D1D1D1" w:themeFill="background2" w:themeFillShade="E6"/>
          </w:tcPr>
          <w:p w14:paraId="132C2042" w14:textId="3BF325B6" w:rsidR="003A7E6D" w:rsidRPr="001D270B" w:rsidRDefault="003A7E6D" w:rsidP="003A7E6D">
            <w:pPr>
              <w:spacing w:before="100" w:beforeAutospacing="1" w:after="100" w:afterAutospacing="1"/>
              <w:outlineLvl w:val="3"/>
              <w:rPr>
                <w:rFonts w:ascii="Times New Roman" w:eastAsia="Times New Roman" w:hAnsi="Times New Roman" w:cs="Times New Roman"/>
                <w:color w:val="0F4661"/>
                <w:sz w:val="20"/>
                <w:szCs w:val="20"/>
              </w:rPr>
            </w:pPr>
            <w:r w:rsidRPr="00D71B23">
              <w:rPr>
                <w:rFonts w:ascii="Times New Roman" w:eastAsia="Times New Roman" w:hAnsi="Times New Roman" w:cs="Times New Roman"/>
                <w:b/>
                <w:bCs/>
                <w:color w:val="0F4661"/>
                <w:sz w:val="20"/>
                <w:szCs w:val="20"/>
              </w:rPr>
              <w:t>Objectives</w:t>
            </w:r>
          </w:p>
        </w:tc>
      </w:tr>
      <w:tr w:rsidR="003A7E6D" w:rsidRPr="001D270B" w14:paraId="58E29C27" w14:textId="77777777" w:rsidTr="001D270B">
        <w:tc>
          <w:tcPr>
            <w:tcW w:w="2065" w:type="dxa"/>
          </w:tcPr>
          <w:p w14:paraId="4EBFE647" w14:textId="79FA850A"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Year 1 (mid-point, Nascent Phase)</w:t>
            </w:r>
          </w:p>
        </w:tc>
        <w:tc>
          <w:tcPr>
            <w:tcW w:w="3240" w:type="dxa"/>
          </w:tcPr>
          <w:p w14:paraId="32F207BD" w14:textId="0065BE7E"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 xml:space="preserve">Scale </w:t>
            </w:r>
            <w:r w:rsidR="00034DD3">
              <w:rPr>
                <w:rFonts w:ascii="Times New Roman" w:eastAsia="Times New Roman" w:hAnsi="Times New Roman" w:cs="Times New Roman"/>
                <w:sz w:val="20"/>
                <w:szCs w:val="20"/>
              </w:rPr>
              <w:t>EPIC</w:t>
            </w:r>
            <w:r w:rsidRPr="00D71B23">
              <w:rPr>
                <w:rFonts w:ascii="Times New Roman" w:eastAsia="Times New Roman" w:hAnsi="Times New Roman" w:cs="Times New Roman"/>
                <w:sz w:val="20"/>
                <w:szCs w:val="20"/>
              </w:rPr>
              <w:t>’s Career Pathways program to the entire Central Valley region</w:t>
            </w:r>
          </w:p>
        </w:tc>
        <w:tc>
          <w:tcPr>
            <w:tcW w:w="4050" w:type="dxa"/>
          </w:tcPr>
          <w:p w14:paraId="0A1F9E41" w14:textId="0AA479B3"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Create consistency and continuity across the region while focusing on equitable access.</w:t>
            </w:r>
          </w:p>
        </w:tc>
      </w:tr>
      <w:tr w:rsidR="003A7E6D" w:rsidRPr="001D270B" w14:paraId="3508659F" w14:textId="77777777" w:rsidTr="001D270B">
        <w:tc>
          <w:tcPr>
            <w:tcW w:w="2065" w:type="dxa"/>
          </w:tcPr>
          <w:p w14:paraId="7103BB38" w14:textId="62DD8804"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Year 2 (end, Nascent Phase)</w:t>
            </w:r>
          </w:p>
        </w:tc>
        <w:tc>
          <w:tcPr>
            <w:tcW w:w="3240" w:type="dxa"/>
          </w:tcPr>
          <w:p w14:paraId="37323CC5" w14:textId="67B7DFF0"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Adopt a Knowledge Transfer Plan for information sharing via Community Champions</w:t>
            </w:r>
          </w:p>
        </w:tc>
        <w:tc>
          <w:tcPr>
            <w:tcW w:w="4050" w:type="dxa"/>
          </w:tcPr>
          <w:p w14:paraId="1D521AEC" w14:textId="1416D5E7"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Establish regular and recurring communications between workforce development programs and partners.</w:t>
            </w:r>
          </w:p>
        </w:tc>
      </w:tr>
      <w:tr w:rsidR="003A7E6D" w:rsidRPr="001D270B" w14:paraId="16FA31E7" w14:textId="77777777" w:rsidTr="001D270B">
        <w:tc>
          <w:tcPr>
            <w:tcW w:w="2065" w:type="dxa"/>
          </w:tcPr>
          <w:p w14:paraId="2B796996" w14:textId="4B18BEFB"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Year 3.5 (mid-point, Emergent Phase)</w:t>
            </w:r>
          </w:p>
        </w:tc>
        <w:tc>
          <w:tcPr>
            <w:tcW w:w="3240" w:type="dxa"/>
          </w:tcPr>
          <w:p w14:paraId="6BD46818" w14:textId="0F6388A4"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Establish a workforce pipeline for clean energy entrepreneurs</w:t>
            </w:r>
          </w:p>
        </w:tc>
        <w:tc>
          <w:tcPr>
            <w:tcW w:w="4050" w:type="dxa"/>
          </w:tcPr>
          <w:p w14:paraId="4EAA614C" w14:textId="787DACCE"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Ease the burden of scaling businesses by providing trained workers ready for clean energy sectors.</w:t>
            </w:r>
          </w:p>
        </w:tc>
      </w:tr>
      <w:tr w:rsidR="003A7E6D" w:rsidRPr="001D270B" w14:paraId="4FB3A897" w14:textId="77777777" w:rsidTr="001D270B">
        <w:tc>
          <w:tcPr>
            <w:tcW w:w="2065" w:type="dxa"/>
          </w:tcPr>
          <w:p w14:paraId="769CF39F" w14:textId="085B41A4"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Year 5 (end, Emergent Phase)</w:t>
            </w:r>
          </w:p>
        </w:tc>
        <w:tc>
          <w:tcPr>
            <w:tcW w:w="3240" w:type="dxa"/>
          </w:tcPr>
          <w:p w14:paraId="7E3B1138" w14:textId="2FF1EC26"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Publish a Clean Energy Best Practices Toolkit</w:t>
            </w:r>
          </w:p>
        </w:tc>
        <w:tc>
          <w:tcPr>
            <w:tcW w:w="4050" w:type="dxa"/>
          </w:tcPr>
          <w:p w14:paraId="3B10984A" w14:textId="6EFD30CA"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Share replicable strategies to enhance clean energy workforce readiness regionally and nationally.</w:t>
            </w:r>
          </w:p>
        </w:tc>
      </w:tr>
      <w:tr w:rsidR="003A7E6D" w:rsidRPr="001D270B" w14:paraId="491E4545" w14:textId="77777777" w:rsidTr="001D270B">
        <w:tc>
          <w:tcPr>
            <w:tcW w:w="2065" w:type="dxa"/>
          </w:tcPr>
          <w:p w14:paraId="098349D4" w14:textId="02459E10"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Year 7.5 (mid-point, Growth Phase)</w:t>
            </w:r>
          </w:p>
        </w:tc>
        <w:tc>
          <w:tcPr>
            <w:tcW w:w="3240" w:type="dxa"/>
          </w:tcPr>
          <w:p w14:paraId="0CB40F7A" w14:textId="43CD75D9"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Create and disseminate Innovation Demonstration Kits</w:t>
            </w:r>
          </w:p>
        </w:tc>
        <w:tc>
          <w:tcPr>
            <w:tcW w:w="4050" w:type="dxa"/>
          </w:tcPr>
          <w:p w14:paraId="72C27D67" w14:textId="3C2EDBDA"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Invest in K–12 education and hands-on learning to build local technical skills for future careers.</w:t>
            </w:r>
          </w:p>
        </w:tc>
      </w:tr>
      <w:tr w:rsidR="003A7E6D" w:rsidRPr="001D270B" w14:paraId="1EE484CD" w14:textId="77777777" w:rsidTr="001D270B">
        <w:tc>
          <w:tcPr>
            <w:tcW w:w="2065" w:type="dxa"/>
          </w:tcPr>
          <w:p w14:paraId="2220CFCD" w14:textId="6CB518C1"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Year 10 (end, Growth Phase)</w:t>
            </w:r>
          </w:p>
        </w:tc>
        <w:tc>
          <w:tcPr>
            <w:tcW w:w="3240" w:type="dxa"/>
          </w:tcPr>
          <w:p w14:paraId="5FD0BCFE" w14:textId="7A8386CA"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Develop the Workforce Development Best Practices Toolkit</w:t>
            </w:r>
          </w:p>
        </w:tc>
        <w:tc>
          <w:tcPr>
            <w:tcW w:w="4050" w:type="dxa"/>
          </w:tcPr>
          <w:p w14:paraId="65EF4E16" w14:textId="22D6FC21"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rPr>
            </w:pPr>
            <w:r w:rsidRPr="00D71B23">
              <w:rPr>
                <w:rFonts w:ascii="Times New Roman" w:eastAsia="Times New Roman" w:hAnsi="Times New Roman" w:cs="Times New Roman"/>
                <w:sz w:val="20"/>
                <w:szCs w:val="20"/>
              </w:rPr>
              <w:t>Share insights broadly to enhance workforce development on a national scale.</w:t>
            </w:r>
          </w:p>
        </w:tc>
      </w:tr>
    </w:tbl>
    <w:p w14:paraId="7EBBF9C7" w14:textId="188F7DF0" w:rsidR="003A7E6D" w:rsidRPr="0085095B" w:rsidRDefault="00D71B23" w:rsidP="0085095B">
      <w:pPr>
        <w:spacing w:before="240"/>
        <w:rPr>
          <w:rFonts w:ascii="Times New Roman" w:hAnsi="Times New Roman" w:cs="Times New Roman"/>
          <w:sz w:val="22"/>
          <w:szCs w:val="22"/>
          <w:u w:val="single"/>
        </w:rPr>
      </w:pPr>
      <w:r w:rsidRPr="00BE1E4D">
        <w:rPr>
          <w:rFonts w:ascii="Times New Roman" w:hAnsi="Times New Roman" w:cs="Times New Roman"/>
          <w:sz w:val="22"/>
          <w:szCs w:val="22"/>
          <w:highlight w:val="cyan"/>
          <w:u w:val="single"/>
        </w:rPr>
        <w:t>Ecosystem of Partners</w:t>
      </w:r>
    </w:p>
    <w:tbl>
      <w:tblPr>
        <w:tblStyle w:val="TableGrid"/>
        <w:tblW w:w="9355" w:type="dxa"/>
        <w:tblLook w:val="04A0" w:firstRow="1" w:lastRow="0" w:firstColumn="1" w:lastColumn="0" w:noHBand="0" w:noVBand="1"/>
      </w:tblPr>
      <w:tblGrid>
        <w:gridCol w:w="2065"/>
        <w:gridCol w:w="3240"/>
        <w:gridCol w:w="4050"/>
      </w:tblGrid>
      <w:tr w:rsidR="003A7E6D" w:rsidRPr="001D270B" w14:paraId="7F728EA5" w14:textId="77777777" w:rsidTr="001D270B">
        <w:tc>
          <w:tcPr>
            <w:tcW w:w="2065" w:type="dxa"/>
            <w:shd w:val="clear" w:color="auto" w:fill="D1D1D1" w:themeFill="background2" w:themeFillShade="E6"/>
            <w:vAlign w:val="center"/>
          </w:tcPr>
          <w:p w14:paraId="0B9BF765" w14:textId="7C4FAA0F" w:rsidR="003A7E6D" w:rsidRPr="001D270B" w:rsidRDefault="003A7E6D" w:rsidP="003A7E6D">
            <w:pPr>
              <w:spacing w:before="100" w:beforeAutospacing="1" w:after="100" w:afterAutospacing="1"/>
              <w:outlineLvl w:val="3"/>
              <w:rPr>
                <w:rFonts w:ascii="Times New Roman" w:eastAsia="Times New Roman" w:hAnsi="Times New Roman" w:cs="Times New Roman"/>
                <w:color w:val="0F4661"/>
                <w:sz w:val="20"/>
                <w:szCs w:val="20"/>
                <w:u w:val="single"/>
              </w:rPr>
            </w:pPr>
            <w:r w:rsidRPr="00D71B23">
              <w:rPr>
                <w:rFonts w:ascii="Times New Roman" w:eastAsia="Times New Roman" w:hAnsi="Times New Roman" w:cs="Times New Roman"/>
                <w:b/>
                <w:bCs/>
                <w:color w:val="0F4661"/>
                <w:sz w:val="20"/>
                <w:szCs w:val="20"/>
              </w:rPr>
              <w:lastRenderedPageBreak/>
              <w:t>Timeline</w:t>
            </w:r>
          </w:p>
        </w:tc>
        <w:tc>
          <w:tcPr>
            <w:tcW w:w="3240" w:type="dxa"/>
            <w:shd w:val="clear" w:color="auto" w:fill="D1D1D1" w:themeFill="background2" w:themeFillShade="E6"/>
            <w:vAlign w:val="center"/>
          </w:tcPr>
          <w:p w14:paraId="796EA505" w14:textId="77A65170" w:rsidR="003A7E6D" w:rsidRPr="001D270B" w:rsidRDefault="003A7E6D" w:rsidP="003A7E6D">
            <w:pPr>
              <w:spacing w:before="100" w:beforeAutospacing="1" w:after="100" w:afterAutospacing="1"/>
              <w:outlineLvl w:val="3"/>
              <w:rPr>
                <w:rFonts w:ascii="Times New Roman" w:eastAsia="Times New Roman" w:hAnsi="Times New Roman" w:cs="Times New Roman"/>
                <w:color w:val="0F4661"/>
                <w:sz w:val="20"/>
                <w:szCs w:val="20"/>
                <w:u w:val="single"/>
              </w:rPr>
            </w:pPr>
            <w:r w:rsidRPr="00D71B23">
              <w:rPr>
                <w:rFonts w:ascii="Times New Roman" w:eastAsia="Times New Roman" w:hAnsi="Times New Roman" w:cs="Times New Roman"/>
                <w:b/>
                <w:bCs/>
                <w:color w:val="0F4661"/>
                <w:sz w:val="20"/>
                <w:szCs w:val="20"/>
              </w:rPr>
              <w:t>Goals</w:t>
            </w:r>
          </w:p>
        </w:tc>
        <w:tc>
          <w:tcPr>
            <w:tcW w:w="4050" w:type="dxa"/>
            <w:shd w:val="clear" w:color="auto" w:fill="D1D1D1" w:themeFill="background2" w:themeFillShade="E6"/>
            <w:vAlign w:val="center"/>
          </w:tcPr>
          <w:p w14:paraId="24BDAE06" w14:textId="428F1C0A" w:rsidR="003A7E6D" w:rsidRPr="001D270B" w:rsidRDefault="003A7E6D" w:rsidP="003A7E6D">
            <w:pPr>
              <w:spacing w:before="100" w:beforeAutospacing="1" w:after="100" w:afterAutospacing="1"/>
              <w:outlineLvl w:val="3"/>
              <w:rPr>
                <w:rFonts w:ascii="Times New Roman" w:eastAsia="Times New Roman" w:hAnsi="Times New Roman" w:cs="Times New Roman"/>
                <w:color w:val="0F4661"/>
                <w:sz w:val="20"/>
                <w:szCs w:val="20"/>
                <w:u w:val="single"/>
              </w:rPr>
            </w:pPr>
            <w:r w:rsidRPr="00D71B23">
              <w:rPr>
                <w:rFonts w:ascii="Times New Roman" w:eastAsia="Times New Roman" w:hAnsi="Times New Roman" w:cs="Times New Roman"/>
                <w:b/>
                <w:bCs/>
                <w:color w:val="0F4661"/>
                <w:sz w:val="20"/>
                <w:szCs w:val="20"/>
              </w:rPr>
              <w:t>Objectives</w:t>
            </w:r>
          </w:p>
        </w:tc>
      </w:tr>
      <w:tr w:rsidR="003A7E6D" w:rsidRPr="001D270B" w14:paraId="29553428" w14:textId="77777777" w:rsidTr="001D270B">
        <w:tc>
          <w:tcPr>
            <w:tcW w:w="2065" w:type="dxa"/>
            <w:vAlign w:val="center"/>
          </w:tcPr>
          <w:p w14:paraId="2B328F0C" w14:textId="07338A1F"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1 (mid-point, Nascent Phase)</w:t>
            </w:r>
          </w:p>
        </w:tc>
        <w:tc>
          <w:tcPr>
            <w:tcW w:w="3240" w:type="dxa"/>
            <w:vAlign w:val="center"/>
          </w:tcPr>
          <w:p w14:paraId="4DA67A7A" w14:textId="5F467C9C"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Broaden the ecosystem of commercialization partners</w:t>
            </w:r>
          </w:p>
        </w:tc>
        <w:tc>
          <w:tcPr>
            <w:tcW w:w="4050" w:type="dxa"/>
            <w:vAlign w:val="center"/>
          </w:tcPr>
          <w:p w14:paraId="06B5803A" w14:textId="2E27531A"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Maximize resources available to innovators and increase cross-sector collaboration.</w:t>
            </w:r>
          </w:p>
        </w:tc>
      </w:tr>
      <w:tr w:rsidR="003A7E6D" w:rsidRPr="001D270B" w14:paraId="60062B75" w14:textId="77777777" w:rsidTr="001D270B">
        <w:tc>
          <w:tcPr>
            <w:tcW w:w="2065" w:type="dxa"/>
            <w:vAlign w:val="center"/>
          </w:tcPr>
          <w:p w14:paraId="62EE9E76" w14:textId="35ABCB89"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2 (end, Nascent Phase)</w:t>
            </w:r>
          </w:p>
        </w:tc>
        <w:tc>
          <w:tcPr>
            <w:tcW w:w="3240" w:type="dxa"/>
            <w:vAlign w:val="center"/>
          </w:tcPr>
          <w:p w14:paraId="7741F90B" w14:textId="1AAC1E5D"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Initiate quarterly Topic Webinars to engage stakeholders</w:t>
            </w:r>
          </w:p>
        </w:tc>
        <w:tc>
          <w:tcPr>
            <w:tcW w:w="4050" w:type="dxa"/>
            <w:vAlign w:val="center"/>
          </w:tcPr>
          <w:p w14:paraId="38FC1594" w14:textId="58159639"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Present current issues and opportunities in clean energy, manufacturing, and transportation.</w:t>
            </w:r>
          </w:p>
        </w:tc>
      </w:tr>
      <w:tr w:rsidR="003A7E6D" w:rsidRPr="001D270B" w14:paraId="7ECAC433" w14:textId="77777777" w:rsidTr="001D270B">
        <w:tc>
          <w:tcPr>
            <w:tcW w:w="2065" w:type="dxa"/>
            <w:vAlign w:val="center"/>
          </w:tcPr>
          <w:p w14:paraId="2F46891E" w14:textId="4F30EAA3"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3.5 (mid-point, Emergent Phase)</w:t>
            </w:r>
          </w:p>
        </w:tc>
        <w:tc>
          <w:tcPr>
            <w:tcW w:w="3240" w:type="dxa"/>
            <w:vAlign w:val="center"/>
          </w:tcPr>
          <w:p w14:paraId="40071C64" w14:textId="51B0DC22"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 xml:space="preserve">Create the </w:t>
            </w:r>
            <w:r w:rsidR="00034DD3">
              <w:rPr>
                <w:rFonts w:ascii="Times New Roman" w:eastAsia="Times New Roman" w:hAnsi="Times New Roman" w:cs="Times New Roman"/>
                <w:sz w:val="20"/>
                <w:szCs w:val="20"/>
              </w:rPr>
              <w:t>EPIC</w:t>
            </w:r>
            <w:r w:rsidRPr="00D71B23">
              <w:rPr>
                <w:rFonts w:ascii="Times New Roman" w:eastAsia="Times New Roman" w:hAnsi="Times New Roman" w:cs="Times New Roman"/>
                <w:sz w:val="20"/>
                <w:szCs w:val="20"/>
              </w:rPr>
              <w:t xml:space="preserve"> Clean Energy Innovation Corridor Symposium</w:t>
            </w:r>
          </w:p>
        </w:tc>
        <w:tc>
          <w:tcPr>
            <w:tcW w:w="4050" w:type="dxa"/>
            <w:vAlign w:val="center"/>
          </w:tcPr>
          <w:p w14:paraId="6BD8EFA8" w14:textId="62A074FC"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Share findings and foster collaboration across a broad range of stakeholders.</w:t>
            </w:r>
          </w:p>
        </w:tc>
      </w:tr>
      <w:tr w:rsidR="003A7E6D" w:rsidRPr="001D270B" w14:paraId="7BA68999" w14:textId="77777777" w:rsidTr="001D270B">
        <w:tc>
          <w:tcPr>
            <w:tcW w:w="2065" w:type="dxa"/>
            <w:vAlign w:val="center"/>
          </w:tcPr>
          <w:p w14:paraId="48F5D4B7" w14:textId="40B4DE3C"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5 (end, Emergent Phase)</w:t>
            </w:r>
          </w:p>
        </w:tc>
        <w:tc>
          <w:tcPr>
            <w:tcW w:w="3240" w:type="dxa"/>
            <w:vAlign w:val="center"/>
          </w:tcPr>
          <w:p w14:paraId="19EE5C4E" w14:textId="7757723E"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 xml:space="preserve">Develop the </w:t>
            </w:r>
            <w:r w:rsidR="00034DD3">
              <w:rPr>
                <w:rFonts w:ascii="Times New Roman" w:eastAsia="Times New Roman" w:hAnsi="Times New Roman" w:cs="Times New Roman"/>
                <w:sz w:val="20"/>
                <w:szCs w:val="20"/>
              </w:rPr>
              <w:t>EPIC</w:t>
            </w:r>
            <w:r w:rsidRPr="00D71B23">
              <w:rPr>
                <w:rFonts w:ascii="Times New Roman" w:eastAsia="Times New Roman" w:hAnsi="Times New Roman" w:cs="Times New Roman"/>
                <w:sz w:val="20"/>
                <w:szCs w:val="20"/>
              </w:rPr>
              <w:t xml:space="preserve"> Navigator Plan to assist participants through funding opportunities</w:t>
            </w:r>
          </w:p>
        </w:tc>
        <w:tc>
          <w:tcPr>
            <w:tcW w:w="4050" w:type="dxa"/>
            <w:vAlign w:val="center"/>
          </w:tcPr>
          <w:p w14:paraId="6857DE6C" w14:textId="2648BA83"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Leverage public and private investment to accelerate innovation and adoption.</w:t>
            </w:r>
          </w:p>
        </w:tc>
      </w:tr>
      <w:tr w:rsidR="003A7E6D" w:rsidRPr="001D270B" w14:paraId="09E29680" w14:textId="77777777" w:rsidTr="001D270B">
        <w:tc>
          <w:tcPr>
            <w:tcW w:w="2065" w:type="dxa"/>
            <w:vAlign w:val="center"/>
          </w:tcPr>
          <w:p w14:paraId="3305EFDE" w14:textId="4F27F899"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7.5 (mid-point, Growth Phase)</w:t>
            </w:r>
          </w:p>
        </w:tc>
        <w:tc>
          <w:tcPr>
            <w:tcW w:w="3240" w:type="dxa"/>
            <w:vAlign w:val="center"/>
          </w:tcPr>
          <w:p w14:paraId="05CFE235" w14:textId="4B78EA96"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Establish an Investor Network that regularly hears pitches for new businesses</w:t>
            </w:r>
          </w:p>
        </w:tc>
        <w:tc>
          <w:tcPr>
            <w:tcW w:w="4050" w:type="dxa"/>
            <w:vAlign w:val="center"/>
          </w:tcPr>
          <w:p w14:paraId="1325B478" w14:textId="1066A876"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 xml:space="preserve">Expand the ecosystem of private investors aligned with </w:t>
            </w:r>
            <w:r w:rsidR="00034DD3">
              <w:rPr>
                <w:rFonts w:ascii="Times New Roman" w:eastAsia="Times New Roman" w:hAnsi="Times New Roman" w:cs="Times New Roman"/>
                <w:sz w:val="20"/>
                <w:szCs w:val="20"/>
              </w:rPr>
              <w:t>EPIC</w:t>
            </w:r>
            <w:r w:rsidRPr="00D71B23">
              <w:rPr>
                <w:rFonts w:ascii="Times New Roman" w:eastAsia="Times New Roman" w:hAnsi="Times New Roman" w:cs="Times New Roman"/>
                <w:sz w:val="20"/>
                <w:szCs w:val="20"/>
              </w:rPr>
              <w:t>’s mission.</w:t>
            </w:r>
          </w:p>
        </w:tc>
      </w:tr>
      <w:tr w:rsidR="003A7E6D" w:rsidRPr="001D270B" w14:paraId="274E65EF" w14:textId="77777777" w:rsidTr="001D270B">
        <w:tc>
          <w:tcPr>
            <w:tcW w:w="2065" w:type="dxa"/>
            <w:vAlign w:val="center"/>
          </w:tcPr>
          <w:p w14:paraId="2D1DB1AE" w14:textId="513E5661"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Year 10 (end, Growth Phase)</w:t>
            </w:r>
          </w:p>
        </w:tc>
        <w:tc>
          <w:tcPr>
            <w:tcW w:w="3240" w:type="dxa"/>
            <w:vAlign w:val="center"/>
          </w:tcPr>
          <w:p w14:paraId="67362179" w14:textId="5F84A6EC"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Demonstrate a balanced budget without NSF funds</w:t>
            </w:r>
          </w:p>
        </w:tc>
        <w:tc>
          <w:tcPr>
            <w:tcW w:w="4050" w:type="dxa"/>
            <w:vAlign w:val="center"/>
          </w:tcPr>
          <w:p w14:paraId="22AF00D1" w14:textId="7F0483D9" w:rsidR="003A7E6D" w:rsidRPr="001D270B" w:rsidRDefault="003A7E6D" w:rsidP="003A7E6D">
            <w:pPr>
              <w:spacing w:before="100" w:beforeAutospacing="1" w:after="100" w:afterAutospacing="1"/>
              <w:outlineLvl w:val="3"/>
              <w:rPr>
                <w:rFonts w:ascii="Times New Roman" w:eastAsia="Times New Roman" w:hAnsi="Times New Roman" w:cs="Times New Roman"/>
                <w:sz w:val="20"/>
                <w:szCs w:val="20"/>
                <w:u w:val="single"/>
              </w:rPr>
            </w:pPr>
            <w:r w:rsidRPr="00D71B23">
              <w:rPr>
                <w:rFonts w:ascii="Times New Roman" w:eastAsia="Times New Roman" w:hAnsi="Times New Roman" w:cs="Times New Roman"/>
                <w:sz w:val="20"/>
                <w:szCs w:val="20"/>
              </w:rPr>
              <w:t>Align contributions from all partners to sustain the program’s long-term operations.</w:t>
            </w:r>
          </w:p>
        </w:tc>
      </w:tr>
    </w:tbl>
    <w:p w14:paraId="2EC487EB" w14:textId="77777777" w:rsidR="00D71B23" w:rsidRDefault="00D71B23" w:rsidP="00AE5803">
      <w:pPr>
        <w:pBdr>
          <w:top w:val="nil"/>
          <w:left w:val="nil"/>
          <w:bottom w:val="nil"/>
          <w:right w:val="nil"/>
          <w:between w:val="nil"/>
        </w:pBdr>
        <w:spacing w:after="240"/>
        <w:jc w:val="both"/>
        <w:rPr>
          <w:rFonts w:ascii="Times New Roman" w:eastAsia="Calibri" w:hAnsi="Times New Roman" w:cs="Times New Roman"/>
          <w:b/>
          <w:bCs/>
          <w:kern w:val="0"/>
          <w:sz w:val="22"/>
          <w:szCs w:val="22"/>
          <w14:ligatures w14:val="none"/>
        </w:rPr>
      </w:pPr>
    </w:p>
    <w:p w14:paraId="675CF911" w14:textId="7AB8FEFB" w:rsidR="00E355A2" w:rsidRDefault="00E355A2" w:rsidP="00AE5803">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E355A2">
        <w:rPr>
          <w:rFonts w:ascii="Times New Roman" w:eastAsia="Calibri" w:hAnsi="Times New Roman" w:cs="Times New Roman"/>
          <w:kern w:val="0"/>
          <w:sz w:val="22"/>
          <w:szCs w:val="22"/>
          <w14:ligatures w14:val="none"/>
        </w:rPr>
        <w:t xml:space="preserve">This phased strategic plan ensures that </w:t>
      </w:r>
      <w:r w:rsidR="00034DD3">
        <w:rPr>
          <w:rFonts w:ascii="Times New Roman" w:eastAsia="Calibri" w:hAnsi="Times New Roman" w:cs="Times New Roman"/>
          <w:kern w:val="0"/>
          <w:sz w:val="22"/>
          <w:szCs w:val="22"/>
          <w14:ligatures w14:val="none"/>
        </w:rPr>
        <w:t>EPIC</w:t>
      </w:r>
      <w:r w:rsidRPr="00E355A2">
        <w:rPr>
          <w:rFonts w:ascii="Times New Roman" w:eastAsia="Calibri" w:hAnsi="Times New Roman" w:cs="Times New Roman"/>
          <w:kern w:val="0"/>
          <w:sz w:val="22"/>
          <w:szCs w:val="22"/>
          <w14:ligatures w14:val="none"/>
        </w:rPr>
        <w:t xml:space="preserve"> evolves intentionally, aligning R&amp;D efforts, workforce development, and community engagement to drive transformative change while achieving scalability and sustainability</w:t>
      </w:r>
      <w:r w:rsidR="00D956BD">
        <w:rPr>
          <w:rFonts w:ascii="Times New Roman" w:eastAsia="Calibri" w:hAnsi="Times New Roman" w:cs="Times New Roman"/>
          <w:kern w:val="0"/>
          <w:sz w:val="22"/>
          <w:szCs w:val="22"/>
          <w14:ligatures w14:val="none"/>
        </w:rPr>
        <w:t xml:space="preserve"> by year ten (10)</w:t>
      </w:r>
      <w:r w:rsidRPr="00E355A2">
        <w:rPr>
          <w:rFonts w:ascii="Times New Roman" w:eastAsia="Calibri" w:hAnsi="Times New Roman" w:cs="Times New Roman"/>
          <w:kern w:val="0"/>
          <w:sz w:val="22"/>
          <w:szCs w:val="22"/>
          <w14:ligatures w14:val="none"/>
        </w:rPr>
        <w:t>.</w:t>
      </w:r>
    </w:p>
    <w:p w14:paraId="769E3F9D" w14:textId="374977A2" w:rsidR="00AE5803" w:rsidRPr="00AE5803" w:rsidRDefault="00034DD3" w:rsidP="00AE5803">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Pr>
          <w:rFonts w:ascii="Times New Roman" w:eastAsia="Calibri" w:hAnsi="Times New Roman" w:cs="Times New Roman"/>
          <w:kern w:val="0"/>
          <w:sz w:val="22"/>
          <w:szCs w:val="22"/>
          <w14:ligatures w14:val="none"/>
        </w:rPr>
        <w:t>EPIC</w:t>
      </w:r>
      <w:r w:rsidR="00AE5803" w:rsidRPr="00AE5803">
        <w:rPr>
          <w:rFonts w:ascii="Times New Roman" w:eastAsia="Calibri" w:hAnsi="Times New Roman" w:cs="Times New Roman"/>
          <w:kern w:val="0"/>
          <w:sz w:val="22"/>
          <w:szCs w:val="22"/>
          <w14:ligatures w14:val="none"/>
        </w:rPr>
        <w:t xml:space="preserve">’s risk assessment and mitigation strategy are integral to its strategic plan, ensuring that the Engine remains adaptable and resilient in the face of evolving challenges. </w:t>
      </w:r>
      <w:r w:rsidR="00165153" w:rsidRPr="00AE5803">
        <w:rPr>
          <w:rFonts w:ascii="Times New Roman" w:eastAsia="Calibri" w:hAnsi="Times New Roman" w:cs="Times New Roman"/>
          <w:kern w:val="0"/>
          <w:sz w:val="22"/>
          <w:szCs w:val="22"/>
          <w14:ligatures w14:val="none"/>
        </w:rPr>
        <w:t xml:space="preserve">A dedicated </w:t>
      </w:r>
      <w:r w:rsidR="00165153" w:rsidRPr="00AE5803">
        <w:rPr>
          <w:rFonts w:ascii="Times New Roman" w:eastAsia="Calibri" w:hAnsi="Times New Roman" w:cs="Times New Roman"/>
          <w:kern w:val="0"/>
          <w:sz w:val="22"/>
          <w:szCs w:val="22"/>
          <w:highlight w:val="yellow"/>
          <w14:ligatures w14:val="none"/>
        </w:rPr>
        <w:t xml:space="preserve">Risk Assessment </w:t>
      </w:r>
      <w:commentRangeStart w:id="683"/>
      <w:commentRangeStart w:id="684"/>
      <w:commentRangeStart w:id="685"/>
      <w:commentRangeStart w:id="686"/>
      <w:r w:rsidR="00165153" w:rsidRPr="00AE5803">
        <w:rPr>
          <w:rFonts w:ascii="Times New Roman" w:eastAsia="Calibri" w:hAnsi="Times New Roman" w:cs="Times New Roman"/>
          <w:kern w:val="0"/>
          <w:sz w:val="22"/>
          <w:szCs w:val="22"/>
          <w:highlight w:val="yellow"/>
          <w14:ligatures w14:val="none"/>
        </w:rPr>
        <w:t>Task Force</w:t>
      </w:r>
      <w:r w:rsidR="00165153">
        <w:rPr>
          <w:rFonts w:ascii="Times New Roman" w:eastAsia="Calibri" w:hAnsi="Times New Roman" w:cs="Times New Roman"/>
          <w:kern w:val="0"/>
          <w:sz w:val="22"/>
          <w:szCs w:val="22"/>
          <w:highlight w:val="yellow"/>
          <w14:ligatures w14:val="none"/>
        </w:rPr>
        <w:t xml:space="preserve"> </w:t>
      </w:r>
      <w:commentRangeEnd w:id="683"/>
      <w:r w:rsidR="00165153">
        <w:rPr>
          <w:rStyle w:val="CommentReference"/>
          <w:rFonts w:ascii="Calibri" w:eastAsia="Calibri" w:hAnsi="Calibri" w:cs="Calibri"/>
          <w:kern w:val="0"/>
          <w14:ligatures w14:val="none"/>
        </w:rPr>
        <w:commentReference w:id="683"/>
      </w:r>
      <w:commentRangeEnd w:id="684"/>
      <w:r w:rsidR="00165153">
        <w:rPr>
          <w:rStyle w:val="CommentReference"/>
          <w:rFonts w:ascii="Calibri" w:eastAsia="Calibri" w:hAnsi="Calibri" w:cs="Calibri"/>
          <w:kern w:val="0"/>
          <w14:ligatures w14:val="none"/>
        </w:rPr>
        <w:commentReference w:id="684"/>
      </w:r>
      <w:commentRangeEnd w:id="685"/>
      <w:r w:rsidR="00165153">
        <w:rPr>
          <w:rStyle w:val="CommentReference"/>
          <w:rFonts w:ascii="Calibri" w:eastAsia="Calibri" w:hAnsi="Calibri" w:cs="Calibri"/>
          <w:kern w:val="0"/>
          <w14:ligatures w14:val="none"/>
        </w:rPr>
        <w:commentReference w:id="685"/>
      </w:r>
      <w:commentRangeEnd w:id="686"/>
      <w:r w:rsidR="00792897">
        <w:rPr>
          <w:rStyle w:val="CommentReference"/>
          <w:rFonts w:ascii="Calibri" w:eastAsia="Calibri" w:hAnsi="Calibri" w:cs="Calibri"/>
          <w:kern w:val="0"/>
          <w14:ligatures w14:val="none"/>
        </w:rPr>
        <w:commentReference w:id="686"/>
      </w:r>
      <w:r w:rsidR="00165153">
        <w:rPr>
          <w:rFonts w:ascii="Times New Roman" w:eastAsia="Calibri" w:hAnsi="Times New Roman" w:cs="Times New Roman"/>
          <w:kern w:val="0"/>
          <w:sz w:val="22"/>
          <w:szCs w:val="22"/>
          <w:highlight w:val="yellow"/>
          <w14:ligatures w14:val="none"/>
        </w:rPr>
        <w:t>embedded within the Governance and Management Focus Group</w:t>
      </w:r>
      <w:r w:rsidR="00AE5803" w:rsidRPr="00AE5803">
        <w:rPr>
          <w:rFonts w:ascii="Times New Roman" w:eastAsia="Calibri" w:hAnsi="Times New Roman" w:cs="Times New Roman"/>
          <w:kern w:val="0"/>
          <w:sz w:val="22"/>
          <w:szCs w:val="22"/>
          <w14:ligatures w14:val="none"/>
        </w:rPr>
        <w:t xml:space="preserve"> will continuously evaluate external and internal risks, including competitive pressures, economic fluctuations, and technological disruptions. Specific </w:t>
      </w:r>
      <w:commentRangeStart w:id="687"/>
      <w:r w:rsidR="00AE5803" w:rsidRPr="00AE5803">
        <w:rPr>
          <w:rFonts w:ascii="Times New Roman" w:eastAsia="Calibri" w:hAnsi="Times New Roman" w:cs="Times New Roman"/>
          <w:kern w:val="0"/>
          <w:sz w:val="22"/>
          <w:szCs w:val="22"/>
          <w14:ligatures w14:val="none"/>
        </w:rPr>
        <w:t xml:space="preserve">mitigation strategies </w:t>
      </w:r>
      <w:commentRangeEnd w:id="687"/>
      <w:r w:rsidR="00A068BC">
        <w:rPr>
          <w:rStyle w:val="CommentReference"/>
          <w:rFonts w:ascii="Calibri" w:eastAsia="Calibri" w:hAnsi="Calibri" w:cs="Calibri"/>
          <w:kern w:val="0"/>
          <w14:ligatures w14:val="none"/>
        </w:rPr>
        <w:commentReference w:id="687"/>
      </w:r>
      <w:r w:rsidR="00AE5803" w:rsidRPr="00AE5803">
        <w:rPr>
          <w:rFonts w:ascii="Times New Roman" w:eastAsia="Calibri" w:hAnsi="Times New Roman" w:cs="Times New Roman"/>
          <w:kern w:val="0"/>
          <w:sz w:val="22"/>
          <w:szCs w:val="22"/>
          <w14:ligatures w14:val="none"/>
        </w:rPr>
        <w:t>include:</w:t>
      </w:r>
    </w:p>
    <w:p w14:paraId="2FFB71E2" w14:textId="5FB3DAFF" w:rsidR="00AE5803" w:rsidRPr="00AE5803" w:rsidRDefault="00AE5803" w:rsidP="00AE5803">
      <w:pPr>
        <w:numPr>
          <w:ilvl w:val="0"/>
          <w:numId w:val="10"/>
        </w:num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AE5803">
        <w:rPr>
          <w:rFonts w:ascii="Times New Roman" w:eastAsia="Calibri" w:hAnsi="Times New Roman" w:cs="Times New Roman"/>
          <w:b/>
          <w:bCs/>
          <w:kern w:val="0"/>
          <w:sz w:val="22"/>
          <w:szCs w:val="22"/>
          <w14:ligatures w14:val="none"/>
        </w:rPr>
        <w:t>Competitive Landscape Analysis</w:t>
      </w:r>
      <w:r w:rsidRPr="00AE5803">
        <w:rPr>
          <w:rFonts w:ascii="Times New Roman" w:eastAsia="Calibri" w:hAnsi="Times New Roman" w:cs="Times New Roman"/>
          <w:kern w:val="0"/>
          <w:sz w:val="22"/>
          <w:szCs w:val="22"/>
          <w14:ligatures w14:val="none"/>
        </w:rPr>
        <w:t xml:space="preserve">: Annual assessments will benchmark </w:t>
      </w:r>
      <w:r w:rsidR="00034DD3">
        <w:rPr>
          <w:rFonts w:ascii="Times New Roman" w:eastAsia="Calibri" w:hAnsi="Times New Roman" w:cs="Times New Roman"/>
          <w:kern w:val="0"/>
          <w:sz w:val="22"/>
          <w:szCs w:val="22"/>
          <w14:ligatures w14:val="none"/>
        </w:rPr>
        <w:t>EPIC</w:t>
      </w:r>
      <w:r w:rsidRPr="00AE5803">
        <w:rPr>
          <w:rFonts w:ascii="Times New Roman" w:eastAsia="Calibri" w:hAnsi="Times New Roman" w:cs="Times New Roman"/>
          <w:kern w:val="0"/>
          <w:sz w:val="22"/>
          <w:szCs w:val="22"/>
          <w14:ligatures w14:val="none"/>
        </w:rPr>
        <w:t>’s progress against both national and international competitors in clean energy innovation, ensuring the Engine remains at the forefront of technological advancements. The Innovation Council will provide real-time insights to pivot priorities as needed.</w:t>
      </w:r>
    </w:p>
    <w:p w14:paraId="5C4CAAB7" w14:textId="22EC373A" w:rsidR="00AE5803" w:rsidRPr="00AE5803" w:rsidRDefault="00AE5803" w:rsidP="00AE5803">
      <w:pPr>
        <w:numPr>
          <w:ilvl w:val="0"/>
          <w:numId w:val="10"/>
        </w:num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AE5803">
        <w:rPr>
          <w:rFonts w:ascii="Times New Roman" w:eastAsia="Calibri" w:hAnsi="Times New Roman" w:cs="Times New Roman"/>
          <w:b/>
          <w:bCs/>
          <w:kern w:val="0"/>
          <w:sz w:val="22"/>
          <w:szCs w:val="22"/>
          <w14:ligatures w14:val="none"/>
        </w:rPr>
        <w:t>Diversified Funding Streams</w:t>
      </w:r>
      <w:r w:rsidRPr="00AE5803">
        <w:rPr>
          <w:rFonts w:ascii="Times New Roman" w:eastAsia="Calibri" w:hAnsi="Times New Roman" w:cs="Times New Roman"/>
          <w:kern w:val="0"/>
          <w:sz w:val="22"/>
          <w:szCs w:val="22"/>
          <w14:ligatures w14:val="none"/>
        </w:rPr>
        <w:t xml:space="preserve">: Beyond NSF funding, </w:t>
      </w:r>
      <w:r w:rsidR="00034DD3">
        <w:rPr>
          <w:rFonts w:ascii="Times New Roman" w:eastAsia="Calibri" w:hAnsi="Times New Roman" w:cs="Times New Roman"/>
          <w:kern w:val="0"/>
          <w:sz w:val="22"/>
          <w:szCs w:val="22"/>
          <w14:ligatures w14:val="none"/>
        </w:rPr>
        <w:t>EPIC</w:t>
      </w:r>
      <w:r w:rsidRPr="00AE5803">
        <w:rPr>
          <w:rFonts w:ascii="Times New Roman" w:eastAsia="Calibri" w:hAnsi="Times New Roman" w:cs="Times New Roman"/>
          <w:kern w:val="0"/>
          <w:sz w:val="22"/>
          <w:szCs w:val="22"/>
          <w14:ligatures w14:val="none"/>
        </w:rPr>
        <w:t xml:space="preserve"> will prioritize diversifying its revenue sources, including securing private investment, state funding, and philanthropic contributions. Early pilot projects and commercialization efforts will demonstrate the Engine’s value to attract sustained financial support.</w:t>
      </w:r>
    </w:p>
    <w:p w14:paraId="043E107E" w14:textId="7BB102E9" w:rsidR="00AE5803" w:rsidRPr="00AE5803" w:rsidRDefault="00AE5803" w:rsidP="00AE5803">
      <w:pPr>
        <w:numPr>
          <w:ilvl w:val="0"/>
          <w:numId w:val="10"/>
        </w:num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AE5803">
        <w:rPr>
          <w:rFonts w:ascii="Times New Roman" w:eastAsia="Calibri" w:hAnsi="Times New Roman" w:cs="Times New Roman"/>
          <w:b/>
          <w:bCs/>
          <w:kern w:val="0"/>
          <w:sz w:val="22"/>
          <w:szCs w:val="22"/>
          <w14:ligatures w14:val="none"/>
        </w:rPr>
        <w:t>Scalability and Flexibility</w:t>
      </w:r>
      <w:r w:rsidRPr="00AE5803">
        <w:rPr>
          <w:rFonts w:ascii="Times New Roman" w:eastAsia="Calibri" w:hAnsi="Times New Roman" w:cs="Times New Roman"/>
          <w:kern w:val="0"/>
          <w:sz w:val="22"/>
          <w:szCs w:val="22"/>
          <w14:ligatures w14:val="none"/>
        </w:rPr>
        <w:t xml:space="preserve">: </w:t>
      </w:r>
      <w:r w:rsidR="00034DD3">
        <w:rPr>
          <w:rFonts w:ascii="Times New Roman" w:eastAsia="Calibri" w:hAnsi="Times New Roman" w:cs="Times New Roman"/>
          <w:kern w:val="0"/>
          <w:sz w:val="22"/>
          <w:szCs w:val="22"/>
          <w14:ligatures w14:val="none"/>
        </w:rPr>
        <w:t>EPIC</w:t>
      </w:r>
      <w:r w:rsidRPr="00AE5803">
        <w:rPr>
          <w:rFonts w:ascii="Times New Roman" w:eastAsia="Calibri" w:hAnsi="Times New Roman" w:cs="Times New Roman"/>
          <w:kern w:val="0"/>
          <w:sz w:val="22"/>
          <w:szCs w:val="22"/>
          <w14:ligatures w14:val="none"/>
        </w:rPr>
        <w:t>’s modular approach to infrastructure development and workforce training ensures that activities can scale quickly to meet increased demand or shift focus in response to changing regional needs.</w:t>
      </w:r>
    </w:p>
    <w:p w14:paraId="5C0B555D" w14:textId="625B8F4A" w:rsidR="00AE5803" w:rsidRPr="00AE5803" w:rsidRDefault="00AE5803" w:rsidP="00AE5803">
      <w:pPr>
        <w:numPr>
          <w:ilvl w:val="0"/>
          <w:numId w:val="10"/>
        </w:num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AE5803">
        <w:rPr>
          <w:rFonts w:ascii="Times New Roman" w:eastAsia="Calibri" w:hAnsi="Times New Roman" w:cs="Times New Roman"/>
          <w:b/>
          <w:bCs/>
          <w:kern w:val="0"/>
          <w:sz w:val="22"/>
          <w:szCs w:val="22"/>
          <w14:ligatures w14:val="none"/>
        </w:rPr>
        <w:t>Rapid Decision-Making</w:t>
      </w:r>
      <w:r w:rsidRPr="00AE5803">
        <w:rPr>
          <w:rFonts w:ascii="Times New Roman" w:eastAsia="Calibri" w:hAnsi="Times New Roman" w:cs="Times New Roman"/>
          <w:kern w:val="0"/>
          <w:sz w:val="22"/>
          <w:szCs w:val="22"/>
          <w14:ligatures w14:val="none"/>
        </w:rPr>
        <w:t xml:space="preserve">: Streamlined governance, empowered by the Innovation Council and executive leadership, will facilitate agile decision-making, enabling </w:t>
      </w:r>
      <w:r w:rsidR="00034DD3">
        <w:rPr>
          <w:rFonts w:ascii="Times New Roman" w:eastAsia="Calibri" w:hAnsi="Times New Roman" w:cs="Times New Roman"/>
          <w:kern w:val="0"/>
          <w:sz w:val="22"/>
          <w:szCs w:val="22"/>
          <w14:ligatures w14:val="none"/>
        </w:rPr>
        <w:t>EPIC</w:t>
      </w:r>
      <w:r w:rsidRPr="00AE5803">
        <w:rPr>
          <w:rFonts w:ascii="Times New Roman" w:eastAsia="Calibri" w:hAnsi="Times New Roman" w:cs="Times New Roman"/>
          <w:kern w:val="0"/>
          <w:sz w:val="22"/>
          <w:szCs w:val="22"/>
          <w14:ligatures w14:val="none"/>
        </w:rPr>
        <w:t xml:space="preserve"> to respond to challenges and opportunities at speed.</w:t>
      </w:r>
    </w:p>
    <w:p w14:paraId="274EAEF7" w14:textId="03BA6457" w:rsidR="00AE5803" w:rsidRPr="00AE5803" w:rsidRDefault="00034DD3" w:rsidP="00AE5803">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Pr>
          <w:rFonts w:ascii="Times New Roman" w:eastAsia="Calibri" w:hAnsi="Times New Roman" w:cs="Times New Roman"/>
          <w:kern w:val="0"/>
          <w:sz w:val="22"/>
          <w:szCs w:val="22"/>
          <w14:ligatures w14:val="none"/>
        </w:rPr>
        <w:t>EPIC</w:t>
      </w:r>
      <w:r w:rsidR="00AE5803" w:rsidRPr="00AE5803">
        <w:rPr>
          <w:rFonts w:ascii="Times New Roman" w:eastAsia="Calibri" w:hAnsi="Times New Roman" w:cs="Times New Roman"/>
          <w:kern w:val="0"/>
          <w:sz w:val="22"/>
          <w:szCs w:val="22"/>
          <w14:ligatures w14:val="none"/>
        </w:rPr>
        <w:t xml:space="preserve"> places a central emphasis on inclusivity as a foundational principle, ensuring that its innovation ecosystem reflects the diversity of the Central Valley’s population. The leadership team will include representatives from historically marginalized communities, ensuring diverse perspectives inform decision-making at every level. Community Champions, comprising local organizations and advocacy groups, will act as critical partners, facilitating outreach and engagement with underrepresented populations.</w:t>
      </w:r>
    </w:p>
    <w:p w14:paraId="109AFF31" w14:textId="6AD2223B" w:rsidR="00AE5803" w:rsidRPr="00AE5803" w:rsidRDefault="00AE5803" w:rsidP="00AE5803">
      <w:pPr>
        <w:numPr>
          <w:ilvl w:val="0"/>
          <w:numId w:val="11"/>
        </w:num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AE5803">
        <w:rPr>
          <w:rFonts w:ascii="Times New Roman" w:eastAsia="Calibri" w:hAnsi="Times New Roman" w:cs="Times New Roman"/>
          <w:b/>
          <w:bCs/>
          <w:kern w:val="0"/>
          <w:sz w:val="22"/>
          <w:szCs w:val="22"/>
          <w14:ligatures w14:val="none"/>
        </w:rPr>
        <w:lastRenderedPageBreak/>
        <w:t>Broadened Participation</w:t>
      </w:r>
      <w:r w:rsidRPr="00AE5803">
        <w:rPr>
          <w:rFonts w:ascii="Times New Roman" w:eastAsia="Calibri" w:hAnsi="Times New Roman" w:cs="Times New Roman"/>
          <w:kern w:val="0"/>
          <w:sz w:val="22"/>
          <w:szCs w:val="22"/>
          <w14:ligatures w14:val="none"/>
        </w:rPr>
        <w:t xml:space="preserve">: </w:t>
      </w:r>
      <w:r w:rsidR="00034DD3">
        <w:rPr>
          <w:rFonts w:ascii="Times New Roman" w:eastAsia="Calibri" w:hAnsi="Times New Roman" w:cs="Times New Roman"/>
          <w:kern w:val="0"/>
          <w:sz w:val="22"/>
          <w:szCs w:val="22"/>
          <w14:ligatures w14:val="none"/>
        </w:rPr>
        <w:t>EPIC</w:t>
      </w:r>
      <w:r w:rsidRPr="00AE5803">
        <w:rPr>
          <w:rFonts w:ascii="Times New Roman" w:eastAsia="Calibri" w:hAnsi="Times New Roman" w:cs="Times New Roman"/>
          <w:kern w:val="0"/>
          <w:sz w:val="22"/>
          <w:szCs w:val="22"/>
          <w14:ligatures w14:val="none"/>
        </w:rPr>
        <w:t xml:space="preserve"> will implement targeted recruitment initiatives, including outreach to rural and disadvantaged communities, to integrate untapped talent into its workforce and entrepreneurial pipelines. Programs will include mentorship for minority-owned startups, scholarships for STEM education, and internships tailored to first-generation college students.</w:t>
      </w:r>
    </w:p>
    <w:p w14:paraId="253CBCE4" w14:textId="171B2213" w:rsidR="00AE5803" w:rsidRPr="00AE5803" w:rsidRDefault="00AE5803" w:rsidP="00AE5803">
      <w:pPr>
        <w:numPr>
          <w:ilvl w:val="0"/>
          <w:numId w:val="11"/>
        </w:num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AE5803">
        <w:rPr>
          <w:rFonts w:ascii="Times New Roman" w:eastAsia="Calibri" w:hAnsi="Times New Roman" w:cs="Times New Roman"/>
          <w:b/>
          <w:bCs/>
          <w:kern w:val="0"/>
          <w:sz w:val="22"/>
          <w:szCs w:val="22"/>
          <w14:ligatures w14:val="none"/>
        </w:rPr>
        <w:t xml:space="preserve">Resource Allocation for </w:t>
      </w:r>
      <w:del w:id="688" w:author="Shannon Boettcher" w:date="2025-01-04T14:40:00Z" w16du:dateUtc="2025-01-04T22:40:00Z">
        <w:r w:rsidRPr="00AE5803" w:rsidDel="00CB5824">
          <w:rPr>
            <w:rFonts w:ascii="Times New Roman" w:eastAsia="Calibri" w:hAnsi="Times New Roman" w:cs="Times New Roman"/>
            <w:b/>
            <w:bCs/>
            <w:kern w:val="0"/>
            <w:sz w:val="22"/>
            <w:szCs w:val="22"/>
            <w14:ligatures w14:val="none"/>
          </w:rPr>
          <w:delText>DEIA</w:delText>
        </w:r>
      </w:del>
      <w:ins w:id="689" w:author="Shannon Boettcher" w:date="2025-01-04T14:40:00Z" w16du:dateUtc="2025-01-04T22:40:00Z">
        <w:r w:rsidR="00CB5824">
          <w:rPr>
            <w:rFonts w:ascii="Times New Roman" w:eastAsia="Calibri" w:hAnsi="Times New Roman" w:cs="Times New Roman"/>
            <w:b/>
            <w:bCs/>
            <w:kern w:val="0"/>
            <w:sz w:val="22"/>
            <w:szCs w:val="22"/>
            <w14:ligatures w14:val="none"/>
          </w:rPr>
          <w:t>Expanding Access</w:t>
        </w:r>
      </w:ins>
      <w:r w:rsidRPr="00AE5803">
        <w:rPr>
          <w:rFonts w:ascii="Times New Roman" w:eastAsia="Calibri" w:hAnsi="Times New Roman" w:cs="Times New Roman"/>
          <w:kern w:val="0"/>
          <w:sz w:val="22"/>
          <w:szCs w:val="22"/>
          <w14:ligatures w14:val="none"/>
        </w:rPr>
        <w:t>: A dedicated portion of the budget will be allocated to equity-driven initiatives, including travel vouchers for underrepresented innovators, testing and prototyping subsidies, and capacity-building grants for community organizations.</w:t>
      </w:r>
    </w:p>
    <w:p w14:paraId="26273240" w14:textId="0BE1FC55" w:rsidR="00AE5803" w:rsidRPr="00AE5803" w:rsidRDefault="00AE5803" w:rsidP="00AE5803">
      <w:pPr>
        <w:numPr>
          <w:ilvl w:val="0"/>
          <w:numId w:val="11"/>
        </w:num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AE5803">
        <w:rPr>
          <w:rFonts w:ascii="Times New Roman" w:eastAsia="Calibri" w:hAnsi="Times New Roman" w:cs="Times New Roman"/>
          <w:b/>
          <w:bCs/>
          <w:kern w:val="0"/>
          <w:sz w:val="22"/>
          <w:szCs w:val="22"/>
          <w14:ligatures w14:val="none"/>
        </w:rPr>
        <w:t>Expanding Geographic Reach</w:t>
      </w:r>
      <w:r w:rsidRPr="00AE5803">
        <w:rPr>
          <w:rFonts w:ascii="Times New Roman" w:eastAsia="Calibri" w:hAnsi="Times New Roman" w:cs="Times New Roman"/>
          <w:kern w:val="0"/>
          <w:sz w:val="22"/>
          <w:szCs w:val="22"/>
          <w14:ligatures w14:val="none"/>
        </w:rPr>
        <w:t xml:space="preserve">: Through strategic partnerships with community colleges, K-12 schools, and local governments, </w:t>
      </w:r>
      <w:r w:rsidR="00034DD3">
        <w:rPr>
          <w:rFonts w:ascii="Times New Roman" w:eastAsia="Calibri" w:hAnsi="Times New Roman" w:cs="Times New Roman"/>
          <w:kern w:val="0"/>
          <w:sz w:val="22"/>
          <w:szCs w:val="22"/>
          <w14:ligatures w14:val="none"/>
        </w:rPr>
        <w:t>EPIC</w:t>
      </w:r>
      <w:r w:rsidRPr="00AE5803">
        <w:rPr>
          <w:rFonts w:ascii="Times New Roman" w:eastAsia="Calibri" w:hAnsi="Times New Roman" w:cs="Times New Roman"/>
          <w:kern w:val="0"/>
          <w:sz w:val="22"/>
          <w:szCs w:val="22"/>
          <w14:ligatures w14:val="none"/>
        </w:rPr>
        <w:t xml:space="preserve"> will extend its network into underserved areas, ensuring equitable access to resources and opportunities.</w:t>
      </w:r>
    </w:p>
    <w:p w14:paraId="476C8965" w14:textId="6B6FC9D6" w:rsidR="00E355A2" w:rsidRPr="001807AE" w:rsidRDefault="00AE5803" w:rsidP="00AE5803">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AE5803">
        <w:rPr>
          <w:rFonts w:ascii="Times New Roman" w:eastAsia="Calibri" w:hAnsi="Times New Roman" w:cs="Times New Roman"/>
          <w:kern w:val="0"/>
          <w:sz w:val="22"/>
          <w:szCs w:val="22"/>
          <w14:ligatures w14:val="none"/>
        </w:rPr>
        <w:t xml:space="preserve">By embedding inclusivity into its governance, outreach, and resource distribution, </w:t>
      </w:r>
      <w:r w:rsidR="00034DD3">
        <w:rPr>
          <w:rFonts w:ascii="Times New Roman" w:eastAsia="Calibri" w:hAnsi="Times New Roman" w:cs="Times New Roman"/>
          <w:kern w:val="0"/>
          <w:sz w:val="22"/>
          <w:szCs w:val="22"/>
          <w14:ligatures w14:val="none"/>
        </w:rPr>
        <w:t>EPIC</w:t>
      </w:r>
      <w:r w:rsidRPr="00AE5803">
        <w:rPr>
          <w:rFonts w:ascii="Times New Roman" w:eastAsia="Calibri" w:hAnsi="Times New Roman" w:cs="Times New Roman"/>
          <w:kern w:val="0"/>
          <w:sz w:val="22"/>
          <w:szCs w:val="22"/>
          <w14:ligatures w14:val="none"/>
        </w:rPr>
        <w:t xml:space="preserve"> will cultivate a culture of equity and shared prosperity, amplifying the impact of its innovation ecosystem across the entire region.</w:t>
      </w:r>
    </w:p>
    <w:p w14:paraId="15C5DA19" w14:textId="77777777" w:rsidR="001807AE" w:rsidRPr="00BE1E4D" w:rsidRDefault="001807AE" w:rsidP="001807AE">
      <w:pPr>
        <w:keepNext/>
        <w:keepLines/>
        <w:numPr>
          <w:ilvl w:val="0"/>
          <w:numId w:val="3"/>
        </w:numPr>
        <w:spacing w:before="160" w:after="80"/>
        <w:outlineLvl w:val="2"/>
        <w:rPr>
          <w:rFonts w:ascii="Times New Roman" w:eastAsia="Calibri" w:hAnsi="Times New Roman" w:cs="Times New Roman"/>
          <w:b/>
          <w:bCs/>
          <w:iCs/>
          <w:kern w:val="0"/>
          <w:sz w:val="22"/>
          <w:szCs w:val="21"/>
          <w:highlight w:val="cyan"/>
          <w14:ligatures w14:val="none"/>
        </w:rPr>
      </w:pPr>
      <w:commentRangeStart w:id="690"/>
      <w:r w:rsidRPr="00BE1E4D">
        <w:rPr>
          <w:rFonts w:ascii="Times New Roman" w:eastAsia="Calibri" w:hAnsi="Times New Roman" w:cs="Times New Roman"/>
          <w:b/>
          <w:bCs/>
          <w:iCs/>
          <w:kern w:val="0"/>
          <w:sz w:val="22"/>
          <w:szCs w:val="21"/>
          <w:highlight w:val="cyan"/>
          <w14:ligatures w14:val="none"/>
        </w:rPr>
        <w:t>C</w:t>
      </w:r>
      <w:commentRangeEnd w:id="690"/>
      <w:r w:rsidR="001C42A4" w:rsidRPr="00BE1E4D">
        <w:rPr>
          <w:rStyle w:val="CommentReference"/>
          <w:rFonts w:ascii="Calibri" w:eastAsia="Calibri" w:hAnsi="Calibri" w:cs="Calibri"/>
          <w:kern w:val="0"/>
          <w:highlight w:val="cyan"/>
          <w14:ligatures w14:val="none"/>
        </w:rPr>
        <w:commentReference w:id="690"/>
      </w:r>
      <w:r w:rsidRPr="00BE1E4D">
        <w:rPr>
          <w:rFonts w:ascii="Times New Roman" w:eastAsia="Calibri" w:hAnsi="Times New Roman" w:cs="Times New Roman"/>
          <w:b/>
          <w:bCs/>
          <w:iCs/>
          <w:kern w:val="0"/>
          <w:sz w:val="22"/>
          <w:szCs w:val="21"/>
          <w:highlight w:val="cyan"/>
          <w14:ligatures w14:val="none"/>
        </w:rPr>
        <w:t>ross-sector Partnerships and Stakeholder Alignment</w:t>
      </w:r>
    </w:p>
    <w:p w14:paraId="4F37025B" w14:textId="4E095351" w:rsidR="00152354" w:rsidRPr="00152354" w:rsidRDefault="00152354" w:rsidP="00152354">
      <w:pPr>
        <w:pStyle w:val="NormalWeb"/>
        <w:spacing w:before="0" w:beforeAutospacing="0" w:after="240" w:afterAutospacing="0"/>
        <w:jc w:val="both"/>
        <w:rPr>
          <w:sz w:val="22"/>
          <w:szCs w:val="22"/>
        </w:rPr>
      </w:pPr>
      <w:r w:rsidRPr="00152354">
        <w:rPr>
          <w:sz w:val="22"/>
          <w:szCs w:val="22"/>
        </w:rPr>
        <w:t>One of the most</w:t>
      </w:r>
      <w:ins w:id="691" w:author="Shannon Boettcher" w:date="2025-01-04T14:42:00Z" w16du:dateUtc="2025-01-04T22:42:00Z">
        <w:r w:rsidR="00933458">
          <w:rPr>
            <w:sz w:val="22"/>
            <w:szCs w:val="22"/>
          </w:rPr>
          <w:t>-</w:t>
        </w:r>
      </w:ins>
      <w:del w:id="692" w:author="Shannon Boettcher" w:date="2025-01-04T14:42:00Z" w16du:dateUtc="2025-01-04T22:42:00Z">
        <w:r w:rsidRPr="00152354" w:rsidDel="00933458">
          <w:rPr>
            <w:sz w:val="22"/>
            <w:szCs w:val="22"/>
          </w:rPr>
          <w:delText xml:space="preserve"> </w:delText>
        </w:r>
      </w:del>
      <w:r w:rsidRPr="00152354">
        <w:rPr>
          <w:sz w:val="22"/>
          <w:szCs w:val="22"/>
        </w:rPr>
        <w:t>pressing challenges in the Sacramento-San Joaquin Valley is the lack of coordinated partnerships among key sectors, including government, industry, academia, utilities, and community organizations. These sectors often operate in silos, resulting in fragmented innovation ecosystems and missed opportunities to leverage collective expertise and resources. This fragmentation is particularly detrimental in the Central Valley, where systemic underinvestment and geographic isolation exacerbate economic and environmental disparities. The California Energy, Power, and Innovation Collaborative (EPIC) seeks to address this challenge by synthesizing isolated efforts into a unified and comprehensive economic Engine. Through strategic cross-sector partnerships governed by the Executive Steering Committee, EPIC will maximize opportunities for equitable participation in the development of electrochemical technologies while driving immediate impacts on clean energy and transportation solutions.</w:t>
      </w:r>
    </w:p>
    <w:p w14:paraId="0C623C12" w14:textId="254B8272" w:rsidR="00152354" w:rsidRPr="00152354" w:rsidRDefault="00152354" w:rsidP="00152354">
      <w:pPr>
        <w:pStyle w:val="NormalWeb"/>
        <w:spacing w:before="0" w:beforeAutospacing="0" w:after="240" w:afterAutospacing="0"/>
        <w:jc w:val="both"/>
        <w:rPr>
          <w:sz w:val="22"/>
          <w:szCs w:val="22"/>
        </w:rPr>
      </w:pPr>
      <w:r w:rsidRPr="00152354">
        <w:rPr>
          <w:sz w:val="22"/>
          <w:szCs w:val="22"/>
        </w:rPr>
        <w:t xml:space="preserve">To achieve this vision, EPIC will </w:t>
      </w:r>
      <w:del w:id="693" w:author="Shannon Boettcher" w:date="2025-01-04T14:43:00Z" w16du:dateUtc="2025-01-04T22:43:00Z">
        <w:r w:rsidRPr="00152354" w:rsidDel="004703FA">
          <w:rPr>
            <w:sz w:val="22"/>
            <w:szCs w:val="22"/>
          </w:rPr>
          <w:delText>establish a s</w:delText>
        </w:r>
      </w:del>
      <w:ins w:id="694" w:author="Shannon Boettcher" w:date="2025-01-04T14:43:00Z" w16du:dateUtc="2025-01-04T22:43:00Z">
        <w:r w:rsidR="004703FA">
          <w:rPr>
            <w:sz w:val="22"/>
            <w:szCs w:val="22"/>
          </w:rPr>
          <w:t>use the s</w:t>
        </w:r>
      </w:ins>
      <w:r w:rsidRPr="00152354">
        <w:rPr>
          <w:sz w:val="22"/>
          <w:szCs w:val="22"/>
        </w:rPr>
        <w:t>tructured</w:t>
      </w:r>
      <w:del w:id="695" w:author="Shannon Boettcher" w:date="2025-01-04T14:43:00Z" w16du:dateUtc="2025-01-04T22:43:00Z">
        <w:r w:rsidRPr="00152354" w:rsidDel="004703FA">
          <w:rPr>
            <w:sz w:val="22"/>
            <w:szCs w:val="22"/>
          </w:rPr>
          <w:delText xml:space="preserve"> framework of</w:delText>
        </w:r>
      </w:del>
      <w:r w:rsidRPr="00152354">
        <w:rPr>
          <w:sz w:val="22"/>
          <w:szCs w:val="22"/>
        </w:rPr>
        <w:t xml:space="preserve"> Focus Group</w:t>
      </w:r>
      <w:ins w:id="696" w:author="Shannon Boettcher" w:date="2025-01-04T14:43:00Z" w16du:dateUtc="2025-01-04T22:43:00Z">
        <w:r w:rsidR="004703FA">
          <w:rPr>
            <w:sz w:val="22"/>
            <w:szCs w:val="22"/>
          </w:rPr>
          <w:t xml:space="preserve"> framework</w:t>
        </w:r>
      </w:ins>
      <w:del w:id="697" w:author="Shannon Boettcher" w:date="2025-01-04T14:43:00Z" w16du:dateUtc="2025-01-04T22:43:00Z">
        <w:r w:rsidRPr="00152354" w:rsidDel="004703FA">
          <w:rPr>
            <w:sz w:val="22"/>
            <w:szCs w:val="22"/>
          </w:rPr>
          <w:delText>s</w:delText>
        </w:r>
      </w:del>
      <w:r w:rsidRPr="00152354">
        <w:rPr>
          <w:sz w:val="22"/>
          <w:szCs w:val="22"/>
        </w:rPr>
        <w:t xml:space="preserve">, each aligned with specific domains critical to the success of the Engine. </w:t>
      </w:r>
      <w:commentRangeStart w:id="698"/>
      <w:r w:rsidRPr="00152354">
        <w:rPr>
          <w:sz w:val="22"/>
          <w:szCs w:val="22"/>
        </w:rPr>
        <w:t>These Focus Groups will include Innovation and Technology, Industry and Commercialization, Economic Development, Workforce Development, and Community Engagement. The Focus Groups will bring together representatives from organizations outlined in the organizational chart</w:t>
      </w:r>
      <w:commentRangeEnd w:id="698"/>
      <w:r w:rsidR="004703FA">
        <w:rPr>
          <w:rStyle w:val="CommentReference"/>
          <w:rFonts w:ascii="Calibri" w:eastAsia="Calibri" w:hAnsi="Calibri" w:cs="Calibri"/>
        </w:rPr>
        <w:commentReference w:id="698"/>
      </w:r>
      <w:r w:rsidRPr="00152354">
        <w:rPr>
          <w:sz w:val="22"/>
          <w:szCs w:val="22"/>
        </w:rPr>
        <w:t>, including national laboratories like Lawrence Berkeley National Laboratory (LBNL) and industry leaders like CALSTART, as well as community-based organizations and economic development entities. Each group will focus on a distinct aspect of the innovation ecosystem, ensuring that solutions are inclusive, practical, and aligned with the region’s needs and opportunities.</w:t>
      </w:r>
    </w:p>
    <w:p w14:paraId="2FA73E4E" w14:textId="60C665E8" w:rsidR="00152354" w:rsidRPr="00152354" w:rsidRDefault="00152354" w:rsidP="00152354">
      <w:pPr>
        <w:pStyle w:val="NormalWeb"/>
        <w:spacing w:before="0" w:beforeAutospacing="0" w:after="240" w:afterAutospacing="0"/>
        <w:jc w:val="both"/>
        <w:rPr>
          <w:sz w:val="22"/>
          <w:szCs w:val="22"/>
        </w:rPr>
      </w:pPr>
      <w:r w:rsidRPr="00152354">
        <w:rPr>
          <w:sz w:val="22"/>
          <w:szCs w:val="22"/>
        </w:rPr>
        <w:t xml:space="preserve">The </w:t>
      </w:r>
      <w:r w:rsidRPr="00131B53">
        <w:rPr>
          <w:b/>
          <w:bCs/>
          <w:sz w:val="22"/>
          <w:szCs w:val="22"/>
          <w:rPrChange w:id="699" w:author="Shannon Boettcher" w:date="2025-01-04T17:37:00Z" w16du:dateUtc="2025-01-05T01:37:00Z">
            <w:rPr>
              <w:sz w:val="22"/>
              <w:szCs w:val="22"/>
            </w:rPr>
          </w:rPrChange>
        </w:rPr>
        <w:t>Innovation and Technology Focus Group</w:t>
      </w:r>
      <w:r w:rsidRPr="00152354">
        <w:rPr>
          <w:sz w:val="22"/>
          <w:szCs w:val="22"/>
        </w:rPr>
        <w:t xml:space="preserve"> will bridge the gap between academic research and industry application. This group will include </w:t>
      </w:r>
      <w:ins w:id="700" w:author="Shannon Boettcher" w:date="2025-01-04T14:44:00Z" w16du:dateUtc="2025-01-04T22:44:00Z">
        <w:r w:rsidR="004703FA">
          <w:rPr>
            <w:sz w:val="22"/>
            <w:szCs w:val="22"/>
          </w:rPr>
          <w:t>U</w:t>
        </w:r>
      </w:ins>
      <w:del w:id="701" w:author="Shannon Boettcher" w:date="2025-01-04T14:44:00Z" w16du:dateUtc="2025-01-04T22:44:00Z">
        <w:r w:rsidRPr="00152354" w:rsidDel="004703FA">
          <w:rPr>
            <w:sz w:val="22"/>
            <w:szCs w:val="22"/>
          </w:rPr>
          <w:delText>institutions like U</w:delText>
        </w:r>
      </w:del>
      <w:r w:rsidRPr="00152354">
        <w:rPr>
          <w:sz w:val="22"/>
          <w:szCs w:val="22"/>
        </w:rPr>
        <w:t xml:space="preserve">C Berkeley and LBNL, alongside industry partners like CALSTART, to co-develop and deploy electrochemical solutions for energy storage, </w:t>
      </w:r>
      <w:ins w:id="702" w:author="Shannon Boettcher" w:date="2025-01-04T14:44:00Z" w16du:dateUtc="2025-01-04T22:44:00Z">
        <w:r w:rsidR="004703FA">
          <w:rPr>
            <w:sz w:val="22"/>
            <w:szCs w:val="22"/>
          </w:rPr>
          <w:t>materials</w:t>
        </w:r>
      </w:ins>
      <w:ins w:id="703" w:author="Shannon Boettcher" w:date="2025-01-04T14:45:00Z" w16du:dateUtc="2025-01-04T22:45:00Z">
        <w:r w:rsidR="004703FA">
          <w:rPr>
            <w:sz w:val="22"/>
            <w:szCs w:val="22"/>
          </w:rPr>
          <w:t xml:space="preserve"> and chemical recovery and synthesis, </w:t>
        </w:r>
      </w:ins>
      <w:del w:id="704" w:author="Shannon Boettcher" w:date="2025-01-04T14:44:00Z" w16du:dateUtc="2025-01-04T22:44:00Z">
        <w:r w:rsidRPr="00152354" w:rsidDel="004703FA">
          <w:rPr>
            <w:sz w:val="22"/>
            <w:szCs w:val="22"/>
          </w:rPr>
          <w:delText>decarbonization</w:delText>
        </w:r>
      </w:del>
      <w:ins w:id="705" w:author="Shannon Boettcher" w:date="2025-01-04T14:44:00Z" w16du:dateUtc="2025-01-04T22:44:00Z">
        <w:r w:rsidR="004703FA">
          <w:rPr>
            <w:sz w:val="22"/>
            <w:szCs w:val="22"/>
          </w:rPr>
          <w:t>carbon capture and utilization</w:t>
        </w:r>
      </w:ins>
      <w:r w:rsidRPr="00152354">
        <w:rPr>
          <w:sz w:val="22"/>
          <w:szCs w:val="22"/>
        </w:rPr>
        <w:t>, and transportation. By uniting</w:t>
      </w:r>
      <w:ins w:id="706" w:author="Shannon Boettcher" w:date="2025-01-04T14:45:00Z" w16du:dateUtc="2025-01-04T22:45:00Z">
        <w:r w:rsidR="004703FA">
          <w:rPr>
            <w:sz w:val="22"/>
            <w:szCs w:val="22"/>
          </w:rPr>
          <w:t xml:space="preserve"> core</w:t>
        </w:r>
      </w:ins>
      <w:r w:rsidRPr="00152354">
        <w:rPr>
          <w:sz w:val="22"/>
          <w:szCs w:val="22"/>
        </w:rPr>
        <w:t xml:space="preserve"> technical expertise with commercialization pathways, this Focus Group will accelerate the development and market entry of cutting-edge technologies, ensuring that EPIC becomes a leader in </w:t>
      </w:r>
      <w:del w:id="707" w:author="Shannon Boettcher" w:date="2025-01-04T14:45:00Z" w16du:dateUtc="2025-01-04T22:45:00Z">
        <w:r w:rsidRPr="00152354" w:rsidDel="004703FA">
          <w:rPr>
            <w:sz w:val="22"/>
            <w:szCs w:val="22"/>
          </w:rPr>
          <w:delText xml:space="preserve">clean </w:delText>
        </w:r>
      </w:del>
      <w:ins w:id="708" w:author="Shannon Boettcher" w:date="2025-01-04T14:45:00Z" w16du:dateUtc="2025-01-04T22:45:00Z">
        <w:r w:rsidR="004703FA">
          <w:rPr>
            <w:sz w:val="22"/>
            <w:szCs w:val="22"/>
          </w:rPr>
          <w:t>electrochemical technology</w:t>
        </w:r>
        <w:r w:rsidR="004703FA" w:rsidRPr="00152354">
          <w:rPr>
            <w:sz w:val="22"/>
            <w:szCs w:val="22"/>
          </w:rPr>
          <w:t xml:space="preserve"> </w:t>
        </w:r>
      </w:ins>
      <w:del w:id="709" w:author="Shannon Boettcher" w:date="2025-01-04T14:45:00Z" w16du:dateUtc="2025-01-04T22:45:00Z">
        <w:r w:rsidRPr="00152354" w:rsidDel="004703FA">
          <w:rPr>
            <w:sz w:val="22"/>
            <w:szCs w:val="22"/>
          </w:rPr>
          <w:delText xml:space="preserve">energy </w:delText>
        </w:r>
      </w:del>
      <w:r w:rsidRPr="00152354">
        <w:rPr>
          <w:sz w:val="22"/>
          <w:szCs w:val="22"/>
        </w:rPr>
        <w:t>innovation.</w:t>
      </w:r>
    </w:p>
    <w:p w14:paraId="3E0DFFEA" w14:textId="2512CF10" w:rsidR="00152354" w:rsidRPr="00611930" w:rsidRDefault="00152354" w:rsidP="00152354">
      <w:pPr>
        <w:pStyle w:val="NormalWeb"/>
        <w:spacing w:before="0" w:beforeAutospacing="0" w:after="240" w:afterAutospacing="0"/>
        <w:jc w:val="both"/>
        <w:rPr>
          <w:sz w:val="22"/>
          <w:szCs w:val="22"/>
        </w:rPr>
      </w:pPr>
      <w:r w:rsidRPr="00152354">
        <w:rPr>
          <w:sz w:val="22"/>
          <w:szCs w:val="22"/>
        </w:rPr>
        <w:t xml:space="preserve">The </w:t>
      </w:r>
      <w:r w:rsidRPr="00131B53">
        <w:rPr>
          <w:b/>
          <w:bCs/>
          <w:sz w:val="22"/>
          <w:szCs w:val="22"/>
          <w:rPrChange w:id="710" w:author="Shannon Boettcher" w:date="2025-01-04T17:37:00Z" w16du:dateUtc="2025-01-05T01:37:00Z">
            <w:rPr>
              <w:sz w:val="22"/>
              <w:szCs w:val="22"/>
            </w:rPr>
          </w:rPrChange>
        </w:rPr>
        <w:t xml:space="preserve">Industry and Commercialization Focus Group </w:t>
      </w:r>
      <w:r w:rsidRPr="00152354">
        <w:rPr>
          <w:sz w:val="22"/>
          <w:szCs w:val="22"/>
        </w:rPr>
        <w:t xml:space="preserve">will align the needs of private sector partners, such as SMUD, PEM Motion, and 3C Capital Fund, with the Engine’s R&amp;D priorities. This group will focus on scaling technologies for market readiness, addressing barriers to commercialization, and fostering </w:t>
      </w:r>
      <w:r w:rsidRPr="00152354">
        <w:rPr>
          <w:sz w:val="22"/>
          <w:szCs w:val="22"/>
        </w:rPr>
        <w:lastRenderedPageBreak/>
        <w:t xml:space="preserve">investment in infrastructure such as testing and prototyping facilities. </w:t>
      </w:r>
      <w:r>
        <w:rPr>
          <w:sz w:val="22"/>
          <w:szCs w:val="22"/>
        </w:rPr>
        <w:t>T</w:t>
      </w:r>
      <w:r w:rsidRPr="00152354">
        <w:rPr>
          <w:sz w:val="22"/>
          <w:szCs w:val="22"/>
        </w:rPr>
        <w:t>he group will ensure that innovations are deployed at scale and contribute to the region’s economic transformation</w:t>
      </w:r>
      <w:r>
        <w:rPr>
          <w:sz w:val="22"/>
          <w:szCs w:val="22"/>
        </w:rPr>
        <w:t xml:space="preserve"> by streamlining regulatory and market processes</w:t>
      </w:r>
      <w:r w:rsidRPr="00152354">
        <w:rPr>
          <w:sz w:val="22"/>
          <w:szCs w:val="22"/>
        </w:rPr>
        <w:t>.</w:t>
      </w:r>
      <w:ins w:id="711" w:author="Shannon Boettcher" w:date="2025-01-04T14:45:00Z" w16du:dateUtc="2025-01-04T22:45:00Z">
        <w:r w:rsidR="00973E10">
          <w:rPr>
            <w:sz w:val="22"/>
            <w:szCs w:val="22"/>
          </w:rPr>
          <w:t xml:space="preserve"> The </w:t>
        </w:r>
        <w:r w:rsidR="00973E10" w:rsidRPr="00152354">
          <w:rPr>
            <w:sz w:val="22"/>
            <w:szCs w:val="22"/>
          </w:rPr>
          <w:t>Industry and Commercialization Focus Group</w:t>
        </w:r>
        <w:r w:rsidR="00973E10">
          <w:rPr>
            <w:sz w:val="22"/>
            <w:szCs w:val="22"/>
          </w:rPr>
          <w:t xml:space="preserve"> will include Dr. </w:t>
        </w:r>
      </w:ins>
      <w:ins w:id="712" w:author="Shannon Boettcher" w:date="2025-01-04T14:46:00Z">
        <w:r w:rsidR="00611930" w:rsidRPr="00611930">
          <w:rPr>
            <w:sz w:val="22"/>
            <w:szCs w:val="22"/>
            <w:rPrChange w:id="713" w:author="Shannon Boettcher" w:date="2025-01-04T14:46:00Z" w16du:dateUtc="2025-01-04T22:46:00Z">
              <w:rPr>
                <w:b/>
                <w:bCs/>
                <w:sz w:val="22"/>
                <w:szCs w:val="22"/>
              </w:rPr>
            </w:rPrChange>
          </w:rPr>
          <w:t>Jibran Zuberi</w:t>
        </w:r>
      </w:ins>
      <w:ins w:id="714" w:author="Shannon Boettcher" w:date="2025-01-04T17:36:00Z" w16du:dateUtc="2025-01-05T01:36:00Z">
        <w:r w:rsidR="00E17B02">
          <w:rPr>
            <w:sz w:val="22"/>
            <w:szCs w:val="22"/>
          </w:rPr>
          <w:t xml:space="preserve"> (LBNL) who </w:t>
        </w:r>
      </w:ins>
      <w:ins w:id="715" w:author="Shannon Boettcher" w:date="2025-01-04T17:36:00Z">
        <w:r w:rsidR="00E17B02" w:rsidRPr="00E17B02">
          <w:rPr>
            <w:sz w:val="22"/>
            <w:szCs w:val="22"/>
          </w:rPr>
          <w:t xml:space="preserve">specializes in technoeconomic modeling of energy systems, focusing on industrial electrification, energy efficiency, and emissions reduction. </w:t>
        </w:r>
      </w:ins>
      <w:ins w:id="716" w:author="Shannon Boettcher" w:date="2025-01-04T17:36:00Z" w16du:dateUtc="2025-01-05T01:36:00Z">
        <w:r w:rsidR="00E17B02">
          <w:rPr>
            <w:sz w:val="22"/>
            <w:szCs w:val="22"/>
          </w:rPr>
          <w:t>We will</w:t>
        </w:r>
      </w:ins>
      <w:ins w:id="717" w:author="Shannon Boettcher" w:date="2025-01-04T17:36:00Z">
        <w:r w:rsidR="00E17B02" w:rsidRPr="00E17B02">
          <w:rPr>
            <w:sz w:val="22"/>
            <w:szCs w:val="22"/>
          </w:rPr>
          <w:t xml:space="preserve"> evaluate the economic feasibility of </w:t>
        </w:r>
      </w:ins>
      <w:ins w:id="718" w:author="Shannon Boettcher" w:date="2025-01-04T17:36:00Z" w16du:dateUtc="2025-01-05T01:36:00Z">
        <w:r w:rsidR="00E17B02">
          <w:rPr>
            <w:sz w:val="22"/>
            <w:szCs w:val="22"/>
          </w:rPr>
          <w:t xml:space="preserve">electrochemical </w:t>
        </w:r>
      </w:ins>
      <w:ins w:id="719" w:author="Shannon Boettcher" w:date="2025-01-04T17:36:00Z">
        <w:r w:rsidR="00E17B02" w:rsidRPr="00E17B02">
          <w:rPr>
            <w:sz w:val="22"/>
            <w:szCs w:val="22"/>
          </w:rPr>
          <w:t xml:space="preserve">technologies, integrating technical performance </w:t>
        </w:r>
      </w:ins>
      <w:ins w:id="720" w:author="Shannon Boettcher" w:date="2025-01-04T17:36:00Z" w16du:dateUtc="2025-01-05T01:36:00Z">
        <w:r w:rsidR="00E17B02">
          <w:rPr>
            <w:sz w:val="22"/>
            <w:szCs w:val="22"/>
          </w:rPr>
          <w:t>data from the R&amp;D team with c</w:t>
        </w:r>
      </w:ins>
      <w:ins w:id="721" w:author="Shannon Boettcher" w:date="2025-01-04T17:36:00Z">
        <w:r w:rsidR="00E17B02" w:rsidRPr="00E17B02">
          <w:rPr>
            <w:sz w:val="22"/>
            <w:szCs w:val="22"/>
          </w:rPr>
          <w:t>ost analysis</w:t>
        </w:r>
      </w:ins>
      <w:ins w:id="722" w:author="Shannon Boettcher" w:date="2025-01-04T17:37:00Z" w16du:dateUtc="2025-01-05T01:37:00Z">
        <w:r w:rsidR="00E17B02">
          <w:rPr>
            <w:sz w:val="22"/>
            <w:szCs w:val="22"/>
          </w:rPr>
          <w:t xml:space="preserve"> to set priorities </w:t>
        </w:r>
        <w:r w:rsidR="00131B53">
          <w:rPr>
            <w:sz w:val="22"/>
            <w:szCs w:val="22"/>
          </w:rPr>
          <w:t>for commercialization efforts and partnerships.</w:t>
        </w:r>
      </w:ins>
    </w:p>
    <w:p w14:paraId="3A1F9C15" w14:textId="77777777" w:rsidR="00152354" w:rsidRPr="00152354" w:rsidRDefault="00152354" w:rsidP="00152354">
      <w:pPr>
        <w:pStyle w:val="NormalWeb"/>
        <w:spacing w:before="0" w:beforeAutospacing="0" w:after="240" w:afterAutospacing="0"/>
        <w:jc w:val="both"/>
        <w:rPr>
          <w:sz w:val="22"/>
          <w:szCs w:val="22"/>
        </w:rPr>
      </w:pPr>
      <w:r w:rsidRPr="00152354">
        <w:rPr>
          <w:sz w:val="22"/>
          <w:szCs w:val="22"/>
        </w:rPr>
        <w:t xml:space="preserve">The </w:t>
      </w:r>
      <w:r w:rsidRPr="00131B53">
        <w:rPr>
          <w:b/>
          <w:bCs/>
          <w:sz w:val="22"/>
          <w:szCs w:val="22"/>
          <w:rPrChange w:id="723" w:author="Shannon Boettcher" w:date="2025-01-04T17:37:00Z" w16du:dateUtc="2025-01-05T01:37:00Z">
            <w:rPr>
              <w:sz w:val="22"/>
              <w:szCs w:val="22"/>
            </w:rPr>
          </w:rPrChange>
        </w:rPr>
        <w:t>Economic Development Focus Group</w:t>
      </w:r>
      <w:r w:rsidRPr="00152354">
        <w:rPr>
          <w:sz w:val="22"/>
          <w:szCs w:val="22"/>
        </w:rPr>
        <w:t xml:space="preserve"> will involve partners like GO-Biz, the Greater Sacramento Economic Council (GSEC), and B3K Prosperity to create a favorable environment for attracting businesses and generating new opportunities. The group will work to align EPIC’s initiatives with California’s economic policies, ensuring that investments in clean energy and transportation directly benefit disadvantaged communities. Specific strategies will include tax incentives, public-private partnerships, and regional marketing campaigns to position the Central Valley as a hub for sustainable industries.</w:t>
      </w:r>
    </w:p>
    <w:p w14:paraId="69B3B6EE" w14:textId="76CA55FC" w:rsidR="00152354" w:rsidRPr="00152354" w:rsidRDefault="00152354" w:rsidP="00152354">
      <w:pPr>
        <w:pStyle w:val="NormalWeb"/>
        <w:spacing w:before="0" w:beforeAutospacing="0" w:after="240" w:afterAutospacing="0"/>
        <w:jc w:val="both"/>
        <w:rPr>
          <w:sz w:val="22"/>
          <w:szCs w:val="22"/>
        </w:rPr>
      </w:pPr>
      <w:r w:rsidRPr="00152354">
        <w:rPr>
          <w:sz w:val="22"/>
          <w:szCs w:val="22"/>
        </w:rPr>
        <w:t xml:space="preserve">The </w:t>
      </w:r>
      <w:r w:rsidRPr="00131B53">
        <w:rPr>
          <w:b/>
          <w:bCs/>
          <w:sz w:val="22"/>
          <w:szCs w:val="22"/>
          <w:rPrChange w:id="724" w:author="Shannon Boettcher" w:date="2025-01-04T17:37:00Z" w16du:dateUtc="2025-01-05T01:37:00Z">
            <w:rPr>
              <w:sz w:val="22"/>
              <w:szCs w:val="22"/>
            </w:rPr>
          </w:rPrChange>
        </w:rPr>
        <w:t>Workforce Development Focus Group</w:t>
      </w:r>
      <w:r w:rsidRPr="00152354">
        <w:rPr>
          <w:sz w:val="22"/>
          <w:szCs w:val="22"/>
        </w:rPr>
        <w:t xml:space="preserve"> will play a pivotal role in ensuring that EPIC’s initiatives are inclusive and equitable. With leadership from CSUB and </w:t>
      </w:r>
      <w:r>
        <w:rPr>
          <w:sz w:val="22"/>
          <w:szCs w:val="22"/>
        </w:rPr>
        <w:t>CSUS</w:t>
      </w:r>
      <w:r w:rsidRPr="00152354">
        <w:rPr>
          <w:sz w:val="22"/>
          <w:szCs w:val="22"/>
        </w:rPr>
        <w:t>, the group will develop tailored training programs to prepare residents for high-demand jobs in clean energy and advanced manufacturing. Partnerships with labor organizations, such as the Central Valley labor unions, will enhance workforce readiness and ensure that training programs align with industry needs. Community Champions, including organizations like the Kern Inclusive Entrepreneur Hub and Fresno Metro Black Chamber of Commerce, will lead outreach efforts to connect underrepresented populations with these opportunities.</w:t>
      </w:r>
    </w:p>
    <w:p w14:paraId="2E7DB87B" w14:textId="77777777" w:rsidR="00152354" w:rsidRPr="00152354" w:rsidRDefault="00152354" w:rsidP="00152354">
      <w:pPr>
        <w:pStyle w:val="NormalWeb"/>
        <w:spacing w:before="0" w:beforeAutospacing="0" w:after="240" w:afterAutospacing="0"/>
        <w:jc w:val="both"/>
        <w:rPr>
          <w:sz w:val="22"/>
          <w:szCs w:val="22"/>
        </w:rPr>
      </w:pPr>
      <w:r w:rsidRPr="00152354">
        <w:rPr>
          <w:sz w:val="22"/>
          <w:szCs w:val="22"/>
        </w:rPr>
        <w:t xml:space="preserve">The </w:t>
      </w:r>
      <w:r w:rsidRPr="00131B53">
        <w:rPr>
          <w:b/>
          <w:bCs/>
          <w:sz w:val="22"/>
          <w:szCs w:val="22"/>
          <w:rPrChange w:id="725" w:author="Shannon Boettcher" w:date="2025-01-04T17:37:00Z" w16du:dateUtc="2025-01-05T01:37:00Z">
            <w:rPr>
              <w:sz w:val="22"/>
              <w:szCs w:val="22"/>
            </w:rPr>
          </w:rPrChange>
        </w:rPr>
        <w:t>Community Engagement Focus Group</w:t>
      </w:r>
      <w:r w:rsidRPr="00152354">
        <w:rPr>
          <w:sz w:val="22"/>
          <w:szCs w:val="22"/>
        </w:rPr>
        <w:t xml:space="preserve"> will prioritize collaboration with local organizations to ensure that EPIC’s programs address the needs of historically underrepresented communities. Key partners, such as La Familia Counseling Center and Asian Resources, Inc., will provide critical insights into barriers to participation and strategies for removing them. The group will also focus on fostering trust and transparency through community forums, resource hubs, and regular communication with stakeholders.</w:t>
      </w:r>
    </w:p>
    <w:p w14:paraId="281B0F5E" w14:textId="77777777" w:rsidR="00152354" w:rsidRPr="00152354" w:rsidRDefault="00152354" w:rsidP="00152354">
      <w:pPr>
        <w:pStyle w:val="NormalWeb"/>
        <w:spacing w:before="0" w:beforeAutospacing="0" w:after="240" w:afterAutospacing="0"/>
        <w:jc w:val="both"/>
        <w:rPr>
          <w:sz w:val="22"/>
          <w:szCs w:val="22"/>
        </w:rPr>
      </w:pPr>
      <w:r w:rsidRPr="00152354">
        <w:rPr>
          <w:sz w:val="22"/>
          <w:szCs w:val="22"/>
        </w:rPr>
        <w:t xml:space="preserve">The </w:t>
      </w:r>
      <w:r w:rsidRPr="00131B53">
        <w:rPr>
          <w:b/>
          <w:bCs/>
          <w:sz w:val="22"/>
          <w:szCs w:val="22"/>
          <w:rPrChange w:id="726" w:author="Shannon Boettcher" w:date="2025-01-04T17:37:00Z" w16du:dateUtc="2025-01-05T01:37:00Z">
            <w:rPr>
              <w:sz w:val="22"/>
              <w:szCs w:val="22"/>
            </w:rPr>
          </w:rPrChange>
        </w:rPr>
        <w:t xml:space="preserve">Executive Steering Committee </w:t>
      </w:r>
      <w:r w:rsidRPr="00152354">
        <w:rPr>
          <w:sz w:val="22"/>
          <w:szCs w:val="22"/>
        </w:rPr>
        <w:t>will oversee the Focus Groups to ensure alignment with EPIC’s strategic objectives. Composed of representatives from governance and grant management (Momentum), academia (CSUS and CSUB), industry (CMC), economic development entities (GO-Biz), and community organizations, the Steering Committee will provide high-level guidance and facilitate cross-sector collaboration. Quarterly meetings will enable Focus Groups to report on progress, share insights, and refine strategies as needed.</w:t>
      </w:r>
    </w:p>
    <w:p w14:paraId="312943F8" w14:textId="0EB042C0" w:rsidR="00152354" w:rsidRPr="00152354" w:rsidRDefault="00152354" w:rsidP="00152354">
      <w:pPr>
        <w:pStyle w:val="NormalWeb"/>
        <w:spacing w:before="0" w:beforeAutospacing="0" w:after="240" w:afterAutospacing="0"/>
        <w:jc w:val="both"/>
        <w:rPr>
          <w:sz w:val="22"/>
          <w:szCs w:val="22"/>
        </w:rPr>
      </w:pPr>
      <w:r w:rsidRPr="00152354">
        <w:rPr>
          <w:sz w:val="22"/>
          <w:szCs w:val="22"/>
        </w:rPr>
        <w:t xml:space="preserve">Through this comprehensive framework, EPIC’s partnerships will yield significant benefits. </w:t>
      </w:r>
      <w:r>
        <w:rPr>
          <w:sz w:val="22"/>
          <w:szCs w:val="22"/>
        </w:rPr>
        <w:t>EPIC will accelerate technology development and deployment b</w:t>
      </w:r>
      <w:r w:rsidRPr="00152354">
        <w:rPr>
          <w:sz w:val="22"/>
          <w:szCs w:val="22"/>
        </w:rPr>
        <w:t xml:space="preserve">y integrating the expertise of academic institutions, the resources of private industry, and the insights of community organizations. For instance, </w:t>
      </w:r>
      <w:r>
        <w:rPr>
          <w:sz w:val="22"/>
          <w:szCs w:val="22"/>
        </w:rPr>
        <w:t xml:space="preserve">the </w:t>
      </w:r>
      <w:r w:rsidRPr="00152354">
        <w:rPr>
          <w:sz w:val="22"/>
          <w:szCs w:val="22"/>
        </w:rPr>
        <w:t>collaboration between UC Berkeley, LBNL, and CALSTART will streamline the commercialization of advanced battery technologies, reducing the time and cost of bringing innovations to market. Furthermore, partnerships with Workforce Development Boards (WDBs) and Community Champions will ensure that residents of disadvantaged communities are prioritized for training and employment opportunities, creating a more inclusive regional economy.</w:t>
      </w:r>
    </w:p>
    <w:p w14:paraId="17214B20" w14:textId="77777777" w:rsidR="00152354" w:rsidRPr="00152354" w:rsidRDefault="00152354" w:rsidP="00152354">
      <w:pPr>
        <w:pStyle w:val="NormalWeb"/>
        <w:spacing w:before="0" w:beforeAutospacing="0" w:after="240" w:afterAutospacing="0"/>
        <w:jc w:val="both"/>
        <w:rPr>
          <w:sz w:val="22"/>
          <w:szCs w:val="22"/>
        </w:rPr>
      </w:pPr>
      <w:r w:rsidRPr="00152354">
        <w:rPr>
          <w:sz w:val="22"/>
          <w:szCs w:val="22"/>
        </w:rPr>
        <w:t>EPIC’s partnerships will also drive investment in critical infrastructure. Collaborations with entities like SMUD and GO-Biz will enable EPIC to secure public and private funding for facilities such as energy storage hubs and testing laboratories. Additionally, the alignment of policy and regulatory frameworks through the Policy and Regulatory Focus Group will streamline permitting processes, minimize administrative burdens, and create a supportive environment for innovation.</w:t>
      </w:r>
    </w:p>
    <w:p w14:paraId="624CB68A" w14:textId="353EB96E" w:rsidR="001807AE" w:rsidRPr="00152354" w:rsidRDefault="00152354" w:rsidP="00152354">
      <w:pPr>
        <w:pStyle w:val="NormalWeb"/>
        <w:spacing w:before="0" w:beforeAutospacing="0" w:after="240" w:afterAutospacing="0"/>
        <w:jc w:val="both"/>
        <w:rPr>
          <w:sz w:val="22"/>
          <w:szCs w:val="22"/>
        </w:rPr>
      </w:pPr>
      <w:r w:rsidRPr="00152354">
        <w:rPr>
          <w:sz w:val="22"/>
          <w:szCs w:val="22"/>
        </w:rPr>
        <w:lastRenderedPageBreak/>
        <w:t xml:space="preserve">This collaborative approach will transform the Sacramento-San Joaquin Valley’s fragmented innovation ecosystem into a cohesive and high-impact Engine. By aligning the efforts of government, industry, academia, utilities, and community organizations, EPIC will foster equitable opportunities, accelerate economic growth, and establish the Central Valley as a national leader in </w:t>
      </w:r>
      <w:del w:id="727" w:author="Shannon Boettcher" w:date="2025-01-04T19:00:00Z" w16du:dateUtc="2025-01-05T03:00:00Z">
        <w:r w:rsidRPr="00152354" w:rsidDel="00DF0C35">
          <w:rPr>
            <w:sz w:val="22"/>
            <w:szCs w:val="22"/>
          </w:rPr>
          <w:delText xml:space="preserve">clean </w:delText>
        </w:r>
      </w:del>
      <w:ins w:id="728" w:author="Shannon Boettcher" w:date="2025-01-04T19:00:00Z" w16du:dateUtc="2025-01-05T03:00:00Z">
        <w:r w:rsidR="00DF0C35">
          <w:rPr>
            <w:sz w:val="22"/>
            <w:szCs w:val="22"/>
          </w:rPr>
          <w:t>next-generation</w:t>
        </w:r>
        <w:r w:rsidR="00DF0C35" w:rsidRPr="00152354">
          <w:rPr>
            <w:sz w:val="22"/>
            <w:szCs w:val="22"/>
          </w:rPr>
          <w:t xml:space="preserve"> </w:t>
        </w:r>
      </w:ins>
      <w:r w:rsidRPr="00152354">
        <w:rPr>
          <w:sz w:val="22"/>
          <w:szCs w:val="22"/>
        </w:rPr>
        <w:t>energy and electrochemical innovation. This model of cross-sector collaboration not only addresses the region’s immediate challenges but also establishes a scalable framework for sustainable development that can be replicated nationwide.</w:t>
      </w:r>
    </w:p>
    <w:p w14:paraId="3403B495" w14:textId="77777777" w:rsidR="001807AE" w:rsidRPr="00BE1E4D" w:rsidRDefault="001807AE" w:rsidP="001807AE">
      <w:pPr>
        <w:keepNext/>
        <w:keepLines/>
        <w:numPr>
          <w:ilvl w:val="0"/>
          <w:numId w:val="3"/>
        </w:numPr>
        <w:spacing w:before="160" w:after="80"/>
        <w:outlineLvl w:val="2"/>
        <w:rPr>
          <w:rFonts w:ascii="Times New Roman" w:eastAsia="Calibri" w:hAnsi="Times New Roman" w:cs="Times New Roman"/>
          <w:b/>
          <w:bCs/>
          <w:iCs/>
          <w:kern w:val="0"/>
          <w:sz w:val="22"/>
          <w:szCs w:val="21"/>
          <w:highlight w:val="magenta"/>
          <w14:ligatures w14:val="none"/>
        </w:rPr>
      </w:pPr>
      <w:commentRangeStart w:id="729"/>
      <w:r w:rsidRPr="00BE1E4D">
        <w:rPr>
          <w:rFonts w:ascii="Times New Roman" w:eastAsia="Calibri" w:hAnsi="Times New Roman" w:cs="Times New Roman"/>
          <w:b/>
          <w:bCs/>
          <w:iCs/>
          <w:kern w:val="0"/>
          <w:sz w:val="22"/>
          <w:szCs w:val="21"/>
          <w:highlight w:val="magenta"/>
          <w14:ligatures w14:val="none"/>
        </w:rPr>
        <w:t>Use-inspired Research and Development (R&amp;D)</w:t>
      </w:r>
      <w:commentRangeEnd w:id="729"/>
      <w:r w:rsidR="00A44C20">
        <w:rPr>
          <w:rStyle w:val="CommentReference"/>
          <w:rFonts w:ascii="Calibri" w:eastAsia="Calibri" w:hAnsi="Calibri" w:cs="Calibri"/>
          <w:kern w:val="0"/>
          <w14:ligatures w14:val="none"/>
        </w:rPr>
        <w:commentReference w:id="729"/>
      </w:r>
    </w:p>
    <w:p w14:paraId="6373C83C" w14:textId="6CCB7A21" w:rsidR="0076732B" w:rsidRPr="0076732B" w:rsidRDefault="0076732B" w:rsidP="0076732B">
      <w:pPr>
        <w:spacing w:after="240"/>
        <w:jc w:val="both"/>
        <w:rPr>
          <w:rFonts w:ascii="Times New Roman" w:hAnsi="Times New Roman" w:cs="Times New Roman"/>
          <w:sz w:val="22"/>
          <w:szCs w:val="22"/>
        </w:rPr>
      </w:pPr>
      <w:r w:rsidRPr="0076732B">
        <w:rPr>
          <w:rFonts w:ascii="Times New Roman" w:hAnsi="Times New Roman" w:cs="Times New Roman"/>
          <w:sz w:val="22"/>
          <w:szCs w:val="22"/>
        </w:rPr>
        <w:t xml:space="preserve">The Central Valley’s limited focus on </w:t>
      </w:r>
      <w:del w:id="730" w:author="Shannon Boettcher" w:date="2025-01-04T19:01:00Z" w16du:dateUtc="2025-01-05T03:01:00Z">
        <w:r w:rsidRPr="0076732B" w:rsidDel="004D3727">
          <w:rPr>
            <w:rFonts w:ascii="Times New Roman" w:hAnsi="Times New Roman" w:cs="Times New Roman"/>
            <w:sz w:val="22"/>
            <w:szCs w:val="22"/>
          </w:rPr>
          <w:delText>practical</w:delText>
        </w:r>
      </w:del>
      <w:ins w:id="731" w:author="Shannon Boettcher" w:date="2025-01-04T19:01:00Z" w16du:dateUtc="2025-01-05T03:01:00Z">
        <w:r w:rsidR="004D3727">
          <w:rPr>
            <w:rFonts w:ascii="Times New Roman" w:hAnsi="Times New Roman" w:cs="Times New Roman"/>
            <w:sz w:val="22"/>
            <w:szCs w:val="22"/>
          </w:rPr>
          <w:t>technical</w:t>
        </w:r>
      </w:ins>
      <w:r w:rsidRPr="0076732B">
        <w:rPr>
          <w:rFonts w:ascii="Times New Roman" w:hAnsi="Times New Roman" w:cs="Times New Roman"/>
          <w:sz w:val="22"/>
          <w:szCs w:val="22"/>
        </w:rPr>
        <w:t xml:space="preserve">, market-driven R&amp;D poses a significant barrier to </w:t>
      </w:r>
      <w:r>
        <w:rPr>
          <w:rFonts w:ascii="Times New Roman" w:hAnsi="Times New Roman" w:cs="Times New Roman"/>
          <w:sz w:val="22"/>
          <w:szCs w:val="22"/>
        </w:rPr>
        <w:t xml:space="preserve">effectively </w:t>
      </w:r>
      <w:r w:rsidRPr="0076732B">
        <w:rPr>
          <w:rFonts w:ascii="Times New Roman" w:hAnsi="Times New Roman" w:cs="Times New Roman"/>
          <w:sz w:val="22"/>
          <w:szCs w:val="22"/>
        </w:rPr>
        <w:t>addressing real-world challenges and meeting critical user needs. Historically, the region has lacked the innovation infrastructure required to foster applied R&amp;D, leaving gaps in its ability t</w:t>
      </w:r>
      <w:del w:id="732" w:author="Shannon Boettcher" w:date="2025-01-04T19:01:00Z" w16du:dateUtc="2025-01-05T03:01:00Z">
        <w:r w:rsidRPr="0076732B" w:rsidDel="004D3727">
          <w:rPr>
            <w:rFonts w:ascii="Times New Roman" w:hAnsi="Times New Roman" w:cs="Times New Roman"/>
            <w:sz w:val="22"/>
            <w:szCs w:val="22"/>
          </w:rPr>
          <w:delText>o transition from a reliance on oil and gas (O&amp;G) industries to a clean energy economy</w:delText>
        </w:r>
      </w:del>
      <w:ins w:id="733" w:author="Shannon Boettcher" w:date="2025-01-04T19:01:00Z" w16du:dateUtc="2025-01-05T03:01:00Z">
        <w:r w:rsidR="004D3727">
          <w:rPr>
            <w:rFonts w:ascii="Times New Roman" w:hAnsi="Times New Roman" w:cs="Times New Roman"/>
            <w:sz w:val="22"/>
            <w:szCs w:val="22"/>
          </w:rPr>
          <w:t>o leverage emergin</w:t>
        </w:r>
      </w:ins>
      <w:ins w:id="734" w:author="Shannon Boettcher" w:date="2025-01-04T19:02:00Z" w16du:dateUtc="2025-01-05T03:02:00Z">
        <w:r w:rsidR="004D3727">
          <w:rPr>
            <w:rFonts w:ascii="Times New Roman" w:hAnsi="Times New Roman" w:cs="Times New Roman"/>
            <w:sz w:val="22"/>
            <w:szCs w:val="22"/>
          </w:rPr>
          <w:t>g new technology paradigms</w:t>
        </w:r>
      </w:ins>
      <w:r w:rsidRPr="0076732B">
        <w:rPr>
          <w:rFonts w:ascii="Times New Roman" w:hAnsi="Times New Roman" w:cs="Times New Roman"/>
          <w:sz w:val="22"/>
          <w:szCs w:val="22"/>
        </w:rPr>
        <w:t xml:space="preserve">. Recognizing this, EPIC will adopt a multi-faceted approach to R&amp;D centered on bridging infrastructure gaps, fostering industry-academic collaboration, and advancing </w:t>
      </w:r>
      <w:r>
        <w:rPr>
          <w:rFonts w:ascii="Times New Roman" w:hAnsi="Times New Roman" w:cs="Times New Roman"/>
          <w:sz w:val="22"/>
          <w:szCs w:val="22"/>
        </w:rPr>
        <w:t>market-driven and community-responsive solutions</w:t>
      </w:r>
      <w:ins w:id="735" w:author="Shannon Boettcher" w:date="2025-01-04T19:02:00Z" w16du:dateUtc="2025-01-05T03:02:00Z">
        <w:r w:rsidR="004D3727">
          <w:rPr>
            <w:rFonts w:ascii="Times New Roman" w:hAnsi="Times New Roman" w:cs="Times New Roman"/>
            <w:sz w:val="22"/>
            <w:szCs w:val="22"/>
          </w:rPr>
          <w:t xml:space="preserve"> around the important and fast-growing electrochemical technology area</w:t>
        </w:r>
      </w:ins>
      <w:r w:rsidRPr="0076732B">
        <w:rPr>
          <w:rFonts w:ascii="Times New Roman" w:hAnsi="Times New Roman" w:cs="Times New Roman"/>
          <w:sz w:val="22"/>
          <w:szCs w:val="22"/>
        </w:rPr>
        <w:t>.</w:t>
      </w:r>
    </w:p>
    <w:p w14:paraId="6BD58734" w14:textId="32A5E76B" w:rsidR="0076732B" w:rsidRPr="0076732B" w:rsidRDefault="0076732B" w:rsidP="0076732B">
      <w:pPr>
        <w:spacing w:after="240"/>
        <w:jc w:val="both"/>
        <w:rPr>
          <w:rFonts w:ascii="Times New Roman" w:hAnsi="Times New Roman" w:cs="Times New Roman"/>
          <w:sz w:val="22"/>
          <w:szCs w:val="22"/>
        </w:rPr>
      </w:pPr>
      <w:r w:rsidRPr="0076732B">
        <w:rPr>
          <w:rFonts w:ascii="Times New Roman" w:hAnsi="Times New Roman" w:cs="Times New Roman"/>
          <w:sz w:val="22"/>
          <w:szCs w:val="22"/>
        </w:rPr>
        <w:t>EPIC’s geographic footprint, spanning the Sacramento-San Joaquin Valley and Contra Costa County, presents unique opportunities to tackle pressing challenges. Central Valley communities face some of the worst air quality in the nation, primarily due to emissions from O&amp;G operations and agricultural activities. Large refineries and chemical plants, which play a critical role in the local economy, are also working to meet state-mandated carbon intensity reduction goals and shareholder-driven environmental, social, and governance (ESG) standards. EPIC’s R&amp;D strategy is tailored to address these regional challenges by developing technologies and practices that align with the evolving energy economy</w:t>
      </w:r>
      <w:ins w:id="736" w:author="Shannon Boettcher" w:date="2025-01-04T19:02:00Z" w16du:dateUtc="2025-01-05T03:02:00Z">
        <w:r w:rsidR="004D3727">
          <w:rPr>
            <w:rFonts w:ascii="Times New Roman" w:hAnsi="Times New Roman" w:cs="Times New Roman"/>
            <w:sz w:val="22"/>
            <w:szCs w:val="22"/>
          </w:rPr>
          <w:t xml:space="preserve"> and in partnership with these companies.</w:t>
        </w:r>
      </w:ins>
      <w:del w:id="737" w:author="Shannon Boettcher" w:date="2025-01-04T19:02:00Z" w16du:dateUtc="2025-01-05T03:02:00Z">
        <w:r w:rsidRPr="0076732B" w:rsidDel="004D3727">
          <w:rPr>
            <w:rFonts w:ascii="Times New Roman" w:hAnsi="Times New Roman" w:cs="Times New Roman"/>
            <w:sz w:val="22"/>
            <w:szCs w:val="22"/>
          </w:rPr>
          <w:delText>.</w:delText>
        </w:r>
      </w:del>
    </w:p>
    <w:p w14:paraId="16C70E7A" w14:textId="77777777" w:rsidR="00A44C20" w:rsidRDefault="0076732B" w:rsidP="0076732B">
      <w:pPr>
        <w:spacing w:after="240"/>
        <w:jc w:val="both"/>
        <w:rPr>
          <w:ins w:id="738" w:author="Shannon Boettcher" w:date="2025-01-04T19:05:00Z" w16du:dateUtc="2025-01-05T03:05:00Z"/>
          <w:rFonts w:ascii="Times New Roman" w:hAnsi="Times New Roman" w:cs="Times New Roman"/>
          <w:sz w:val="22"/>
          <w:szCs w:val="22"/>
        </w:rPr>
      </w:pPr>
      <w:commentRangeStart w:id="739"/>
      <w:r w:rsidRPr="0076732B">
        <w:rPr>
          <w:rFonts w:ascii="Times New Roman" w:hAnsi="Times New Roman" w:cs="Times New Roman"/>
          <w:sz w:val="22"/>
          <w:szCs w:val="22"/>
        </w:rPr>
        <w:t>The R&amp;D activities conducted at institutions such as LBNL</w:t>
      </w:r>
      <w:r>
        <w:rPr>
          <w:rFonts w:ascii="Times New Roman" w:hAnsi="Times New Roman" w:cs="Times New Roman"/>
          <w:sz w:val="22"/>
          <w:szCs w:val="22"/>
        </w:rPr>
        <w:t xml:space="preserve"> </w:t>
      </w:r>
      <w:r w:rsidRPr="0076732B">
        <w:rPr>
          <w:rFonts w:ascii="Times New Roman" w:hAnsi="Times New Roman" w:cs="Times New Roman"/>
          <w:sz w:val="22"/>
          <w:szCs w:val="22"/>
        </w:rPr>
        <w:t xml:space="preserve">and the University of California (UC) system will serve as the backbone of EPIC’s applied research efforts. LBNL will focus on advanced electrochemical technologies, including next-generation batteries, hydrogen storage, and carbon capture systems, which are essential for meeting clean energy and decarbonization goals. Researchers at UCB will collaborate with LBNL to translate these innovations into scalable prototypes and pilot programs, </w:t>
      </w:r>
      <w:r>
        <w:rPr>
          <w:rFonts w:ascii="Times New Roman" w:hAnsi="Times New Roman" w:cs="Times New Roman"/>
          <w:sz w:val="22"/>
          <w:szCs w:val="22"/>
        </w:rPr>
        <w:t>emphasizing</w:t>
      </w:r>
      <w:r w:rsidRPr="0076732B">
        <w:rPr>
          <w:rFonts w:ascii="Times New Roman" w:hAnsi="Times New Roman" w:cs="Times New Roman"/>
          <w:sz w:val="22"/>
          <w:szCs w:val="22"/>
        </w:rPr>
        <w:t xml:space="preserve"> grid-scale energy storage solutions that can stabilize renewable energy systems. The California State University (CSU) system will play an equally critical role in EPIC’s R&amp;D initiatives. </w:t>
      </w:r>
      <w:commentRangeEnd w:id="739"/>
      <w:r w:rsidR="007D7562">
        <w:rPr>
          <w:rStyle w:val="CommentReference"/>
          <w:rFonts w:ascii="Calibri" w:eastAsia="Calibri" w:hAnsi="Calibri" w:cs="Calibri"/>
          <w:kern w:val="0"/>
          <w14:ligatures w14:val="none"/>
        </w:rPr>
        <w:commentReference w:id="739"/>
      </w:r>
    </w:p>
    <w:p w14:paraId="79B0B4D2" w14:textId="24A2DB62" w:rsidR="0076732B" w:rsidRPr="0076732B" w:rsidRDefault="0076732B" w:rsidP="0076732B">
      <w:pPr>
        <w:spacing w:after="240"/>
        <w:jc w:val="both"/>
        <w:rPr>
          <w:rFonts w:ascii="Times New Roman" w:hAnsi="Times New Roman" w:cs="Times New Roman"/>
          <w:sz w:val="22"/>
          <w:szCs w:val="22"/>
        </w:rPr>
      </w:pPr>
      <w:r w:rsidRPr="0076732B">
        <w:rPr>
          <w:rFonts w:ascii="Times New Roman" w:hAnsi="Times New Roman" w:cs="Times New Roman"/>
          <w:sz w:val="22"/>
          <w:szCs w:val="22"/>
        </w:rPr>
        <w:t xml:space="preserve">Faculty </w:t>
      </w:r>
      <w:commentRangeStart w:id="740"/>
      <w:r w:rsidRPr="0076732B">
        <w:rPr>
          <w:rFonts w:ascii="Times New Roman" w:hAnsi="Times New Roman" w:cs="Times New Roman"/>
          <w:sz w:val="22"/>
          <w:szCs w:val="22"/>
        </w:rPr>
        <w:t xml:space="preserve">at CSUF will represent the agricultural industry, addressing the nexus of energy and water efficiency in one of the most resource-intensive sectors in the region. Research efforts will include precision irrigation technologies powered by renewable energy </w:t>
      </w:r>
      <w:commentRangeStart w:id="741"/>
      <w:r w:rsidRPr="0076732B">
        <w:rPr>
          <w:rFonts w:ascii="Times New Roman" w:hAnsi="Times New Roman" w:cs="Times New Roman"/>
          <w:sz w:val="22"/>
          <w:szCs w:val="22"/>
        </w:rPr>
        <w:t>and the development of biofuels derived from agricultural waste</w:t>
      </w:r>
      <w:commentRangeEnd w:id="741"/>
      <w:r w:rsidR="00DF55CB">
        <w:rPr>
          <w:rStyle w:val="CommentReference"/>
          <w:rFonts w:ascii="Calibri" w:eastAsia="Calibri" w:hAnsi="Calibri" w:cs="Calibri"/>
          <w:kern w:val="0"/>
          <w14:ligatures w14:val="none"/>
        </w:rPr>
        <w:commentReference w:id="741"/>
      </w:r>
      <w:r w:rsidRPr="0076732B">
        <w:rPr>
          <w:rFonts w:ascii="Times New Roman" w:hAnsi="Times New Roman" w:cs="Times New Roman"/>
          <w:sz w:val="22"/>
          <w:szCs w:val="22"/>
        </w:rPr>
        <w:t>. These innovations will sup</w:t>
      </w:r>
      <w:commentRangeEnd w:id="740"/>
      <w:r w:rsidR="00DF55CB">
        <w:rPr>
          <w:rStyle w:val="CommentReference"/>
          <w:rFonts w:ascii="Calibri" w:eastAsia="Calibri" w:hAnsi="Calibri" w:cs="Calibri"/>
          <w:kern w:val="0"/>
          <w14:ligatures w14:val="none"/>
        </w:rPr>
        <w:commentReference w:id="740"/>
      </w:r>
      <w:r w:rsidRPr="0076732B">
        <w:rPr>
          <w:rFonts w:ascii="Times New Roman" w:hAnsi="Times New Roman" w:cs="Times New Roman"/>
          <w:sz w:val="22"/>
          <w:szCs w:val="22"/>
        </w:rPr>
        <w:t xml:space="preserve">port both economic resilience and environmental sustainability in the Central Valley’s </w:t>
      </w:r>
      <w:commentRangeStart w:id="742"/>
      <w:r w:rsidRPr="0076732B">
        <w:rPr>
          <w:rFonts w:ascii="Times New Roman" w:hAnsi="Times New Roman" w:cs="Times New Roman"/>
          <w:sz w:val="22"/>
          <w:szCs w:val="22"/>
        </w:rPr>
        <w:t>agricultural sector.</w:t>
      </w:r>
    </w:p>
    <w:p w14:paraId="0B15E1E4" w14:textId="7854DB9A" w:rsidR="0076732B" w:rsidRPr="0076732B" w:rsidRDefault="0076732B" w:rsidP="0076732B">
      <w:pPr>
        <w:spacing w:after="240"/>
        <w:jc w:val="both"/>
        <w:rPr>
          <w:rFonts w:ascii="Times New Roman" w:hAnsi="Times New Roman" w:cs="Times New Roman"/>
          <w:sz w:val="22"/>
          <w:szCs w:val="22"/>
        </w:rPr>
      </w:pPr>
      <w:r w:rsidRPr="0076732B">
        <w:rPr>
          <w:rFonts w:ascii="Times New Roman" w:hAnsi="Times New Roman" w:cs="Times New Roman"/>
          <w:sz w:val="22"/>
          <w:szCs w:val="22"/>
        </w:rPr>
        <w:t>CSUB</w:t>
      </w:r>
      <w:ins w:id="743" w:author="Jane Dong" w:date="2025-01-06T16:33:00Z" w16du:dateUtc="2025-01-07T00:33:00Z">
        <w:r w:rsidR="00901C3D">
          <w:rPr>
            <w:rFonts w:ascii="Times New Roman" w:hAnsi="Times New Roman" w:cs="Times New Roman"/>
            <w:sz w:val="22"/>
            <w:szCs w:val="22"/>
          </w:rPr>
          <w:t xml:space="preserve"> resides in Kern County where the energy evolution is taking place</w:t>
        </w:r>
      </w:ins>
      <w:ins w:id="744" w:author="Jane Dong" w:date="2025-01-06T16:36:00Z" w16du:dateUtc="2025-01-07T00:36:00Z">
        <w:r w:rsidR="00901C3D">
          <w:rPr>
            <w:rFonts w:ascii="Times New Roman" w:hAnsi="Times New Roman" w:cs="Times New Roman"/>
            <w:sz w:val="22"/>
            <w:szCs w:val="22"/>
          </w:rPr>
          <w:t xml:space="preserve"> and</w:t>
        </w:r>
      </w:ins>
      <w:ins w:id="745" w:author="Jane Dong" w:date="2025-01-06T16:33:00Z" w16du:dateUtc="2025-01-07T00:33:00Z">
        <w:r w:rsidR="00901C3D">
          <w:rPr>
            <w:rFonts w:ascii="Times New Roman" w:hAnsi="Times New Roman" w:cs="Times New Roman"/>
            <w:sz w:val="22"/>
            <w:szCs w:val="22"/>
          </w:rPr>
          <w:t xml:space="preserve"> </w:t>
        </w:r>
      </w:ins>
      <w:del w:id="746" w:author="Jane Dong" w:date="2025-01-06T16:33:00Z" w16du:dateUtc="2025-01-07T00:33:00Z">
        <w:r w:rsidRPr="0076732B" w:rsidDel="00901C3D">
          <w:rPr>
            <w:rFonts w:ascii="Times New Roman" w:hAnsi="Times New Roman" w:cs="Times New Roman"/>
            <w:sz w:val="22"/>
            <w:szCs w:val="22"/>
          </w:rPr>
          <w:delText>, representing the O&amp;G industry</w:delText>
        </w:r>
      </w:del>
      <w:del w:id="747" w:author="Jane Dong" w:date="2025-01-06T16:36:00Z" w16du:dateUtc="2025-01-07T00:36:00Z">
        <w:r w:rsidRPr="0076732B" w:rsidDel="00901C3D">
          <w:rPr>
            <w:rFonts w:ascii="Times New Roman" w:hAnsi="Times New Roman" w:cs="Times New Roman"/>
            <w:sz w:val="22"/>
            <w:szCs w:val="22"/>
          </w:rPr>
          <w:delText xml:space="preserve">, </w:delText>
        </w:r>
      </w:del>
      <w:r w:rsidRPr="0076732B">
        <w:rPr>
          <w:rFonts w:ascii="Times New Roman" w:hAnsi="Times New Roman" w:cs="Times New Roman"/>
          <w:sz w:val="22"/>
          <w:szCs w:val="22"/>
        </w:rPr>
        <w:t xml:space="preserve">will focus on applied R&amp;D aimed at transitioning traditional energy operations to cleaner, greener alternatives. Faculty at CSUB will partner with LBNL to explore the potential of direct air capture technologies, renewable hydrogen production, and carbon sequestration. </w:t>
      </w:r>
      <w:ins w:id="748" w:author="Jane Dong" w:date="2025-01-06T16:37:00Z" w16du:dateUtc="2025-01-07T00:37:00Z">
        <w:r w:rsidR="00901C3D">
          <w:rPr>
            <w:rFonts w:ascii="Times New Roman" w:hAnsi="Times New Roman" w:cs="Times New Roman"/>
            <w:sz w:val="22"/>
            <w:szCs w:val="22"/>
          </w:rPr>
          <w:t xml:space="preserve">In addition, CSUB faculty will </w:t>
        </w:r>
      </w:ins>
      <w:ins w:id="749" w:author="Jane Dong" w:date="2025-01-06T16:40:00Z" w16du:dateUtc="2025-01-07T00:40:00Z">
        <w:r w:rsidR="00901C3D">
          <w:rPr>
            <w:rFonts w:ascii="Times New Roman" w:hAnsi="Times New Roman" w:cs="Times New Roman"/>
            <w:sz w:val="22"/>
            <w:szCs w:val="22"/>
          </w:rPr>
          <w:t xml:space="preserve">collaborate with UCB on integration of battery </w:t>
        </w:r>
      </w:ins>
      <w:ins w:id="750" w:author="Jane Dong" w:date="2025-01-06T16:41:00Z" w16du:dateUtc="2025-01-07T00:41:00Z">
        <w:r w:rsidR="00901C3D">
          <w:rPr>
            <w:rFonts w:ascii="Times New Roman" w:hAnsi="Times New Roman" w:cs="Times New Roman"/>
            <w:sz w:val="22"/>
            <w:szCs w:val="22"/>
          </w:rPr>
          <w:t>technology</w:t>
        </w:r>
      </w:ins>
      <w:ins w:id="751" w:author="Jane Dong" w:date="2025-01-06T16:40:00Z" w16du:dateUtc="2025-01-07T00:40:00Z">
        <w:r w:rsidR="00901C3D">
          <w:rPr>
            <w:rFonts w:ascii="Times New Roman" w:hAnsi="Times New Roman" w:cs="Times New Roman"/>
            <w:sz w:val="22"/>
            <w:szCs w:val="22"/>
          </w:rPr>
          <w:t xml:space="preserve"> with smart</w:t>
        </w:r>
      </w:ins>
      <w:ins w:id="752" w:author="Jane Dong" w:date="2025-01-06T16:41:00Z" w16du:dateUtc="2025-01-07T00:41:00Z">
        <w:r w:rsidR="00901C3D">
          <w:rPr>
            <w:rFonts w:ascii="Times New Roman" w:hAnsi="Times New Roman" w:cs="Times New Roman"/>
            <w:sz w:val="22"/>
            <w:szCs w:val="22"/>
          </w:rPr>
          <w:t xml:space="preserve"> grid solutions</w:t>
        </w:r>
        <w:r w:rsidR="00A97FBE">
          <w:rPr>
            <w:rFonts w:ascii="Times New Roman" w:hAnsi="Times New Roman" w:cs="Times New Roman"/>
            <w:sz w:val="22"/>
            <w:szCs w:val="22"/>
          </w:rPr>
          <w:t>, and battery applica</w:t>
        </w:r>
      </w:ins>
      <w:ins w:id="753" w:author="Jane Dong" w:date="2025-01-06T16:42:00Z" w16du:dateUtc="2025-01-07T00:42:00Z">
        <w:r w:rsidR="00A97FBE">
          <w:rPr>
            <w:rFonts w:ascii="Times New Roman" w:hAnsi="Times New Roman" w:cs="Times New Roman"/>
            <w:sz w:val="22"/>
            <w:szCs w:val="22"/>
          </w:rPr>
          <w:t>tions in Microgrid.</w:t>
        </w:r>
      </w:ins>
      <w:ins w:id="754" w:author="Jane Dong" w:date="2025-01-06T16:41:00Z" w16du:dateUtc="2025-01-07T00:41:00Z">
        <w:r w:rsidR="00901C3D">
          <w:rPr>
            <w:rFonts w:ascii="Times New Roman" w:hAnsi="Times New Roman" w:cs="Times New Roman"/>
            <w:sz w:val="22"/>
            <w:szCs w:val="22"/>
          </w:rPr>
          <w:t xml:space="preserve"> </w:t>
        </w:r>
      </w:ins>
      <w:ins w:id="755" w:author="Jane Dong" w:date="2025-01-06T16:42:00Z" w16du:dateUtc="2025-01-07T00:42:00Z">
        <w:r w:rsidR="00A97FBE">
          <w:rPr>
            <w:rFonts w:ascii="Times New Roman" w:hAnsi="Times New Roman" w:cs="Times New Roman"/>
            <w:sz w:val="22"/>
            <w:szCs w:val="22"/>
          </w:rPr>
          <w:t xml:space="preserve">California Energy Research Center (CERC) at CSUB is the hub </w:t>
        </w:r>
        <w:r w:rsidR="00A97FBE">
          <w:rPr>
            <w:rFonts w:ascii="Times New Roman" w:hAnsi="Times New Roman" w:cs="Times New Roman"/>
            <w:sz w:val="22"/>
            <w:szCs w:val="22"/>
          </w:rPr>
          <w:t>to connect loca</w:t>
        </w:r>
      </w:ins>
      <w:ins w:id="756" w:author="Jane Dong" w:date="2025-01-06T16:43:00Z" w16du:dateUtc="2025-01-07T00:43:00Z">
        <w:r w:rsidR="00A97FBE">
          <w:rPr>
            <w:rFonts w:ascii="Times New Roman" w:hAnsi="Times New Roman" w:cs="Times New Roman"/>
            <w:sz w:val="22"/>
            <w:szCs w:val="22"/>
          </w:rPr>
          <w:t>l</w:t>
        </w:r>
      </w:ins>
      <w:ins w:id="757" w:author="Jane Dong" w:date="2025-01-06T16:42:00Z" w16du:dateUtc="2025-01-07T00:42:00Z">
        <w:r w:rsidR="00A97FBE">
          <w:rPr>
            <w:rFonts w:ascii="Times New Roman" w:hAnsi="Times New Roman" w:cs="Times New Roman"/>
            <w:sz w:val="22"/>
            <w:szCs w:val="22"/>
          </w:rPr>
          <w:t xml:space="preserve"> </w:t>
        </w:r>
      </w:ins>
      <w:del w:id="758" w:author="Jane Dong" w:date="2025-01-06T16:43:00Z" w16du:dateUtc="2025-01-07T00:43:00Z">
        <w:r w:rsidRPr="0076732B" w:rsidDel="00A97FBE">
          <w:rPr>
            <w:rFonts w:ascii="Times New Roman" w:hAnsi="Times New Roman" w:cs="Times New Roman"/>
            <w:sz w:val="22"/>
            <w:szCs w:val="22"/>
          </w:rPr>
          <w:delText>By engaging</w:delText>
        </w:r>
      </w:del>
      <w:r w:rsidRPr="0076732B">
        <w:rPr>
          <w:rFonts w:ascii="Times New Roman" w:hAnsi="Times New Roman" w:cs="Times New Roman"/>
          <w:sz w:val="22"/>
          <w:szCs w:val="22"/>
        </w:rPr>
        <w:t xml:space="preserve"> O&amp;G companies</w:t>
      </w:r>
      <w:ins w:id="759" w:author="Jane Dong" w:date="2025-01-06T16:43:00Z" w16du:dateUtc="2025-01-07T00:43:00Z">
        <w:r w:rsidR="00A97FBE">
          <w:rPr>
            <w:rFonts w:ascii="Times New Roman" w:hAnsi="Times New Roman" w:cs="Times New Roman"/>
            <w:sz w:val="22"/>
            <w:szCs w:val="22"/>
          </w:rPr>
          <w:t xml:space="preserve">, new energy sectors, </w:t>
        </w:r>
      </w:ins>
      <w:ins w:id="760" w:author="Jane Dong" w:date="2025-01-06T16:44:00Z" w16du:dateUtc="2025-01-07T00:44:00Z">
        <w:r w:rsidR="00A97FBE">
          <w:rPr>
            <w:rFonts w:ascii="Times New Roman" w:hAnsi="Times New Roman" w:cs="Times New Roman"/>
            <w:sz w:val="22"/>
            <w:szCs w:val="22"/>
          </w:rPr>
          <w:t>community colleges and K-12 education organizations.</w:t>
        </w:r>
      </w:ins>
      <w:r w:rsidRPr="0076732B">
        <w:rPr>
          <w:rFonts w:ascii="Times New Roman" w:hAnsi="Times New Roman" w:cs="Times New Roman"/>
          <w:sz w:val="22"/>
          <w:szCs w:val="22"/>
        </w:rPr>
        <w:t xml:space="preserve"> </w:t>
      </w:r>
      <w:del w:id="761" w:author="Jane Dong" w:date="2025-01-06T16:44:00Z" w16du:dateUtc="2025-01-07T00:44:00Z">
        <w:r w:rsidRPr="0076732B" w:rsidDel="00A97FBE">
          <w:rPr>
            <w:rFonts w:ascii="Times New Roman" w:hAnsi="Times New Roman" w:cs="Times New Roman"/>
            <w:sz w:val="22"/>
            <w:szCs w:val="22"/>
          </w:rPr>
          <w:delText>in the region, CSUB</w:delText>
        </w:r>
      </w:del>
      <w:ins w:id="762" w:author="Jane Dong" w:date="2025-01-06T16:44:00Z" w16du:dateUtc="2025-01-07T00:44:00Z">
        <w:r w:rsidR="00A97FBE">
          <w:rPr>
            <w:rFonts w:ascii="Times New Roman" w:hAnsi="Times New Roman" w:cs="Times New Roman"/>
            <w:sz w:val="22"/>
            <w:szCs w:val="22"/>
          </w:rPr>
          <w:t>CERC</w:t>
        </w:r>
      </w:ins>
      <w:r w:rsidRPr="0076732B">
        <w:rPr>
          <w:rFonts w:ascii="Times New Roman" w:hAnsi="Times New Roman" w:cs="Times New Roman"/>
          <w:sz w:val="22"/>
          <w:szCs w:val="22"/>
        </w:rPr>
        <w:t xml:space="preserve"> will facilitate the deployment of these technologies within existing infrastructure, e</w:t>
      </w:r>
      <w:ins w:id="763" w:author="Jane Dong" w:date="2025-01-06T16:46:00Z" w16du:dateUtc="2025-01-07T00:46:00Z">
        <w:r w:rsidR="00A97FBE">
          <w:rPr>
            <w:rFonts w:ascii="Times New Roman" w:hAnsi="Times New Roman" w:cs="Times New Roman"/>
            <w:sz w:val="22"/>
            <w:szCs w:val="22"/>
          </w:rPr>
          <w:t>mpowering</w:t>
        </w:r>
      </w:ins>
      <w:del w:id="764" w:author="Jane Dong" w:date="2025-01-06T16:46:00Z" w16du:dateUtc="2025-01-07T00:46:00Z">
        <w:r w:rsidRPr="0076732B" w:rsidDel="00A97FBE">
          <w:rPr>
            <w:rFonts w:ascii="Times New Roman" w:hAnsi="Times New Roman" w:cs="Times New Roman"/>
            <w:sz w:val="22"/>
            <w:szCs w:val="22"/>
          </w:rPr>
          <w:delText>nabling</w:delText>
        </w:r>
      </w:del>
      <w:r w:rsidRPr="0076732B">
        <w:rPr>
          <w:rFonts w:ascii="Times New Roman" w:hAnsi="Times New Roman" w:cs="Times New Roman"/>
          <w:sz w:val="22"/>
          <w:szCs w:val="22"/>
        </w:rPr>
        <w:t xml:space="preserve"> the industry to </w:t>
      </w:r>
      <w:ins w:id="765" w:author="Jane Dong" w:date="2025-01-06T16:51:00Z" w16du:dateUtc="2025-01-07T00:51:00Z">
        <w:r w:rsidR="00A97FBE">
          <w:rPr>
            <w:rFonts w:ascii="Times New Roman" w:hAnsi="Times New Roman" w:cs="Times New Roman"/>
            <w:sz w:val="22"/>
            <w:szCs w:val="22"/>
          </w:rPr>
          <w:t>thrive</w:t>
        </w:r>
      </w:ins>
      <w:ins w:id="766" w:author="Jane Dong" w:date="2025-01-06T16:53:00Z" w16du:dateUtc="2025-01-07T00:53:00Z">
        <w:r w:rsidR="0035335E">
          <w:rPr>
            <w:rFonts w:ascii="Times New Roman" w:hAnsi="Times New Roman" w:cs="Times New Roman"/>
            <w:sz w:val="22"/>
            <w:szCs w:val="22"/>
          </w:rPr>
          <w:t xml:space="preserve"> while</w:t>
        </w:r>
      </w:ins>
      <w:ins w:id="767" w:author="Jane Dong" w:date="2025-01-06T16:51:00Z" w16du:dateUtc="2025-01-07T00:51:00Z">
        <w:r w:rsidR="00A97FBE">
          <w:rPr>
            <w:rFonts w:ascii="Times New Roman" w:hAnsi="Times New Roman" w:cs="Times New Roman"/>
            <w:sz w:val="22"/>
            <w:szCs w:val="22"/>
          </w:rPr>
          <w:t xml:space="preserve"> </w:t>
        </w:r>
      </w:ins>
      <w:r w:rsidRPr="0076732B">
        <w:rPr>
          <w:rFonts w:ascii="Times New Roman" w:hAnsi="Times New Roman" w:cs="Times New Roman"/>
          <w:sz w:val="22"/>
          <w:szCs w:val="22"/>
        </w:rPr>
        <w:t>meet</w:t>
      </w:r>
      <w:ins w:id="768" w:author="Jane Dong" w:date="2025-01-06T16:53:00Z" w16du:dateUtc="2025-01-07T00:53:00Z">
        <w:r w:rsidR="0035335E">
          <w:rPr>
            <w:rFonts w:ascii="Times New Roman" w:hAnsi="Times New Roman" w:cs="Times New Roman"/>
            <w:sz w:val="22"/>
            <w:szCs w:val="22"/>
          </w:rPr>
          <w:t>ing</w:t>
        </w:r>
      </w:ins>
      <w:r w:rsidRPr="0076732B">
        <w:rPr>
          <w:rFonts w:ascii="Times New Roman" w:hAnsi="Times New Roman" w:cs="Times New Roman"/>
          <w:sz w:val="22"/>
          <w:szCs w:val="22"/>
        </w:rPr>
        <w:t xml:space="preserve"> regulatory and shareholder mandates</w:t>
      </w:r>
      <w:ins w:id="769" w:author="Jane Dong" w:date="2025-01-06T16:53:00Z" w16du:dateUtc="2025-01-07T00:53:00Z">
        <w:r w:rsidR="0035335E">
          <w:rPr>
            <w:rFonts w:ascii="Times New Roman" w:hAnsi="Times New Roman" w:cs="Times New Roman"/>
            <w:sz w:val="22"/>
            <w:szCs w:val="22"/>
          </w:rPr>
          <w:t>.</w:t>
        </w:r>
      </w:ins>
      <w:del w:id="770" w:author="Jane Dong" w:date="2025-01-06T16:53:00Z" w16du:dateUtc="2025-01-07T00:53:00Z">
        <w:r w:rsidRPr="0076732B" w:rsidDel="0035335E">
          <w:rPr>
            <w:rFonts w:ascii="Times New Roman" w:hAnsi="Times New Roman" w:cs="Times New Roman"/>
            <w:sz w:val="22"/>
            <w:szCs w:val="22"/>
          </w:rPr>
          <w:delText xml:space="preserve"> while preserving jobs.</w:delText>
        </w:r>
        <w:commentRangeEnd w:id="742"/>
        <w:r w:rsidR="00967765" w:rsidDel="0035335E">
          <w:rPr>
            <w:rStyle w:val="CommentReference"/>
            <w:rFonts w:ascii="Calibri" w:eastAsia="Calibri" w:hAnsi="Calibri" w:cs="Calibri"/>
            <w:kern w:val="0"/>
            <w14:ligatures w14:val="none"/>
          </w:rPr>
          <w:commentReference w:id="742"/>
        </w:r>
      </w:del>
    </w:p>
    <w:p w14:paraId="61879635" w14:textId="5279F812" w:rsidR="0076732B" w:rsidRPr="0076732B" w:rsidRDefault="0076732B" w:rsidP="0076732B">
      <w:pPr>
        <w:spacing w:after="240"/>
        <w:jc w:val="both"/>
        <w:rPr>
          <w:rFonts w:ascii="Times New Roman" w:hAnsi="Times New Roman" w:cs="Times New Roman"/>
          <w:sz w:val="22"/>
          <w:szCs w:val="22"/>
        </w:rPr>
      </w:pPr>
      <w:r w:rsidRPr="0076732B">
        <w:rPr>
          <w:rFonts w:ascii="Times New Roman" w:hAnsi="Times New Roman" w:cs="Times New Roman"/>
          <w:sz w:val="22"/>
          <w:szCs w:val="22"/>
        </w:rPr>
        <w:lastRenderedPageBreak/>
        <w:t xml:space="preserve">EPIC’s strategy emphasizes collaboration between the UC system and faculty at CSUs to identify applied research opportunities that address regional needs. This partnership ensures that R&amp;D efforts are informed by practical challenges and grounded in the realities of the local economy. </w:t>
      </w:r>
      <w:commentRangeStart w:id="771"/>
      <w:r w:rsidRPr="0076732B">
        <w:rPr>
          <w:rFonts w:ascii="Times New Roman" w:hAnsi="Times New Roman" w:cs="Times New Roman"/>
          <w:sz w:val="22"/>
          <w:szCs w:val="22"/>
        </w:rPr>
        <w:t>For instance, researchers at UC Davis, specializing in decarbonization technologies, will work closely with CSUF’s faculty to pilot renewable energy solutions for agricultural applications.</w:t>
      </w:r>
      <w:commentRangeEnd w:id="771"/>
      <w:r w:rsidR="00631E49">
        <w:rPr>
          <w:rStyle w:val="CommentReference"/>
          <w:rFonts w:ascii="Calibri" w:eastAsia="Calibri" w:hAnsi="Calibri" w:cs="Calibri"/>
          <w:kern w:val="0"/>
          <w14:ligatures w14:val="none"/>
        </w:rPr>
        <w:commentReference w:id="771"/>
      </w:r>
      <w:r w:rsidRPr="0076732B">
        <w:rPr>
          <w:rFonts w:ascii="Times New Roman" w:hAnsi="Times New Roman" w:cs="Times New Roman"/>
          <w:sz w:val="22"/>
          <w:szCs w:val="22"/>
        </w:rPr>
        <w:t xml:space="preserve"> These collaborations will focus on developing technologies that are not only innovative but also feasible for widespread adoption. In addition to UC-CSU collaborations, </w:t>
      </w:r>
      <w:commentRangeStart w:id="772"/>
      <w:r w:rsidRPr="0076732B">
        <w:rPr>
          <w:rFonts w:ascii="Times New Roman" w:hAnsi="Times New Roman" w:cs="Times New Roman"/>
          <w:sz w:val="22"/>
          <w:szCs w:val="22"/>
        </w:rPr>
        <w:t xml:space="preserve">EPIC will establish interdisciplinary </w:t>
      </w:r>
      <w:r>
        <w:rPr>
          <w:rFonts w:ascii="Times New Roman" w:hAnsi="Times New Roman" w:cs="Times New Roman"/>
          <w:sz w:val="22"/>
          <w:szCs w:val="22"/>
        </w:rPr>
        <w:t>Focus</w:t>
      </w:r>
      <w:r w:rsidRPr="0076732B">
        <w:rPr>
          <w:rFonts w:ascii="Times New Roman" w:hAnsi="Times New Roman" w:cs="Times New Roman"/>
          <w:sz w:val="22"/>
          <w:szCs w:val="22"/>
        </w:rPr>
        <w:t xml:space="preserve"> </w:t>
      </w:r>
      <w:r>
        <w:rPr>
          <w:rFonts w:ascii="Times New Roman" w:hAnsi="Times New Roman" w:cs="Times New Roman"/>
          <w:sz w:val="22"/>
          <w:szCs w:val="22"/>
        </w:rPr>
        <w:t>G</w:t>
      </w:r>
      <w:r w:rsidRPr="0076732B">
        <w:rPr>
          <w:rFonts w:ascii="Times New Roman" w:hAnsi="Times New Roman" w:cs="Times New Roman"/>
          <w:sz w:val="22"/>
          <w:szCs w:val="22"/>
        </w:rPr>
        <w:t>roups that include representatives from community colleges, industry partners, and government agencies. These groups will conduct needs assessments to identify high-priority R&amp;D areas, ensuring that EPIC’s activities remain aligned with the region’s economic, environmental, and social goals. For example, a joint working group involving LBNL, CSUB, and Chevron could explore opportunities for repurposing abandoned oil wells as sites for geothermal energy production or underground carbon storage.</w:t>
      </w:r>
      <w:commentRangeEnd w:id="772"/>
      <w:r w:rsidR="00631E49">
        <w:rPr>
          <w:rStyle w:val="CommentReference"/>
          <w:rFonts w:ascii="Calibri" w:eastAsia="Calibri" w:hAnsi="Calibri" w:cs="Calibri"/>
          <w:kern w:val="0"/>
          <w14:ligatures w14:val="none"/>
        </w:rPr>
        <w:commentReference w:id="772"/>
      </w:r>
    </w:p>
    <w:p w14:paraId="67A1A2B1" w14:textId="0A20B189" w:rsidR="00F10452" w:rsidRDefault="0076732B" w:rsidP="0076732B">
      <w:pPr>
        <w:spacing w:after="240"/>
        <w:jc w:val="both"/>
        <w:rPr>
          <w:ins w:id="773" w:author="Shannon Boettcher" w:date="2025-01-05T11:31:00Z" w16du:dateUtc="2025-01-05T19:31:00Z"/>
          <w:rFonts w:ascii="Times New Roman" w:hAnsi="Times New Roman" w:cs="Times New Roman"/>
          <w:sz w:val="22"/>
          <w:szCs w:val="22"/>
        </w:rPr>
      </w:pPr>
      <w:r w:rsidRPr="0076732B">
        <w:rPr>
          <w:rFonts w:ascii="Times New Roman" w:hAnsi="Times New Roman" w:cs="Times New Roman"/>
          <w:sz w:val="22"/>
          <w:szCs w:val="22"/>
        </w:rPr>
        <w:t xml:space="preserve">EPIC recognizes that successful R&amp;D efforts must ultimately lead to commercialization to achieve meaningful impact. To this end, </w:t>
      </w:r>
      <w:r w:rsidR="00355F82">
        <w:rPr>
          <w:rFonts w:ascii="Times New Roman" w:hAnsi="Times New Roman" w:cs="Times New Roman"/>
          <w:sz w:val="22"/>
          <w:szCs w:val="22"/>
        </w:rPr>
        <w:t>EPIC</w:t>
      </w:r>
      <w:r w:rsidRPr="0076732B">
        <w:rPr>
          <w:rFonts w:ascii="Times New Roman" w:hAnsi="Times New Roman" w:cs="Times New Roman"/>
          <w:sz w:val="22"/>
          <w:szCs w:val="22"/>
        </w:rPr>
        <w:t xml:space="preserve"> will invest in infrastructure and programs that support the transition from research to market. </w:t>
      </w:r>
      <w:commentRangeStart w:id="774"/>
      <w:r w:rsidRPr="0076732B">
        <w:rPr>
          <w:rFonts w:ascii="Times New Roman" w:hAnsi="Times New Roman" w:cs="Times New Roman"/>
          <w:sz w:val="22"/>
          <w:szCs w:val="22"/>
        </w:rPr>
        <w:t>A dedicated</w:t>
      </w:r>
      <w:ins w:id="775" w:author="Shannon Boettcher" w:date="2025-01-05T11:26:00Z" w16du:dateUtc="2025-01-05T19:26:00Z">
        <w:r w:rsidR="002D3382">
          <w:rPr>
            <w:rFonts w:ascii="Times New Roman" w:hAnsi="Times New Roman" w:cs="Times New Roman"/>
            <w:sz w:val="22"/>
            <w:szCs w:val="22"/>
          </w:rPr>
          <w:t xml:space="preserve"> electrochemical technology</w:t>
        </w:r>
      </w:ins>
      <w:r w:rsidRPr="0076732B">
        <w:rPr>
          <w:rFonts w:ascii="Times New Roman" w:hAnsi="Times New Roman" w:cs="Times New Roman"/>
          <w:sz w:val="22"/>
          <w:szCs w:val="22"/>
        </w:rPr>
        <w:t xml:space="preserve"> Innovation Hub, co-managed by UC Berkeley and LBNL, will provide state-of-the-art facilities for prototyping, testing, and scaling technologies. This Hub will also house technology transfer offices to streamline the process of licensing intellectual property and connecting researchers with industry partners.</w:t>
      </w:r>
      <w:commentRangeEnd w:id="774"/>
      <w:r w:rsidR="00F34F96">
        <w:rPr>
          <w:rStyle w:val="CommentReference"/>
          <w:rFonts w:ascii="Calibri" w:eastAsia="Calibri" w:hAnsi="Calibri" w:cs="Calibri"/>
          <w:kern w:val="0"/>
          <w14:ligatures w14:val="none"/>
        </w:rPr>
        <w:commentReference w:id="774"/>
      </w:r>
      <w:r w:rsidRPr="0076732B">
        <w:rPr>
          <w:rFonts w:ascii="Times New Roman" w:hAnsi="Times New Roman" w:cs="Times New Roman"/>
          <w:sz w:val="22"/>
          <w:szCs w:val="22"/>
        </w:rPr>
        <w:t xml:space="preserve"> </w:t>
      </w:r>
      <w:ins w:id="776" w:author="Shannon Boettcher" w:date="2025-01-05T11:26:00Z" w16du:dateUtc="2025-01-05T19:26:00Z">
        <w:r w:rsidR="006F6D18">
          <w:rPr>
            <w:rFonts w:ascii="Times New Roman" w:hAnsi="Times New Roman" w:cs="Times New Roman"/>
            <w:sz w:val="22"/>
            <w:szCs w:val="22"/>
          </w:rPr>
          <w:t xml:space="preserve"> </w:t>
        </w:r>
        <w:r w:rsidR="002D3382" w:rsidRPr="00C01180">
          <w:rPr>
            <w:rFonts w:ascii="Times New Roman" w:hAnsi="Times New Roman" w:cs="Times New Roman"/>
            <w:sz w:val="22"/>
            <w:szCs w:val="22"/>
            <w:highlight w:val="yellow"/>
            <w:rPrChange w:id="777" w:author="Shannon Boettcher" w:date="2025-01-05T11:28:00Z" w16du:dateUtc="2025-01-05T19:28:00Z">
              <w:rPr>
                <w:rFonts w:ascii="Times New Roman" w:hAnsi="Times New Roman" w:cs="Times New Roman"/>
                <w:sz w:val="22"/>
                <w:szCs w:val="22"/>
              </w:rPr>
            </w:rPrChange>
          </w:rPr>
          <w:t>As the first stage in building the Innovation Hub</w:t>
        </w:r>
      </w:ins>
      <w:ins w:id="778" w:author="Shannon Boettcher" w:date="2025-01-05T11:27:00Z" w16du:dateUtc="2025-01-05T19:27:00Z">
        <w:r w:rsidR="00637C3A" w:rsidRPr="00C01180">
          <w:rPr>
            <w:rFonts w:ascii="Times New Roman" w:hAnsi="Times New Roman" w:cs="Times New Roman"/>
            <w:sz w:val="22"/>
            <w:szCs w:val="22"/>
            <w:highlight w:val="yellow"/>
            <w:rPrChange w:id="779" w:author="Shannon Boettcher" w:date="2025-01-05T11:28:00Z" w16du:dateUtc="2025-01-05T19:28:00Z">
              <w:rPr>
                <w:rFonts w:ascii="Times New Roman" w:hAnsi="Times New Roman" w:cs="Times New Roman"/>
                <w:sz w:val="22"/>
                <w:szCs w:val="22"/>
              </w:rPr>
            </w:rPrChange>
          </w:rPr>
          <w:t xml:space="preserve">, EPIC will create a combined electrochemistry workforce and innovation </w:t>
        </w:r>
      </w:ins>
      <w:ins w:id="780" w:author="Shannon Boettcher" w:date="2025-01-05T11:28:00Z" w16du:dateUtc="2025-01-05T19:28:00Z">
        <w:r w:rsidR="00C01180" w:rsidRPr="00C01180">
          <w:rPr>
            <w:rFonts w:ascii="Times New Roman" w:hAnsi="Times New Roman" w:cs="Times New Roman"/>
            <w:sz w:val="22"/>
            <w:szCs w:val="22"/>
            <w:highlight w:val="yellow"/>
            <w:rPrChange w:id="781" w:author="Shannon Boettcher" w:date="2025-01-05T11:28:00Z" w16du:dateUtc="2025-01-05T19:28:00Z">
              <w:rPr>
                <w:rFonts w:ascii="Times New Roman" w:hAnsi="Times New Roman" w:cs="Times New Roman"/>
                <w:sz w:val="22"/>
                <w:szCs w:val="22"/>
              </w:rPr>
            </w:rPrChange>
          </w:rPr>
          <w:t>facility</w:t>
        </w:r>
      </w:ins>
      <w:ins w:id="782" w:author="Shannon Boettcher" w:date="2025-01-05T11:27:00Z" w16du:dateUtc="2025-01-05T19:27:00Z">
        <w:r w:rsidR="00637C3A" w:rsidRPr="00C01180">
          <w:rPr>
            <w:rFonts w:ascii="Times New Roman" w:hAnsi="Times New Roman" w:cs="Times New Roman"/>
            <w:sz w:val="22"/>
            <w:szCs w:val="22"/>
            <w:highlight w:val="yellow"/>
            <w:rPrChange w:id="783" w:author="Shannon Boettcher" w:date="2025-01-05T11:28:00Z" w16du:dateUtc="2025-01-05T19:28:00Z">
              <w:rPr>
                <w:rFonts w:ascii="Times New Roman" w:hAnsi="Times New Roman" w:cs="Times New Roman"/>
                <w:sz w:val="22"/>
                <w:szCs w:val="22"/>
              </w:rPr>
            </w:rPrChange>
          </w:rPr>
          <w:t xml:space="preserve"> on the UCB campus wit</w:t>
        </w:r>
      </w:ins>
      <w:ins w:id="784" w:author="Shannon Boettcher" w:date="2025-01-05T11:28:00Z" w16du:dateUtc="2025-01-05T19:28:00Z">
        <w:r w:rsidR="00637C3A" w:rsidRPr="00C01180">
          <w:rPr>
            <w:rFonts w:ascii="Times New Roman" w:hAnsi="Times New Roman" w:cs="Times New Roman"/>
            <w:sz w:val="22"/>
            <w:szCs w:val="22"/>
            <w:highlight w:val="yellow"/>
            <w:rPrChange w:id="785" w:author="Shannon Boettcher" w:date="2025-01-05T11:28:00Z" w16du:dateUtc="2025-01-05T19:28:00Z">
              <w:rPr>
                <w:rFonts w:ascii="Times New Roman" w:hAnsi="Times New Roman" w:cs="Times New Roman"/>
                <w:sz w:val="22"/>
                <w:szCs w:val="22"/>
              </w:rPr>
            </w:rPrChange>
          </w:rPr>
          <w:t xml:space="preserve">h flexible laboratory space provided by the College of Chemistry. </w:t>
        </w:r>
        <w:r w:rsidR="00C01180" w:rsidRPr="00C01180">
          <w:rPr>
            <w:rFonts w:ascii="Times New Roman" w:hAnsi="Times New Roman" w:cs="Times New Roman"/>
            <w:sz w:val="22"/>
            <w:szCs w:val="22"/>
            <w:highlight w:val="yellow"/>
            <w:rPrChange w:id="786" w:author="Shannon Boettcher" w:date="2025-01-05T11:28:00Z" w16du:dateUtc="2025-01-05T19:28:00Z">
              <w:rPr>
                <w:rFonts w:ascii="Times New Roman" w:hAnsi="Times New Roman" w:cs="Times New Roman"/>
                <w:sz w:val="22"/>
                <w:szCs w:val="22"/>
              </w:rPr>
            </w:rPrChange>
          </w:rPr>
          <w:t>The facility will</w:t>
        </w:r>
        <w:r w:rsidR="00C01180">
          <w:rPr>
            <w:rFonts w:ascii="Times New Roman" w:hAnsi="Times New Roman" w:cs="Times New Roman"/>
            <w:sz w:val="22"/>
            <w:szCs w:val="22"/>
          </w:rPr>
          <w:t xml:space="preserve"> </w:t>
        </w:r>
      </w:ins>
      <w:ins w:id="787" w:author="Shannon Boettcher" w:date="2025-01-05T11:31:00Z" w16du:dateUtc="2025-01-05T19:31:00Z">
        <w:r w:rsidR="00F127FC">
          <w:rPr>
            <w:rFonts w:ascii="Times New Roman" w:hAnsi="Times New Roman" w:cs="Times New Roman"/>
            <w:sz w:val="22"/>
            <w:szCs w:val="22"/>
          </w:rPr>
          <w:t xml:space="preserve">support </w:t>
        </w:r>
      </w:ins>
      <w:ins w:id="788" w:author="Shannon Boettcher" w:date="2025-01-05T11:32:00Z" w16du:dateUtc="2025-01-05T19:32:00Z">
        <w:r w:rsidR="00F127FC">
          <w:rPr>
            <w:rFonts w:ascii="Times New Roman" w:hAnsi="Times New Roman" w:cs="Times New Roman"/>
            <w:sz w:val="22"/>
            <w:szCs w:val="22"/>
          </w:rPr>
          <w:t xml:space="preserve">small-scale </w:t>
        </w:r>
      </w:ins>
      <w:ins w:id="789" w:author="Shannon Boettcher" w:date="2025-01-05T11:31:00Z" w16du:dateUtc="2025-01-05T19:31:00Z">
        <w:r w:rsidR="00F127FC">
          <w:rPr>
            <w:rFonts w:ascii="Times New Roman" w:hAnsi="Times New Roman" w:cs="Times New Roman"/>
            <w:sz w:val="22"/>
            <w:szCs w:val="22"/>
          </w:rPr>
          <w:t>device</w:t>
        </w:r>
      </w:ins>
      <w:ins w:id="790" w:author="Shannon Boettcher" w:date="2025-01-05T11:32:00Z" w16du:dateUtc="2025-01-05T19:32:00Z">
        <w:r w:rsidR="00F127FC">
          <w:rPr>
            <w:rFonts w:ascii="Times New Roman" w:hAnsi="Times New Roman" w:cs="Times New Roman"/>
            <w:sz w:val="22"/>
            <w:szCs w:val="22"/>
          </w:rPr>
          <w:t>-</w:t>
        </w:r>
      </w:ins>
      <w:ins w:id="791" w:author="Shannon Boettcher" w:date="2025-01-05T11:31:00Z" w16du:dateUtc="2025-01-05T19:31:00Z">
        <w:r w:rsidR="00F127FC">
          <w:rPr>
            <w:rFonts w:ascii="Times New Roman" w:hAnsi="Times New Roman" w:cs="Times New Roman"/>
            <w:sz w:val="22"/>
            <w:szCs w:val="22"/>
          </w:rPr>
          <w:t xml:space="preserve">level applied R&amp;D </w:t>
        </w:r>
      </w:ins>
      <w:ins w:id="792" w:author="Shannon Boettcher" w:date="2025-01-05T11:32:00Z" w16du:dateUtc="2025-01-05T19:32:00Z">
        <w:r w:rsidR="00F127FC">
          <w:rPr>
            <w:rFonts w:ascii="Times New Roman" w:hAnsi="Times New Roman" w:cs="Times New Roman"/>
            <w:sz w:val="22"/>
            <w:szCs w:val="22"/>
          </w:rPr>
          <w:t xml:space="preserve">suitable for de-risking first of a </w:t>
        </w:r>
        <w:proofErr w:type="gramStart"/>
        <w:r w:rsidR="00F127FC">
          <w:rPr>
            <w:rFonts w:ascii="Times New Roman" w:hAnsi="Times New Roman" w:cs="Times New Roman"/>
            <w:sz w:val="22"/>
            <w:szCs w:val="22"/>
          </w:rPr>
          <w:t>kind electrochemical reactors</w:t>
        </w:r>
        <w:proofErr w:type="gramEnd"/>
        <w:r w:rsidR="00F127FC">
          <w:rPr>
            <w:rFonts w:ascii="Times New Roman" w:hAnsi="Times New Roman" w:cs="Times New Roman"/>
            <w:sz w:val="22"/>
            <w:szCs w:val="22"/>
          </w:rPr>
          <w:t xml:space="preserve"> and include basic characterization tools for rapid materials and failure analysis. </w:t>
        </w:r>
        <w:r w:rsidR="00782978">
          <w:rPr>
            <w:rFonts w:ascii="Times New Roman" w:hAnsi="Times New Roman" w:cs="Times New Roman"/>
            <w:sz w:val="22"/>
            <w:szCs w:val="22"/>
          </w:rPr>
          <w:t xml:space="preserve">The facility will also be used for hands-on workforce </w:t>
        </w:r>
      </w:ins>
      <w:ins w:id="793" w:author="Shannon Boettcher" w:date="2025-01-05T11:33:00Z" w16du:dateUtc="2025-01-05T19:33:00Z">
        <w:r w:rsidR="00782978">
          <w:rPr>
            <w:rFonts w:ascii="Times New Roman" w:hAnsi="Times New Roman" w:cs="Times New Roman"/>
            <w:sz w:val="22"/>
            <w:szCs w:val="22"/>
          </w:rPr>
          <w:t xml:space="preserve">and educational laboratory activities through the Electrochemistry Summer Academy (described below) </w:t>
        </w:r>
        <w:r w:rsidR="00F10452">
          <w:rPr>
            <w:rFonts w:ascii="Times New Roman" w:hAnsi="Times New Roman" w:cs="Times New Roman"/>
            <w:sz w:val="22"/>
            <w:szCs w:val="22"/>
          </w:rPr>
          <w:t>launching in Summer of 2025 (and open to any traditional or non-traditional student in the region, not solely Be</w:t>
        </w:r>
      </w:ins>
      <w:ins w:id="794" w:author="Shannon Boettcher" w:date="2025-01-05T11:34:00Z" w16du:dateUtc="2025-01-05T19:34:00Z">
        <w:r w:rsidR="00F10452">
          <w:rPr>
            <w:rFonts w:ascii="Times New Roman" w:hAnsi="Times New Roman" w:cs="Times New Roman"/>
            <w:sz w:val="22"/>
            <w:szCs w:val="22"/>
          </w:rPr>
          <w:t>rkely students)</w:t>
        </w:r>
        <w:r w:rsidR="007F335D">
          <w:rPr>
            <w:rFonts w:ascii="Times New Roman" w:hAnsi="Times New Roman" w:cs="Times New Roman"/>
            <w:sz w:val="22"/>
            <w:szCs w:val="22"/>
          </w:rPr>
          <w:t xml:space="preserve"> as well as the Electrochemical Engineering professional </w:t>
        </w:r>
        <w:proofErr w:type="spellStart"/>
        <w:proofErr w:type="gramStart"/>
        <w:r w:rsidR="007F335D">
          <w:rPr>
            <w:rFonts w:ascii="Times New Roman" w:hAnsi="Times New Roman" w:cs="Times New Roman"/>
            <w:sz w:val="22"/>
            <w:szCs w:val="22"/>
          </w:rPr>
          <w:t>masters</w:t>
        </w:r>
        <w:proofErr w:type="spellEnd"/>
        <w:proofErr w:type="gramEnd"/>
        <w:r w:rsidR="007F335D">
          <w:rPr>
            <w:rFonts w:ascii="Times New Roman" w:hAnsi="Times New Roman" w:cs="Times New Roman"/>
            <w:sz w:val="22"/>
            <w:szCs w:val="22"/>
          </w:rPr>
          <w:t xml:space="preserve"> program</w:t>
        </w:r>
      </w:ins>
      <w:ins w:id="795" w:author="Shannon Boettcher" w:date="2025-01-05T11:40:00Z" w16du:dateUtc="2025-01-05T19:40:00Z">
        <w:r w:rsidR="00F34F96">
          <w:rPr>
            <w:rFonts w:ascii="Times New Roman" w:hAnsi="Times New Roman" w:cs="Times New Roman"/>
            <w:sz w:val="22"/>
            <w:szCs w:val="22"/>
          </w:rPr>
          <w:t>, co-developed and offered between the CSU and UC campuses,</w:t>
        </w:r>
      </w:ins>
      <w:ins w:id="796" w:author="Shannon Boettcher" w:date="2025-01-05T11:34:00Z" w16du:dateUtc="2025-01-05T19:34:00Z">
        <w:r w:rsidR="007F335D">
          <w:rPr>
            <w:rFonts w:ascii="Times New Roman" w:hAnsi="Times New Roman" w:cs="Times New Roman"/>
            <w:sz w:val="22"/>
            <w:szCs w:val="22"/>
          </w:rPr>
          <w:t xml:space="preserve"> to be launched in 2027. </w:t>
        </w:r>
      </w:ins>
    </w:p>
    <w:p w14:paraId="299A59CE" w14:textId="1121A21F" w:rsidR="0076732B" w:rsidRPr="0076732B" w:rsidRDefault="0076732B" w:rsidP="0076732B">
      <w:pPr>
        <w:spacing w:after="240"/>
        <w:jc w:val="both"/>
        <w:rPr>
          <w:rFonts w:ascii="Times New Roman" w:hAnsi="Times New Roman" w:cs="Times New Roman"/>
          <w:sz w:val="22"/>
          <w:szCs w:val="22"/>
        </w:rPr>
      </w:pPr>
      <w:r w:rsidRPr="0076732B">
        <w:rPr>
          <w:rFonts w:ascii="Times New Roman" w:hAnsi="Times New Roman" w:cs="Times New Roman"/>
          <w:sz w:val="22"/>
          <w:szCs w:val="22"/>
        </w:rPr>
        <w:t>One key commercialization pathway will involve leveraging existing relationships with large industrial stakeholders, such as SMUD and CALSTART, to pilot new technologies. For instance, an advanced battery storage system developed at LBNL could be tested in collaboration with SMUD’s renewable energy grid, providing real-world validation and opening the door to broader market adoption. Similarly, biofuel technologies originating from CSUF’s agricultural research could be commercialized through partnerships with transportation companies and fuel suppliers.</w:t>
      </w:r>
    </w:p>
    <w:p w14:paraId="2173F28E" w14:textId="5E32E419" w:rsidR="0076732B" w:rsidRPr="0076732B" w:rsidRDefault="0076732B" w:rsidP="0076732B">
      <w:pPr>
        <w:spacing w:after="240"/>
        <w:jc w:val="both"/>
        <w:rPr>
          <w:rFonts w:ascii="Times New Roman" w:hAnsi="Times New Roman" w:cs="Times New Roman"/>
          <w:sz w:val="22"/>
          <w:szCs w:val="22"/>
        </w:rPr>
      </w:pPr>
      <w:r w:rsidRPr="0076732B">
        <w:rPr>
          <w:rFonts w:ascii="Times New Roman" w:hAnsi="Times New Roman" w:cs="Times New Roman"/>
          <w:sz w:val="22"/>
          <w:szCs w:val="22"/>
        </w:rPr>
        <w:t xml:space="preserve">EPIC’s use-inspired R&amp;D efforts will deliver transformative benefits to the Central Valley and beyond. By addressing innovation infrastructure gaps, EPIC will </w:t>
      </w:r>
      <w:del w:id="797" w:author="Shannon Boettcher" w:date="2025-01-04T19:10:00Z" w16du:dateUtc="2025-01-05T03:10:00Z">
        <w:r w:rsidRPr="0076732B" w:rsidDel="00631E49">
          <w:rPr>
            <w:rFonts w:ascii="Times New Roman" w:hAnsi="Times New Roman" w:cs="Times New Roman"/>
            <w:sz w:val="22"/>
            <w:szCs w:val="22"/>
          </w:rPr>
          <w:delText>enable the region to transition from reliance on</w:delText>
        </w:r>
      </w:del>
      <w:ins w:id="798" w:author="Shannon Boettcher" w:date="2025-01-04T19:10:00Z" w16du:dateUtc="2025-01-05T03:10:00Z">
        <w:r w:rsidR="00631E49">
          <w:rPr>
            <w:rFonts w:ascii="Times New Roman" w:hAnsi="Times New Roman" w:cs="Times New Roman"/>
            <w:sz w:val="22"/>
            <w:szCs w:val="22"/>
          </w:rPr>
          <w:t>augment traditional</w:t>
        </w:r>
      </w:ins>
      <w:r w:rsidRPr="0076732B">
        <w:rPr>
          <w:rFonts w:ascii="Times New Roman" w:hAnsi="Times New Roman" w:cs="Times New Roman"/>
          <w:sz w:val="22"/>
          <w:szCs w:val="22"/>
        </w:rPr>
        <w:t xml:space="preserve"> O&amp;G-based jobs to </w:t>
      </w:r>
      <w:del w:id="799" w:author="Shannon Boettcher" w:date="2025-01-04T19:10:00Z" w16du:dateUtc="2025-01-05T03:10:00Z">
        <w:r w:rsidRPr="0076732B" w:rsidDel="00631E49">
          <w:rPr>
            <w:rFonts w:ascii="Times New Roman" w:hAnsi="Times New Roman" w:cs="Times New Roman"/>
            <w:sz w:val="22"/>
            <w:szCs w:val="22"/>
          </w:rPr>
          <w:delText>a cl</w:delText>
        </w:r>
      </w:del>
      <w:ins w:id="800" w:author="Shannon Boettcher" w:date="2025-01-04T19:10:00Z" w16du:dateUtc="2025-01-05T03:10:00Z">
        <w:r w:rsidR="00631E49">
          <w:rPr>
            <w:rFonts w:ascii="Times New Roman" w:hAnsi="Times New Roman" w:cs="Times New Roman"/>
            <w:sz w:val="22"/>
            <w:szCs w:val="22"/>
          </w:rPr>
          <w:t>include new more efficient electrochemical processes and</w:t>
        </w:r>
        <w:r w:rsidR="00B91FF7">
          <w:rPr>
            <w:rFonts w:ascii="Times New Roman" w:hAnsi="Times New Roman" w:cs="Times New Roman"/>
            <w:sz w:val="22"/>
            <w:szCs w:val="22"/>
          </w:rPr>
          <w:t xml:space="preserve"> the next-generation</w:t>
        </w:r>
      </w:ins>
      <w:del w:id="801" w:author="Shannon Boettcher" w:date="2025-01-04T19:10:00Z" w16du:dateUtc="2025-01-05T03:10:00Z">
        <w:r w:rsidRPr="0076732B" w:rsidDel="00631E49">
          <w:rPr>
            <w:rFonts w:ascii="Times New Roman" w:hAnsi="Times New Roman" w:cs="Times New Roman"/>
            <w:sz w:val="22"/>
            <w:szCs w:val="22"/>
          </w:rPr>
          <w:delText xml:space="preserve">ean </w:delText>
        </w:r>
      </w:del>
      <w:ins w:id="802" w:author="Shannon Boettcher" w:date="2025-01-04T19:10:00Z" w16du:dateUtc="2025-01-05T03:10:00Z">
        <w:r w:rsidR="00631E49" w:rsidRPr="0076732B">
          <w:rPr>
            <w:rFonts w:ascii="Times New Roman" w:hAnsi="Times New Roman" w:cs="Times New Roman"/>
            <w:sz w:val="22"/>
            <w:szCs w:val="22"/>
          </w:rPr>
          <w:t xml:space="preserve"> </w:t>
        </w:r>
      </w:ins>
      <w:r w:rsidRPr="0076732B">
        <w:rPr>
          <w:rFonts w:ascii="Times New Roman" w:hAnsi="Times New Roman" w:cs="Times New Roman"/>
          <w:sz w:val="22"/>
          <w:szCs w:val="22"/>
        </w:rPr>
        <w:t>energy economy. Investments in renewable energy technologies, such as</w:t>
      </w:r>
      <w:del w:id="803" w:author="Shannon Boettcher" w:date="2025-01-04T19:11:00Z" w16du:dateUtc="2025-01-05T03:11:00Z">
        <w:r w:rsidRPr="0076732B" w:rsidDel="00B91FF7">
          <w:rPr>
            <w:rFonts w:ascii="Times New Roman" w:hAnsi="Times New Roman" w:cs="Times New Roman"/>
            <w:sz w:val="22"/>
            <w:szCs w:val="22"/>
          </w:rPr>
          <w:delText xml:space="preserve"> hydrogen production and biofuels</w:delText>
        </w:r>
      </w:del>
      <w:ins w:id="804" w:author="Shannon Boettcher" w:date="2025-01-04T19:11:00Z" w16du:dateUtc="2025-01-05T03:11:00Z">
        <w:r w:rsidR="00B91FF7">
          <w:rPr>
            <w:rFonts w:ascii="Times New Roman" w:hAnsi="Times New Roman" w:cs="Times New Roman"/>
            <w:sz w:val="22"/>
            <w:szCs w:val="22"/>
          </w:rPr>
          <w:t xml:space="preserve"> synthetic liquid fuels appropriate for aviation</w:t>
        </w:r>
      </w:ins>
      <w:r w:rsidRPr="0076732B">
        <w:rPr>
          <w:rFonts w:ascii="Times New Roman" w:hAnsi="Times New Roman" w:cs="Times New Roman"/>
          <w:sz w:val="22"/>
          <w:szCs w:val="22"/>
        </w:rPr>
        <w:t>, will create new job opportunities while reducing greenhouse gas</w:t>
      </w:r>
      <w:r w:rsidR="00355F82">
        <w:rPr>
          <w:rFonts w:ascii="Times New Roman" w:hAnsi="Times New Roman" w:cs="Times New Roman"/>
          <w:sz w:val="22"/>
          <w:szCs w:val="22"/>
        </w:rPr>
        <w:t xml:space="preserve"> (GHG)</w:t>
      </w:r>
      <w:r w:rsidRPr="0076732B">
        <w:rPr>
          <w:rFonts w:ascii="Times New Roman" w:hAnsi="Times New Roman" w:cs="Times New Roman"/>
          <w:sz w:val="22"/>
          <w:szCs w:val="22"/>
        </w:rPr>
        <w:t xml:space="preserve"> emissions. Additionally, EPIC’s focus on applied R&amp;D will ensure that solutions are both market-ready and tailored to the unique needs of the region’s communities. The collaboration between UC, CSU, and industry partners will also enhance workforce development, creating pathways for residents to participate in the emerging clean energy sector. Training programs will be aligned with R&amp;D activities, equipping workers with the skills needed to implement and maintain new technologies. This alignment will ensure that the economic benefits of innovation are equitably distributed across the region.</w:t>
      </w:r>
    </w:p>
    <w:p w14:paraId="66D6563E" w14:textId="70B7BB59" w:rsidR="0076732B" w:rsidRPr="001807AE" w:rsidRDefault="0076732B" w:rsidP="00355F82">
      <w:pPr>
        <w:spacing w:after="240"/>
        <w:jc w:val="both"/>
        <w:rPr>
          <w:rFonts w:ascii="Times New Roman" w:hAnsi="Times New Roman" w:cs="Times New Roman"/>
          <w:sz w:val="22"/>
          <w:szCs w:val="22"/>
        </w:rPr>
      </w:pPr>
      <w:r w:rsidRPr="0076732B">
        <w:rPr>
          <w:rFonts w:ascii="Times New Roman" w:hAnsi="Times New Roman" w:cs="Times New Roman"/>
          <w:sz w:val="22"/>
          <w:szCs w:val="22"/>
        </w:rPr>
        <w:t xml:space="preserve">By fostering a culture of collaboration and innovation, EPIC will transform the Central Valley into a national leader in use-inspired R&amp;D. Its efforts will address the immediate challenges of transitioning to a cleaner energy economy </w:t>
      </w:r>
      <w:r w:rsidR="00355F82">
        <w:rPr>
          <w:rFonts w:ascii="Times New Roman" w:hAnsi="Times New Roman" w:cs="Times New Roman"/>
          <w:sz w:val="22"/>
          <w:szCs w:val="22"/>
        </w:rPr>
        <w:t>and</w:t>
      </w:r>
      <w:r w:rsidRPr="0076732B">
        <w:rPr>
          <w:rFonts w:ascii="Times New Roman" w:hAnsi="Times New Roman" w:cs="Times New Roman"/>
          <w:sz w:val="22"/>
          <w:szCs w:val="22"/>
        </w:rPr>
        <w:t xml:space="preserve"> lay the foundation for long-term sustainability and resilience. This integrated </w:t>
      </w:r>
      <w:r w:rsidRPr="0076732B">
        <w:rPr>
          <w:rFonts w:ascii="Times New Roman" w:hAnsi="Times New Roman" w:cs="Times New Roman"/>
          <w:sz w:val="22"/>
          <w:szCs w:val="22"/>
        </w:rPr>
        <w:lastRenderedPageBreak/>
        <w:t xml:space="preserve">research, development, and commercialization </w:t>
      </w:r>
      <w:r w:rsidR="00355F82">
        <w:rPr>
          <w:rFonts w:ascii="Times New Roman" w:hAnsi="Times New Roman" w:cs="Times New Roman"/>
          <w:sz w:val="22"/>
          <w:szCs w:val="22"/>
        </w:rPr>
        <w:t xml:space="preserve">model </w:t>
      </w:r>
      <w:r w:rsidRPr="0076732B">
        <w:rPr>
          <w:rFonts w:ascii="Times New Roman" w:hAnsi="Times New Roman" w:cs="Times New Roman"/>
          <w:sz w:val="22"/>
          <w:szCs w:val="22"/>
        </w:rPr>
        <w:t>can serve as a blueprint for other regions seeking to navigate similar transitions.</w:t>
      </w:r>
    </w:p>
    <w:p w14:paraId="0FA45B0F" w14:textId="77777777" w:rsidR="001807AE" w:rsidRDefault="001807AE" w:rsidP="001807AE">
      <w:pPr>
        <w:keepNext/>
        <w:keepLines/>
        <w:numPr>
          <w:ilvl w:val="0"/>
          <w:numId w:val="3"/>
        </w:numPr>
        <w:spacing w:before="160" w:after="80"/>
        <w:outlineLvl w:val="2"/>
        <w:rPr>
          <w:rFonts w:ascii="Times New Roman" w:eastAsia="Calibri" w:hAnsi="Times New Roman" w:cs="Times New Roman"/>
          <w:b/>
          <w:bCs/>
          <w:iCs/>
          <w:kern w:val="0"/>
          <w:sz w:val="22"/>
          <w:szCs w:val="21"/>
          <w14:ligatures w14:val="none"/>
        </w:rPr>
      </w:pPr>
      <w:r w:rsidRPr="00BE1E4D">
        <w:rPr>
          <w:rFonts w:ascii="Times New Roman" w:eastAsia="Calibri" w:hAnsi="Times New Roman" w:cs="Times New Roman"/>
          <w:b/>
          <w:bCs/>
          <w:iCs/>
          <w:kern w:val="0"/>
          <w:sz w:val="22"/>
          <w:szCs w:val="21"/>
          <w:highlight w:val="magenta"/>
          <w14:ligatures w14:val="none"/>
        </w:rPr>
        <w:t>Translation of Innov</w:t>
      </w:r>
      <w:r w:rsidRPr="00BE1E4D">
        <w:rPr>
          <w:rFonts w:ascii="Times New Roman" w:eastAsia="Calibri" w:hAnsi="Times New Roman" w:cs="Times New Roman"/>
          <w:b/>
          <w:bCs/>
          <w:iCs/>
          <w:kern w:val="0"/>
          <w:sz w:val="22"/>
          <w:szCs w:val="21"/>
          <w:highlight w:val="cyan"/>
          <w14:ligatures w14:val="none"/>
        </w:rPr>
        <w:t>ation to Practice</w:t>
      </w:r>
      <w:r w:rsidRPr="001807AE">
        <w:rPr>
          <w:rFonts w:ascii="Times New Roman" w:eastAsia="Calibri" w:hAnsi="Times New Roman" w:cs="Times New Roman"/>
          <w:b/>
          <w:bCs/>
          <w:iCs/>
          <w:kern w:val="0"/>
          <w:sz w:val="22"/>
          <w:szCs w:val="21"/>
          <w14:ligatures w14:val="none"/>
        </w:rPr>
        <w:t xml:space="preserve"> </w:t>
      </w:r>
    </w:p>
    <w:p w14:paraId="1B47871E" w14:textId="7E18C082" w:rsidR="00F245BA" w:rsidRPr="00F245BA" w:rsidRDefault="00F245BA" w:rsidP="00F245BA">
      <w:pPr>
        <w:spacing w:after="240"/>
        <w:jc w:val="both"/>
        <w:rPr>
          <w:rFonts w:ascii="Times New Roman" w:hAnsi="Times New Roman" w:cs="Times New Roman"/>
          <w:sz w:val="22"/>
          <w:szCs w:val="22"/>
        </w:rPr>
      </w:pPr>
      <w:commentRangeStart w:id="805"/>
      <w:r w:rsidRPr="00F245BA">
        <w:rPr>
          <w:rFonts w:ascii="Times New Roman" w:hAnsi="Times New Roman" w:cs="Times New Roman"/>
          <w:sz w:val="22"/>
          <w:szCs w:val="22"/>
        </w:rPr>
        <w:t>The lack of infrastructure and support for transitioning innovations from research to commercialization has historically hindered the Central Valley’s ability to bring new technologies to market.</w:t>
      </w:r>
      <w:commentRangeEnd w:id="805"/>
      <w:r w:rsidR="002F2E91">
        <w:rPr>
          <w:rStyle w:val="CommentReference"/>
          <w:rFonts w:ascii="Calibri" w:eastAsia="Calibri" w:hAnsi="Calibri" w:cs="Calibri"/>
          <w:kern w:val="0"/>
          <w14:ligatures w14:val="none"/>
        </w:rPr>
        <w:commentReference w:id="805"/>
      </w:r>
      <w:r w:rsidRPr="00F245BA">
        <w:rPr>
          <w:rFonts w:ascii="Times New Roman" w:hAnsi="Times New Roman" w:cs="Times New Roman"/>
          <w:sz w:val="22"/>
          <w:szCs w:val="22"/>
        </w:rPr>
        <w:t xml:space="preserve"> By failing to bridge the gap between discovery and deployment, the region has faced challenges in ensuring that promising technologies reach full market readiness. Recognizing this,</w:t>
      </w:r>
      <w:r w:rsidR="008E7445">
        <w:rPr>
          <w:rFonts w:ascii="Times New Roman" w:hAnsi="Times New Roman" w:cs="Times New Roman"/>
          <w:sz w:val="22"/>
          <w:szCs w:val="22"/>
        </w:rPr>
        <w:t xml:space="preserve"> </w:t>
      </w:r>
      <w:r w:rsidRPr="00F245BA">
        <w:rPr>
          <w:rFonts w:ascii="Times New Roman" w:hAnsi="Times New Roman" w:cs="Times New Roman"/>
          <w:sz w:val="22"/>
          <w:szCs w:val="22"/>
        </w:rPr>
        <w:t xml:space="preserve">EPIC aims to transform the region’s capabilities by creating a robust pipeline for translating innovation into practice. </w:t>
      </w:r>
      <w:r w:rsidR="008E7445">
        <w:rPr>
          <w:rFonts w:ascii="Times New Roman" w:hAnsi="Times New Roman" w:cs="Times New Roman"/>
          <w:sz w:val="22"/>
          <w:szCs w:val="22"/>
        </w:rPr>
        <w:t xml:space="preserve">With </w:t>
      </w:r>
      <w:r w:rsidRPr="00F245BA">
        <w:rPr>
          <w:rFonts w:ascii="Times New Roman" w:hAnsi="Times New Roman" w:cs="Times New Roman"/>
          <w:sz w:val="22"/>
          <w:szCs w:val="22"/>
        </w:rPr>
        <w:t>CMC</w:t>
      </w:r>
      <w:r w:rsidR="008E7445">
        <w:rPr>
          <w:rFonts w:ascii="Times New Roman" w:hAnsi="Times New Roman" w:cs="Times New Roman"/>
          <w:sz w:val="22"/>
          <w:szCs w:val="22"/>
        </w:rPr>
        <w:t xml:space="preserve"> at the heart of this effort,</w:t>
      </w:r>
      <w:r w:rsidRPr="00F245BA">
        <w:rPr>
          <w:rFonts w:ascii="Times New Roman" w:hAnsi="Times New Roman" w:cs="Times New Roman"/>
          <w:sz w:val="22"/>
          <w:szCs w:val="22"/>
        </w:rPr>
        <w:t xml:space="preserve"> </w:t>
      </w:r>
      <w:r w:rsidR="008E7445">
        <w:rPr>
          <w:rFonts w:ascii="Times New Roman" w:hAnsi="Times New Roman" w:cs="Times New Roman"/>
          <w:sz w:val="22"/>
          <w:szCs w:val="22"/>
        </w:rPr>
        <w:t xml:space="preserve">it </w:t>
      </w:r>
      <w:r w:rsidRPr="00F245BA">
        <w:rPr>
          <w:rFonts w:ascii="Times New Roman" w:hAnsi="Times New Roman" w:cs="Times New Roman"/>
          <w:sz w:val="22"/>
          <w:szCs w:val="22"/>
        </w:rPr>
        <w:t>will serve as a hub for commercialization activities, offering resources, infrastructure, and expertise to guide technologies through the Technology Readiness Level (TRL) pipeline.</w:t>
      </w:r>
    </w:p>
    <w:p w14:paraId="2062E5D1" w14:textId="77777777" w:rsidR="00623E7C" w:rsidRDefault="008E7445" w:rsidP="00F245BA">
      <w:pPr>
        <w:spacing w:after="240"/>
        <w:jc w:val="both"/>
        <w:rPr>
          <w:rFonts w:ascii="Times New Roman" w:hAnsi="Times New Roman" w:cs="Times New Roman"/>
          <w:noProof/>
          <w:sz w:val="22"/>
          <w:szCs w:val="22"/>
        </w:rPr>
      </w:pPr>
      <w:r>
        <w:rPr>
          <w:rFonts w:ascii="Times New Roman" w:hAnsi="Times New Roman" w:cs="Times New Roman"/>
          <w:sz w:val="22"/>
          <w:szCs w:val="22"/>
        </w:rPr>
        <w:t>A</w:t>
      </w:r>
      <w:commentRangeStart w:id="806"/>
      <w:r w:rsidR="00F245BA" w:rsidRPr="00F245BA">
        <w:rPr>
          <w:rFonts w:ascii="Times New Roman" w:hAnsi="Times New Roman" w:cs="Times New Roman"/>
          <w:sz w:val="22"/>
          <w:szCs w:val="22"/>
        </w:rPr>
        <w:t xml:space="preserve">s shown in </w:t>
      </w:r>
      <w:r w:rsidR="00F245BA" w:rsidRPr="00F245BA">
        <w:rPr>
          <w:rFonts w:ascii="Times New Roman" w:hAnsi="Times New Roman" w:cs="Times New Roman"/>
          <w:sz w:val="22"/>
          <w:szCs w:val="22"/>
          <w:highlight w:val="yellow"/>
        </w:rPr>
        <w:t>Figure X</w:t>
      </w:r>
      <w:r w:rsidR="00F245BA" w:rsidRPr="00F245BA">
        <w:rPr>
          <w:rFonts w:ascii="Times New Roman" w:hAnsi="Times New Roman" w:cs="Times New Roman"/>
          <w:sz w:val="22"/>
          <w:szCs w:val="22"/>
        </w:rPr>
        <w:t xml:space="preserve">, </w:t>
      </w:r>
      <w:r>
        <w:rPr>
          <w:rFonts w:ascii="Times New Roman" w:hAnsi="Times New Roman" w:cs="Times New Roman"/>
          <w:sz w:val="22"/>
          <w:szCs w:val="22"/>
        </w:rPr>
        <w:t xml:space="preserve">the TRL framework </w:t>
      </w:r>
      <w:r w:rsidR="00F245BA" w:rsidRPr="00F245BA">
        <w:rPr>
          <w:rFonts w:ascii="Times New Roman" w:hAnsi="Times New Roman" w:cs="Times New Roman"/>
          <w:sz w:val="22"/>
          <w:szCs w:val="22"/>
        </w:rPr>
        <w:t>is central to EPIC’s strategy for advancing technologies from conceptualization to operational deployment. The TRL system, which ranges from basic principles observed (TRL 1) to actual system operation in a real-world environment (TRL 9), provides a clear roadmap for the development process. EPIC will leverage this framework to ensure that innovations progress efficiently through each stage, from experimental proof of concept to full-scale demonstration and market integration. For example, technologies at TRL 4—validated in a lab setting—will move to TRL 5 and 6 through field trials and testing in relevant environments facilitated by CMC resources.</w:t>
      </w:r>
      <w:r w:rsidR="00623E7C" w:rsidRPr="00623E7C">
        <w:rPr>
          <w:rFonts w:ascii="Times New Roman" w:hAnsi="Times New Roman" w:cs="Times New Roman"/>
          <w:noProof/>
          <w:sz w:val="22"/>
          <w:szCs w:val="22"/>
        </w:rPr>
        <w:t xml:space="preserve"> </w:t>
      </w:r>
      <w:commentRangeEnd w:id="806"/>
      <w:r w:rsidR="00B2245F">
        <w:rPr>
          <w:rStyle w:val="CommentReference"/>
          <w:rFonts w:ascii="Calibri" w:eastAsia="Calibri" w:hAnsi="Calibri" w:cs="Calibri"/>
          <w:kern w:val="0"/>
          <w14:ligatures w14:val="none"/>
        </w:rPr>
        <w:commentReference w:id="806"/>
      </w:r>
    </w:p>
    <w:p w14:paraId="4FDC5016" w14:textId="66CB6EE3" w:rsidR="00623E7C" w:rsidRDefault="00623E7C" w:rsidP="00AD4BD6">
      <w:pPr>
        <w:keepNext/>
        <w:keepLines/>
        <w:jc w:val="center"/>
        <w:rPr>
          <w:rFonts w:ascii="Times New Roman" w:hAnsi="Times New Roman" w:cs="Times New Roman"/>
          <w:sz w:val="22"/>
          <w:szCs w:val="22"/>
        </w:rPr>
      </w:pPr>
      <w:r w:rsidRPr="0060495D">
        <w:rPr>
          <w:rFonts w:ascii="Times New Roman" w:hAnsi="Times New Roman" w:cs="Times New Roman"/>
          <w:b/>
          <w:bCs/>
          <w:sz w:val="22"/>
          <w:szCs w:val="22"/>
          <w:highlight w:val="yellow"/>
        </w:rPr>
        <w:t xml:space="preserve">Figure </w:t>
      </w:r>
      <w:commentRangeStart w:id="807"/>
      <w:commentRangeStart w:id="808"/>
      <w:r w:rsidRPr="0060495D">
        <w:rPr>
          <w:rFonts w:ascii="Times New Roman" w:hAnsi="Times New Roman" w:cs="Times New Roman"/>
          <w:b/>
          <w:bCs/>
          <w:sz w:val="22"/>
          <w:szCs w:val="22"/>
          <w:highlight w:val="yellow"/>
        </w:rPr>
        <w:t>X</w:t>
      </w:r>
      <w:commentRangeEnd w:id="807"/>
      <w:r>
        <w:rPr>
          <w:rStyle w:val="CommentReference"/>
          <w:rFonts w:ascii="Calibri" w:eastAsia="Calibri" w:hAnsi="Calibri" w:cs="Calibri"/>
          <w:kern w:val="0"/>
          <w14:ligatures w14:val="none"/>
        </w:rPr>
        <w:commentReference w:id="807"/>
      </w:r>
      <w:commentRangeEnd w:id="808"/>
      <w:r w:rsidR="008B0D60">
        <w:rPr>
          <w:rStyle w:val="CommentReference"/>
          <w:rFonts w:ascii="Calibri" w:eastAsia="Calibri" w:hAnsi="Calibri" w:cs="Calibri"/>
          <w:kern w:val="0"/>
          <w14:ligatures w14:val="none"/>
        </w:rPr>
        <w:commentReference w:id="808"/>
      </w:r>
      <w:r w:rsidRPr="0060495D">
        <w:rPr>
          <w:rFonts w:ascii="Times New Roman" w:hAnsi="Times New Roman" w:cs="Times New Roman"/>
          <w:b/>
          <w:bCs/>
          <w:sz w:val="22"/>
          <w:szCs w:val="22"/>
          <w:highlight w:val="yellow"/>
        </w:rPr>
        <w:t>: Title</w:t>
      </w:r>
    </w:p>
    <w:p w14:paraId="221738E1" w14:textId="0C652C58" w:rsidR="00F245BA" w:rsidRPr="00F245BA" w:rsidRDefault="00623E7C" w:rsidP="00AD4BD6">
      <w:pPr>
        <w:keepNext/>
        <w:keepLines/>
        <w:spacing w:after="24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60A8CC9" wp14:editId="41C04263">
            <wp:extent cx="4109643" cy="2135303"/>
            <wp:effectExtent l="0" t="0" r="5715" b="0"/>
            <wp:docPr id="1654323942" name="Picture 1" descr="A diagram of a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23942" name="Picture 1" descr="A diagram of a diagram with text&#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1" r="1130" b="2487"/>
                    <a:stretch/>
                  </pic:blipFill>
                  <pic:spPr bwMode="auto">
                    <a:xfrm>
                      <a:off x="0" y="0"/>
                      <a:ext cx="4118745" cy="2140032"/>
                    </a:xfrm>
                    <a:prstGeom prst="rect">
                      <a:avLst/>
                    </a:prstGeom>
                    <a:ln>
                      <a:noFill/>
                    </a:ln>
                    <a:extLst>
                      <a:ext uri="{53640926-AAD7-44D8-BBD7-CCE9431645EC}">
                        <a14:shadowObscured xmlns:a14="http://schemas.microsoft.com/office/drawing/2010/main"/>
                      </a:ext>
                    </a:extLst>
                  </pic:spPr>
                </pic:pic>
              </a:graphicData>
            </a:graphic>
          </wp:inline>
        </w:drawing>
      </w:r>
    </w:p>
    <w:p w14:paraId="6FEDE54E" w14:textId="151CAC40" w:rsidR="00F245BA" w:rsidRPr="00F245BA" w:rsidRDefault="00F245BA" w:rsidP="00F245BA">
      <w:pPr>
        <w:spacing w:after="240"/>
        <w:jc w:val="both"/>
        <w:rPr>
          <w:rFonts w:ascii="Times New Roman" w:hAnsi="Times New Roman" w:cs="Times New Roman"/>
          <w:sz w:val="22"/>
          <w:szCs w:val="22"/>
        </w:rPr>
      </w:pPr>
      <w:r w:rsidRPr="00F245BA">
        <w:rPr>
          <w:rFonts w:ascii="Times New Roman" w:hAnsi="Times New Roman" w:cs="Times New Roman"/>
          <w:sz w:val="22"/>
          <w:szCs w:val="22"/>
        </w:rPr>
        <w:t xml:space="preserve">California’s unique geographic advantages further enhance EPIC’s ability to support this pipeline. The state is home to one of the world’s largest known lithium deposits, providing a critical resource for next-generation batteries and other electrochemical technologies. These lithium deposits, located in areas such as the Salton Sea, offer a strategic advantage for the region, reducing reliance on </w:t>
      </w:r>
      <w:r w:rsidR="008E7445" w:rsidRPr="00F245BA">
        <w:rPr>
          <w:rFonts w:ascii="Times New Roman" w:hAnsi="Times New Roman" w:cs="Times New Roman"/>
          <w:sz w:val="22"/>
          <w:szCs w:val="22"/>
        </w:rPr>
        <w:t>imports</w:t>
      </w:r>
      <w:r w:rsidRPr="00F245BA">
        <w:rPr>
          <w:rFonts w:ascii="Times New Roman" w:hAnsi="Times New Roman" w:cs="Times New Roman"/>
          <w:sz w:val="22"/>
          <w:szCs w:val="22"/>
        </w:rPr>
        <w:t xml:space="preserve"> and bolstering the domestic supply chain. For materials not yet accessible within California, imported lithium and other rare earth elements enter the U.S. through the ports of Los Angeles and Oakland, both of which are strategically connected to the Central Valley. These logistical connections streamline the delivery of critical materials directly to EPIC’s facilities, ensuring that researchers and manufacturers have access to the resources they need to advance innovation.</w:t>
      </w:r>
    </w:p>
    <w:p w14:paraId="1482CBD0" w14:textId="162B6599" w:rsidR="00F245BA" w:rsidRPr="00F245BA" w:rsidRDefault="00F245BA" w:rsidP="00F245BA">
      <w:pPr>
        <w:spacing w:after="240"/>
        <w:jc w:val="both"/>
        <w:rPr>
          <w:rFonts w:ascii="Times New Roman" w:hAnsi="Times New Roman" w:cs="Times New Roman"/>
          <w:sz w:val="22"/>
          <w:szCs w:val="22"/>
        </w:rPr>
      </w:pPr>
      <w:r w:rsidRPr="00F245BA">
        <w:rPr>
          <w:rFonts w:ascii="Times New Roman" w:hAnsi="Times New Roman" w:cs="Times New Roman"/>
          <w:sz w:val="22"/>
          <w:szCs w:val="22"/>
        </w:rPr>
        <w:t xml:space="preserve">The Adoption Readiness Level (ARL) framework will complement the TRL pipeline, helping EPIC measure the progress of technologies as they move from development to widespread adoption. While TRL focuses on technical validation and operational readiness, ARL assesses factors such as market demand, stakeholder buy-in, and regulatory alignment. By integrating both frameworks, EPIC will ensure that its innovations are </w:t>
      </w:r>
      <w:r w:rsidR="008E7445">
        <w:rPr>
          <w:rFonts w:ascii="Times New Roman" w:hAnsi="Times New Roman" w:cs="Times New Roman"/>
          <w:sz w:val="22"/>
          <w:szCs w:val="22"/>
        </w:rPr>
        <w:t>technically viable and</w:t>
      </w:r>
      <w:r w:rsidRPr="00F245BA">
        <w:rPr>
          <w:rFonts w:ascii="Times New Roman" w:hAnsi="Times New Roman" w:cs="Times New Roman"/>
          <w:sz w:val="22"/>
          <w:szCs w:val="22"/>
        </w:rPr>
        <w:t xml:space="preserve"> poised for successful market entry. For example, an electrochemical </w:t>
      </w:r>
      <w:r w:rsidRPr="00F245BA">
        <w:rPr>
          <w:rFonts w:ascii="Times New Roman" w:hAnsi="Times New Roman" w:cs="Times New Roman"/>
          <w:sz w:val="22"/>
          <w:szCs w:val="22"/>
        </w:rPr>
        <w:lastRenderedPageBreak/>
        <w:t>storage solution developed at TRL 7—demonstrated in an operational environment—will also be evaluated for ARL metrics, such as its compatibility with existing energy infrastructure and its ability to meet regulatory standards set by California’s air and energy regulators.</w:t>
      </w:r>
    </w:p>
    <w:p w14:paraId="78D1A262" w14:textId="173FE2E7" w:rsidR="00F245BA" w:rsidRPr="00F245BA" w:rsidRDefault="00F245BA" w:rsidP="00F245BA">
      <w:pPr>
        <w:spacing w:after="240"/>
        <w:jc w:val="both"/>
        <w:rPr>
          <w:rFonts w:ascii="Times New Roman" w:hAnsi="Times New Roman" w:cs="Times New Roman"/>
          <w:sz w:val="22"/>
          <w:szCs w:val="22"/>
        </w:rPr>
      </w:pPr>
      <w:r w:rsidRPr="00F245BA">
        <w:rPr>
          <w:rFonts w:ascii="Times New Roman" w:hAnsi="Times New Roman" w:cs="Times New Roman"/>
          <w:sz w:val="22"/>
          <w:szCs w:val="22"/>
        </w:rPr>
        <w:t xml:space="preserve">The CMC’s location near California’s key regulatory agencies, including CARB and CEC, provides additional strategic benefits. By situating the hub </w:t>
      </w:r>
      <w:proofErr w:type="gramStart"/>
      <w:r w:rsidRPr="00F245BA">
        <w:rPr>
          <w:rFonts w:ascii="Times New Roman" w:hAnsi="Times New Roman" w:cs="Times New Roman"/>
          <w:sz w:val="22"/>
          <w:szCs w:val="22"/>
        </w:rPr>
        <w:t>in close proximity to</w:t>
      </w:r>
      <w:proofErr w:type="gramEnd"/>
      <w:r w:rsidRPr="00F245BA">
        <w:rPr>
          <w:rFonts w:ascii="Times New Roman" w:hAnsi="Times New Roman" w:cs="Times New Roman"/>
          <w:sz w:val="22"/>
          <w:szCs w:val="22"/>
        </w:rPr>
        <w:t xml:space="preserve"> these entities, EPIC will streamline the regulatory approval process, ensuring that technologies meet state and federal standards more efficiently. This proximity will also facilitate partnerships with policymakers, enabling the CMC to align its activities with California’s climate and energy goals. Furthermore, the CMC’s centralized position allows </w:t>
      </w:r>
      <w:r w:rsidR="008E7445">
        <w:rPr>
          <w:rFonts w:ascii="Times New Roman" w:hAnsi="Times New Roman" w:cs="Times New Roman"/>
          <w:sz w:val="22"/>
          <w:szCs w:val="22"/>
        </w:rPr>
        <w:t>CSUB</w:t>
      </w:r>
      <w:r w:rsidRPr="00F245BA">
        <w:rPr>
          <w:rFonts w:ascii="Times New Roman" w:hAnsi="Times New Roman" w:cs="Times New Roman"/>
          <w:sz w:val="22"/>
          <w:szCs w:val="22"/>
        </w:rPr>
        <w:t xml:space="preserve">, </w:t>
      </w:r>
      <w:r w:rsidR="008E7445">
        <w:rPr>
          <w:rFonts w:ascii="Times New Roman" w:hAnsi="Times New Roman" w:cs="Times New Roman"/>
          <w:sz w:val="22"/>
          <w:szCs w:val="22"/>
        </w:rPr>
        <w:t>CSUF</w:t>
      </w:r>
      <w:r w:rsidRPr="00F245BA">
        <w:rPr>
          <w:rFonts w:ascii="Times New Roman" w:hAnsi="Times New Roman" w:cs="Times New Roman"/>
          <w:sz w:val="22"/>
          <w:szCs w:val="22"/>
        </w:rPr>
        <w:t>, and Contra Costa County to focus on specific pieces of the innovation ecosystem rather than duplicating efforts, creating a more efficient and cohesive regional strategy.</w:t>
      </w:r>
    </w:p>
    <w:p w14:paraId="1D4F6FCE" w14:textId="044519BA" w:rsidR="00F245BA" w:rsidRPr="00F245BA" w:rsidRDefault="00F245BA" w:rsidP="00F245BA">
      <w:pPr>
        <w:spacing w:after="240"/>
        <w:jc w:val="both"/>
        <w:rPr>
          <w:rFonts w:ascii="Times New Roman" w:hAnsi="Times New Roman" w:cs="Times New Roman"/>
          <w:sz w:val="22"/>
          <w:szCs w:val="22"/>
        </w:rPr>
      </w:pPr>
      <w:r w:rsidRPr="00F245BA">
        <w:rPr>
          <w:rFonts w:ascii="Times New Roman" w:hAnsi="Times New Roman" w:cs="Times New Roman"/>
          <w:sz w:val="22"/>
          <w:szCs w:val="22"/>
        </w:rPr>
        <w:t xml:space="preserve">The translation of innovation to practice also relies on partnerships with private industry and academic institutions. EPIC’s network of partners, including SMUD, CALSTART, and LBNL, will play a critical role in advancing technologies through the TRL pipeline. For instance, </w:t>
      </w:r>
      <w:ins w:id="809" w:author="Shannon Boettcher" w:date="2025-01-04T19:16:00Z" w16du:dateUtc="2025-01-05T03:16:00Z">
        <w:r w:rsidR="00B2245F">
          <w:rPr>
            <w:rFonts w:ascii="Times New Roman" w:hAnsi="Times New Roman" w:cs="Times New Roman"/>
            <w:sz w:val="22"/>
            <w:szCs w:val="22"/>
          </w:rPr>
          <w:t xml:space="preserve">the grid-scale batteries and electrolyzers developed at </w:t>
        </w:r>
      </w:ins>
      <w:del w:id="810" w:author="Shannon Boettcher" w:date="2025-01-04T19:16:00Z" w16du:dateUtc="2025-01-05T03:16:00Z">
        <w:r w:rsidRPr="00F245BA" w:rsidDel="00B2245F">
          <w:rPr>
            <w:rFonts w:ascii="Times New Roman" w:hAnsi="Times New Roman" w:cs="Times New Roman"/>
            <w:sz w:val="22"/>
            <w:szCs w:val="22"/>
          </w:rPr>
          <w:delText xml:space="preserve">a novel hydrogen storage system developed at </w:delText>
        </w:r>
      </w:del>
      <w:r w:rsidRPr="00F245BA">
        <w:rPr>
          <w:rFonts w:ascii="Times New Roman" w:hAnsi="Times New Roman" w:cs="Times New Roman"/>
          <w:sz w:val="22"/>
          <w:szCs w:val="22"/>
        </w:rPr>
        <w:t>LBNL</w:t>
      </w:r>
      <w:ins w:id="811" w:author="Shannon Boettcher" w:date="2025-01-04T19:16:00Z" w16du:dateUtc="2025-01-05T03:16:00Z">
        <w:r w:rsidR="00B2245F">
          <w:rPr>
            <w:rFonts w:ascii="Times New Roman" w:hAnsi="Times New Roman" w:cs="Times New Roman"/>
            <w:sz w:val="22"/>
            <w:szCs w:val="22"/>
          </w:rPr>
          <w:t xml:space="preserve"> and UCB</w:t>
        </w:r>
      </w:ins>
      <w:r w:rsidR="008E7445">
        <w:rPr>
          <w:rFonts w:ascii="Times New Roman" w:hAnsi="Times New Roman" w:cs="Times New Roman"/>
          <w:sz w:val="22"/>
          <w:szCs w:val="22"/>
        </w:rPr>
        <w:t xml:space="preserve"> </w:t>
      </w:r>
      <w:commentRangeStart w:id="812"/>
      <w:del w:id="813" w:author="Shannon Boettcher" w:date="2025-01-04T19:16:00Z" w16du:dateUtc="2025-01-05T03:16:00Z">
        <w:r w:rsidRPr="00F245BA" w:rsidDel="00B2245F">
          <w:rPr>
            <w:rFonts w:ascii="Times New Roman" w:hAnsi="Times New Roman" w:cs="Times New Roman"/>
            <w:sz w:val="22"/>
            <w:szCs w:val="22"/>
          </w:rPr>
          <w:delText>could</w:delText>
        </w:r>
      </w:del>
      <w:commentRangeEnd w:id="812"/>
      <w:ins w:id="814" w:author="Shannon Boettcher" w:date="2025-01-04T19:16:00Z" w16du:dateUtc="2025-01-05T03:16:00Z">
        <w:r w:rsidR="00B2245F">
          <w:rPr>
            <w:rFonts w:ascii="Times New Roman" w:hAnsi="Times New Roman" w:cs="Times New Roman"/>
            <w:sz w:val="22"/>
            <w:szCs w:val="22"/>
          </w:rPr>
          <w:t>will</w:t>
        </w:r>
      </w:ins>
      <w:r w:rsidR="008E7445">
        <w:rPr>
          <w:rStyle w:val="CommentReference"/>
          <w:rFonts w:ascii="Calibri" w:eastAsia="Calibri" w:hAnsi="Calibri" w:cs="Calibri"/>
          <w:kern w:val="0"/>
          <w14:ligatures w14:val="none"/>
        </w:rPr>
        <w:commentReference w:id="812"/>
      </w:r>
      <w:r w:rsidRPr="00F245BA">
        <w:rPr>
          <w:rFonts w:ascii="Times New Roman" w:hAnsi="Times New Roman" w:cs="Times New Roman"/>
          <w:sz w:val="22"/>
          <w:szCs w:val="22"/>
        </w:rPr>
        <w:t xml:space="preserve"> be tested and validated in SMUD’s energy grid, moving it from TRL 5 to TRL 7. Similarly, collaborations with CALSTART will support the deployment of clean transportation technologies, ensuring that innovations reach end-users in the most effective and impactful way.</w:t>
      </w:r>
    </w:p>
    <w:p w14:paraId="0B810263" w14:textId="62E0B63F" w:rsidR="00F245BA" w:rsidRPr="00F245BA" w:rsidRDefault="00F245BA" w:rsidP="00F245BA">
      <w:pPr>
        <w:spacing w:after="240"/>
        <w:jc w:val="both"/>
        <w:rPr>
          <w:rFonts w:ascii="Times New Roman" w:hAnsi="Times New Roman" w:cs="Times New Roman"/>
          <w:sz w:val="22"/>
          <w:szCs w:val="22"/>
        </w:rPr>
      </w:pPr>
      <w:r w:rsidRPr="00F245BA">
        <w:rPr>
          <w:rFonts w:ascii="Times New Roman" w:hAnsi="Times New Roman" w:cs="Times New Roman"/>
          <w:sz w:val="22"/>
          <w:szCs w:val="22"/>
        </w:rPr>
        <w:t>Additionally, EPIC’s infrastructure investments will include state-of-the-art testing and prototyping facilities, which are essential for advancing technologies through the later stages of the TRL pipeline. These facilities</w:t>
      </w:r>
      <w:r w:rsidR="00623E7C">
        <w:rPr>
          <w:rFonts w:ascii="Times New Roman" w:hAnsi="Times New Roman" w:cs="Times New Roman"/>
          <w:sz w:val="22"/>
          <w:szCs w:val="22"/>
        </w:rPr>
        <w:t xml:space="preserve">, such as </w:t>
      </w:r>
      <w:r w:rsidR="00623E7C" w:rsidRPr="00623E7C">
        <w:rPr>
          <w:rFonts w:ascii="Times New Roman" w:hAnsi="Times New Roman" w:cs="Times New Roman"/>
          <w:sz w:val="22"/>
          <w:szCs w:val="22"/>
          <w:highlight w:val="yellow"/>
        </w:rPr>
        <w:t>[</w:t>
      </w:r>
      <w:r w:rsidR="00623E7C">
        <w:rPr>
          <w:rFonts w:ascii="Times New Roman" w:hAnsi="Times New Roman" w:cs="Times New Roman"/>
          <w:sz w:val="22"/>
          <w:szCs w:val="22"/>
          <w:highlight w:val="yellow"/>
        </w:rPr>
        <w:t>identify</w:t>
      </w:r>
      <w:r w:rsidR="00623E7C" w:rsidRPr="00623E7C">
        <w:rPr>
          <w:rFonts w:ascii="Times New Roman" w:hAnsi="Times New Roman" w:cs="Times New Roman"/>
          <w:sz w:val="22"/>
          <w:szCs w:val="22"/>
          <w:highlight w:val="yellow"/>
        </w:rPr>
        <w:t xml:space="preserve"> the </w:t>
      </w:r>
      <w:commentRangeStart w:id="815"/>
      <w:commentRangeStart w:id="816"/>
      <w:r w:rsidR="00623E7C" w:rsidRPr="00623E7C">
        <w:rPr>
          <w:rFonts w:ascii="Times New Roman" w:hAnsi="Times New Roman" w:cs="Times New Roman"/>
          <w:sz w:val="22"/>
          <w:szCs w:val="22"/>
          <w:highlight w:val="yellow"/>
        </w:rPr>
        <w:t>specific facilities</w:t>
      </w:r>
      <w:r w:rsidR="00623E7C">
        <w:rPr>
          <w:rFonts w:ascii="Times New Roman" w:hAnsi="Times New Roman" w:cs="Times New Roman"/>
          <w:sz w:val="22"/>
          <w:szCs w:val="22"/>
          <w:highlight w:val="yellow"/>
        </w:rPr>
        <w:t xml:space="preserve"> </w:t>
      </w:r>
      <w:commentRangeEnd w:id="815"/>
      <w:r w:rsidR="00623E7C">
        <w:rPr>
          <w:rStyle w:val="CommentReference"/>
          <w:rFonts w:ascii="Calibri" w:eastAsia="Calibri" w:hAnsi="Calibri" w:cs="Calibri"/>
          <w:kern w:val="0"/>
          <w14:ligatures w14:val="none"/>
        </w:rPr>
        <w:commentReference w:id="815"/>
      </w:r>
      <w:commentRangeEnd w:id="816"/>
      <w:r w:rsidR="00497656">
        <w:rPr>
          <w:rStyle w:val="CommentReference"/>
          <w:rFonts w:ascii="Calibri" w:eastAsia="Calibri" w:hAnsi="Calibri" w:cs="Calibri"/>
          <w:kern w:val="0"/>
          <w14:ligatures w14:val="none"/>
        </w:rPr>
        <w:commentReference w:id="816"/>
      </w:r>
      <w:r w:rsidR="00623E7C">
        <w:rPr>
          <w:rFonts w:ascii="Times New Roman" w:hAnsi="Times New Roman" w:cs="Times New Roman"/>
          <w:sz w:val="22"/>
          <w:szCs w:val="22"/>
          <w:highlight w:val="yellow"/>
        </w:rPr>
        <w:t>here</w:t>
      </w:r>
      <w:r w:rsidR="00623E7C" w:rsidRPr="00623E7C">
        <w:rPr>
          <w:rFonts w:ascii="Times New Roman" w:hAnsi="Times New Roman" w:cs="Times New Roman"/>
          <w:sz w:val="22"/>
          <w:szCs w:val="22"/>
          <w:highlight w:val="yellow"/>
        </w:rPr>
        <w:t>]</w:t>
      </w:r>
      <w:r w:rsidR="00623E7C">
        <w:rPr>
          <w:rFonts w:ascii="Times New Roman" w:hAnsi="Times New Roman" w:cs="Times New Roman"/>
          <w:sz w:val="22"/>
          <w:szCs w:val="22"/>
        </w:rPr>
        <w:t>,</w:t>
      </w:r>
      <w:r w:rsidRPr="00F245BA">
        <w:rPr>
          <w:rFonts w:ascii="Times New Roman" w:hAnsi="Times New Roman" w:cs="Times New Roman"/>
          <w:sz w:val="22"/>
          <w:szCs w:val="22"/>
        </w:rPr>
        <w:t xml:space="preserve"> will provide researchers and manufacturers with the tools and space needed to refine and scale their innovations. For example, advanced prototyping labs at the CMC will enable teams to simulate real-world conditions, accelerating the transition from TRL 6 (technology demonstrated in a relevant environment) to TRL 8 (complete system qualified and ready for deployment).</w:t>
      </w:r>
    </w:p>
    <w:p w14:paraId="1024CAF2" w14:textId="57FFC127" w:rsidR="00F245BA" w:rsidRDefault="00F245BA" w:rsidP="00F245BA">
      <w:pPr>
        <w:spacing w:after="240"/>
        <w:jc w:val="both"/>
        <w:rPr>
          <w:rFonts w:ascii="Times New Roman" w:hAnsi="Times New Roman" w:cs="Times New Roman"/>
          <w:sz w:val="22"/>
          <w:szCs w:val="22"/>
        </w:rPr>
      </w:pPr>
      <w:r w:rsidRPr="00F245BA">
        <w:rPr>
          <w:rFonts w:ascii="Times New Roman" w:hAnsi="Times New Roman" w:cs="Times New Roman"/>
          <w:sz w:val="22"/>
          <w:szCs w:val="22"/>
        </w:rPr>
        <w:t>By addressing the critical gaps in infrastructure and support for commercialization, EPIC will create a seamless pathway for translating innovation into practice. Its integration of TRL and ARL frameworks, combined with the state’s natural and logistical advantages, positions the Central Valley as a leader in advancing clean energy and mobility technologies. This</w:t>
      </w:r>
      <w:r w:rsidR="00623E7C">
        <w:rPr>
          <w:rFonts w:ascii="Times New Roman" w:hAnsi="Times New Roman" w:cs="Times New Roman"/>
          <w:sz w:val="22"/>
          <w:szCs w:val="22"/>
        </w:rPr>
        <w:t xml:space="preserve"> comprehensive</w:t>
      </w:r>
      <w:r w:rsidRPr="00F245BA">
        <w:rPr>
          <w:rFonts w:ascii="Times New Roman" w:hAnsi="Times New Roman" w:cs="Times New Roman"/>
          <w:sz w:val="22"/>
          <w:szCs w:val="22"/>
        </w:rPr>
        <w:t xml:space="preserve"> approach ensures that innovations not only reach market readiness but also achieve widespread adoption, driving economic growth, reducing </w:t>
      </w:r>
      <w:r w:rsidR="00623E7C">
        <w:rPr>
          <w:rFonts w:ascii="Times New Roman" w:hAnsi="Times New Roman" w:cs="Times New Roman"/>
          <w:sz w:val="22"/>
          <w:szCs w:val="22"/>
        </w:rPr>
        <w:t>GHG</w:t>
      </w:r>
      <w:r w:rsidRPr="00F245BA">
        <w:rPr>
          <w:rFonts w:ascii="Times New Roman" w:hAnsi="Times New Roman" w:cs="Times New Roman"/>
          <w:sz w:val="22"/>
          <w:szCs w:val="22"/>
        </w:rPr>
        <w:t xml:space="preserve"> emissions, and establishing California as a global hub for sustainable innovation. Through the collaborative efforts of its partners and stakeholders, EPIC will transform the region’s innovation ecosystem, setting a new standard for translating groundbreaking research into practical, market-driven solutions.</w:t>
      </w:r>
    </w:p>
    <w:p w14:paraId="2F3A0AF0" w14:textId="60E277B9" w:rsidR="001807AE" w:rsidRPr="001807AE" w:rsidRDefault="00BE1E4D" w:rsidP="001807AE">
      <w:pPr>
        <w:keepNext/>
        <w:keepLines/>
        <w:numPr>
          <w:ilvl w:val="0"/>
          <w:numId w:val="3"/>
        </w:numPr>
        <w:spacing w:before="160" w:after="80"/>
        <w:outlineLvl w:val="2"/>
        <w:rPr>
          <w:rFonts w:ascii="Times New Roman" w:eastAsia="Calibri" w:hAnsi="Times New Roman" w:cs="Times New Roman"/>
          <w:b/>
          <w:bCs/>
          <w:iCs/>
          <w:kern w:val="0"/>
          <w:sz w:val="22"/>
          <w:szCs w:val="21"/>
          <w14:ligatures w14:val="none"/>
        </w:rPr>
      </w:pPr>
      <w:r>
        <w:rPr>
          <w:rFonts w:ascii="Times New Roman" w:eastAsia="Calibri" w:hAnsi="Times New Roman" w:cs="Times New Roman"/>
          <w:b/>
          <w:bCs/>
          <w:iCs/>
          <w:kern w:val="0"/>
          <w:sz w:val="22"/>
          <w:szCs w:val="21"/>
          <w:highlight w:val="red"/>
          <w14:ligatures w14:val="none"/>
        </w:rPr>
        <w:t xml:space="preserve">Workforce </w:t>
      </w:r>
      <w:r w:rsidRPr="00BE1E4D">
        <w:rPr>
          <w:rFonts w:ascii="Times New Roman" w:eastAsia="Calibri" w:hAnsi="Times New Roman" w:cs="Times New Roman"/>
          <w:b/>
          <w:bCs/>
          <w:iCs/>
          <w:kern w:val="0"/>
          <w:sz w:val="22"/>
          <w:szCs w:val="21"/>
          <w:highlight w:val="darkCyan"/>
          <w14:ligatures w14:val="none"/>
        </w:rPr>
        <w:t>Development</w:t>
      </w:r>
      <w:commentRangeStart w:id="817"/>
      <w:commentRangeEnd w:id="817"/>
      <w:r w:rsidR="00803334" w:rsidRPr="00BE1E4D">
        <w:rPr>
          <w:rStyle w:val="CommentReference"/>
          <w:rFonts w:ascii="Calibri" w:eastAsia="Calibri" w:hAnsi="Calibri" w:cs="Calibri"/>
          <w:kern w:val="0"/>
          <w:highlight w:val="darkCyan"/>
          <w14:ligatures w14:val="none"/>
        </w:rPr>
        <w:commentReference w:id="817"/>
      </w:r>
    </w:p>
    <w:p w14:paraId="2717AA0D" w14:textId="62EE179E" w:rsidR="00FB5E5A" w:rsidRDefault="00B27FB8" w:rsidP="00FB5E5A">
      <w:pPr>
        <w:pBdr>
          <w:top w:val="nil"/>
          <w:left w:val="nil"/>
          <w:bottom w:val="nil"/>
          <w:right w:val="nil"/>
          <w:between w:val="nil"/>
        </w:pBdr>
        <w:spacing w:after="240"/>
        <w:jc w:val="both"/>
        <w:rPr>
          <w:rFonts w:ascii="Times New Roman" w:eastAsia="Calibri" w:hAnsi="Times New Roman" w:cs="Times New Roman"/>
          <w:sz w:val="22"/>
          <w:szCs w:val="22"/>
        </w:rPr>
      </w:pPr>
      <w:r w:rsidRPr="00B27FB8">
        <w:rPr>
          <w:rFonts w:ascii="Times New Roman" w:eastAsia="Calibri" w:hAnsi="Times New Roman" w:cs="Times New Roman"/>
          <w:kern w:val="0"/>
          <w:sz w:val="22"/>
          <w:szCs w:val="22"/>
          <w14:ligatures w14:val="none"/>
        </w:rPr>
        <w:t xml:space="preserve">A gap in targeted education and training programs for clean energy and technology careers limits the </w:t>
      </w:r>
      <w:r w:rsidRPr="00FB5E5A">
        <w:rPr>
          <w:rFonts w:ascii="Times New Roman" w:eastAsia="Calibri" w:hAnsi="Times New Roman" w:cs="Times New Roman"/>
          <w:kern w:val="0"/>
          <w:sz w:val="22"/>
          <w:szCs w:val="22"/>
          <w14:ligatures w14:val="none"/>
        </w:rPr>
        <w:t xml:space="preserve">development of a skilled workforce, particularly among underserved populations. </w:t>
      </w:r>
      <w:r w:rsidR="00FB5E5A" w:rsidRPr="00FB5E5A">
        <w:rPr>
          <w:rFonts w:ascii="Times New Roman" w:eastAsia="Calibri" w:hAnsi="Times New Roman" w:cs="Times New Roman"/>
          <w:sz w:val="22"/>
          <w:szCs w:val="22"/>
        </w:rPr>
        <w:t>The Central Valley has historically been a cornerstone of California's economy, yet it faces a critical transition as traditional oil and gas industries decline, necessitating workforce shifts into clean energy and sustainable technologies. Kern County, housing over 70</w:t>
      </w:r>
      <w:r w:rsidR="00E6035E">
        <w:rPr>
          <w:rFonts w:ascii="Times New Roman" w:eastAsia="Calibri" w:hAnsi="Times New Roman" w:cs="Times New Roman"/>
          <w:sz w:val="22"/>
          <w:szCs w:val="22"/>
        </w:rPr>
        <w:t xml:space="preserve"> percent</w:t>
      </w:r>
      <w:r w:rsidR="00FB5E5A" w:rsidRPr="00FB5E5A">
        <w:rPr>
          <w:rFonts w:ascii="Times New Roman" w:eastAsia="Calibri" w:hAnsi="Times New Roman" w:cs="Times New Roman"/>
          <w:sz w:val="22"/>
          <w:szCs w:val="22"/>
        </w:rPr>
        <w:t xml:space="preserve"> of the state's oil and gas wells, exemplifies the region's dependence on this sector. However, environmental and health consequences tied to these industries have disproportionately impacted disadvantaged communities</w:t>
      </w:r>
      <w:del w:id="818" w:author="Shannon Boettcher" w:date="2025-01-05T11:29:00Z" w16du:dateUtc="2025-01-05T19:29:00Z">
        <w:r w:rsidR="00FB5E5A" w:rsidRPr="00FB5E5A" w:rsidDel="00170CB2">
          <w:rPr>
            <w:rFonts w:ascii="Times New Roman" w:eastAsia="Calibri" w:hAnsi="Times New Roman" w:cs="Times New Roman"/>
            <w:sz w:val="22"/>
            <w:szCs w:val="22"/>
          </w:rPr>
          <w:delText>, particularly BIPOC</w:delText>
        </w:r>
      </w:del>
      <w:r w:rsidR="00FB5E5A" w:rsidRPr="00FB5E5A">
        <w:rPr>
          <w:rFonts w:ascii="Times New Roman" w:eastAsia="Calibri" w:hAnsi="Times New Roman" w:cs="Times New Roman"/>
          <w:sz w:val="22"/>
          <w:szCs w:val="22"/>
        </w:rPr>
        <w:t>. For instance, nearly 9 out of 10 residents in low-income communities live within proximity to active oil wells, bearing a disproportionate burden of pollution and adverse health effects.</w:t>
      </w:r>
      <w:r w:rsidR="00FB5E5A">
        <w:rPr>
          <w:rFonts w:ascii="Times New Roman" w:eastAsia="Calibri" w:hAnsi="Times New Roman" w:cs="Times New Roman"/>
          <w:sz w:val="22"/>
          <w:szCs w:val="22"/>
        </w:rPr>
        <w:t xml:space="preserve"> </w:t>
      </w:r>
    </w:p>
    <w:p w14:paraId="3BBDE64F" w14:textId="4866B417" w:rsidR="00FB5E5A" w:rsidRPr="00FB5E5A" w:rsidRDefault="00FB5E5A" w:rsidP="00FB5E5A">
      <w:pPr>
        <w:pBdr>
          <w:top w:val="nil"/>
          <w:left w:val="nil"/>
          <w:bottom w:val="nil"/>
          <w:right w:val="nil"/>
          <w:between w:val="nil"/>
        </w:pBdr>
        <w:spacing w:after="240"/>
        <w:jc w:val="both"/>
        <w:rPr>
          <w:rFonts w:ascii="Times New Roman" w:eastAsia="Calibri" w:hAnsi="Times New Roman" w:cs="Times New Roman"/>
          <w:sz w:val="22"/>
          <w:szCs w:val="22"/>
        </w:rPr>
      </w:pPr>
      <w:r w:rsidRPr="00FB5E5A">
        <w:rPr>
          <w:rFonts w:ascii="Times New Roman" w:eastAsia="Calibri" w:hAnsi="Times New Roman" w:cs="Times New Roman"/>
          <w:kern w:val="0"/>
          <w:sz w:val="22"/>
          <w:szCs w:val="22"/>
          <w14:ligatures w14:val="none"/>
        </w:rPr>
        <w:t xml:space="preserve">Simultaneously, the Central Valley’s agriculture-dominated economy employs thousands across the region in labor-intensive, often seasonal positions that lack long-term stability. With agriculture accounting for </w:t>
      </w:r>
      <w:r w:rsidRPr="00FB5E5A">
        <w:rPr>
          <w:rFonts w:ascii="Times New Roman" w:eastAsia="Calibri" w:hAnsi="Times New Roman" w:cs="Times New Roman"/>
          <w:kern w:val="0"/>
          <w:sz w:val="22"/>
          <w:szCs w:val="22"/>
          <w14:ligatures w14:val="none"/>
        </w:rPr>
        <w:lastRenderedPageBreak/>
        <w:t>significant water consumption and environmental impacts, the sector faces increasing pressure to innovate and adopt sustainable practices.</w:t>
      </w:r>
    </w:p>
    <w:p w14:paraId="7F3932FF" w14:textId="77777777" w:rsidR="00FB5E5A" w:rsidRPr="00FB5E5A" w:rsidRDefault="00FB5E5A" w:rsidP="00FB5E5A">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sidRPr="00FB5E5A">
        <w:rPr>
          <w:rFonts w:ascii="Times New Roman" w:eastAsia="Calibri" w:hAnsi="Times New Roman" w:cs="Times New Roman"/>
          <w:kern w:val="0"/>
          <w:sz w:val="22"/>
          <w:szCs w:val="22"/>
          <w14:ligatures w14:val="none"/>
        </w:rPr>
        <w:t>This dual reliance on oil and agriculture underscores the need for a transformative workforce strategy that prioritizes clean energy, sustainable agriculture, and emerging technologies. The Central Valley’s shift toward clean energy provides an unprecedented opportunity to align workforce development initiatives with the region’s evolving needs. However, systemic gaps, including limited access to training programs, a lack of connectivity between industry and education providers, and historical underinvestment in workforce pipelines, persist.</w:t>
      </w:r>
    </w:p>
    <w:p w14:paraId="33D5D8B0" w14:textId="70D45D03" w:rsidR="00DF3787" w:rsidRPr="00C74F34" w:rsidRDefault="00034DD3" w:rsidP="00DF3787">
      <w:pPr>
        <w:rPr>
          <w:ins w:id="819" w:author="Jane Dong" w:date="2025-01-06T17:22:00Z" w16du:dateUtc="2025-01-07T01:22:00Z"/>
          <w:rFonts w:ascii="Arial" w:eastAsia="Times New Roman" w:hAnsi="Arial" w:cs="Arial"/>
          <w:color w:val="202122"/>
          <w:sz w:val="20"/>
          <w:szCs w:val="20"/>
        </w:rPr>
      </w:pPr>
      <w:r>
        <w:rPr>
          <w:rFonts w:ascii="Times New Roman" w:eastAsia="Calibri" w:hAnsi="Times New Roman" w:cs="Times New Roman"/>
          <w:kern w:val="0"/>
          <w:sz w:val="22"/>
          <w:szCs w:val="22"/>
          <w14:ligatures w14:val="none"/>
        </w:rPr>
        <w:t>EPIC</w:t>
      </w:r>
      <w:r w:rsidR="00FB5E5A">
        <w:rPr>
          <w:rFonts w:ascii="Times New Roman" w:eastAsia="Calibri" w:hAnsi="Times New Roman" w:cs="Times New Roman"/>
          <w:kern w:val="0"/>
          <w:sz w:val="22"/>
          <w:szCs w:val="22"/>
          <w14:ligatures w14:val="none"/>
        </w:rPr>
        <w:t xml:space="preserve"> aims to develop a comprehensive understanding of current and future workforce needs through its use-inspired research and the translation of innovations into practice</w:t>
      </w:r>
      <w:r w:rsidR="00FB5E5A" w:rsidRPr="00FB5E5A">
        <w:rPr>
          <w:rFonts w:ascii="Times New Roman" w:eastAsia="Calibri" w:hAnsi="Times New Roman" w:cs="Times New Roman"/>
          <w:kern w:val="0"/>
          <w:sz w:val="22"/>
          <w:szCs w:val="22"/>
          <w14:ligatures w14:val="none"/>
        </w:rPr>
        <w:t xml:space="preserve">. </w:t>
      </w:r>
      <w:ins w:id="820" w:author="Jane Dong" w:date="2025-01-06T17:22:00Z" w16du:dateUtc="2025-01-07T01:22:00Z">
        <w:r w:rsidR="00DF3787" w:rsidRPr="00C74F34">
          <w:rPr>
            <w:rFonts w:ascii="Arial" w:eastAsia="Times New Roman" w:hAnsi="Arial" w:cs="Arial"/>
            <w:color w:val="202122"/>
            <w:sz w:val="20"/>
            <w:szCs w:val="20"/>
          </w:rPr>
          <w:t xml:space="preserve">An ecosystem of workforce development and management is an essential part of </w:t>
        </w:r>
        <w:r w:rsidR="00DF3787">
          <w:rPr>
            <w:rFonts w:ascii="Arial" w:eastAsia="Times New Roman" w:hAnsi="Arial" w:cs="Arial"/>
            <w:color w:val="202122"/>
            <w:sz w:val="20"/>
            <w:szCs w:val="20"/>
          </w:rPr>
          <w:t>the engine</w:t>
        </w:r>
        <w:r w:rsidR="00DF3787" w:rsidRPr="00C74F34">
          <w:rPr>
            <w:rFonts w:ascii="Arial" w:eastAsia="Times New Roman" w:hAnsi="Arial" w:cs="Arial"/>
            <w:color w:val="202122"/>
            <w:sz w:val="20"/>
            <w:szCs w:val="20"/>
          </w:rPr>
          <w:t xml:space="preserve"> to meet the following goals: 1) a close collaboration between the </w:t>
        </w:r>
        <w:r w:rsidR="00DF3787">
          <w:rPr>
            <w:rFonts w:ascii="Arial" w:eastAsia="Times New Roman" w:hAnsi="Arial" w:cs="Arial"/>
            <w:color w:val="202122"/>
            <w:sz w:val="20"/>
            <w:szCs w:val="20"/>
          </w:rPr>
          <w:t xml:space="preserve">regional </w:t>
        </w:r>
        <w:r w:rsidR="00DF3787" w:rsidRPr="00C74F34">
          <w:rPr>
            <w:rFonts w:ascii="Arial" w:eastAsia="Times New Roman" w:hAnsi="Arial" w:cs="Arial"/>
            <w:color w:val="202122"/>
            <w:sz w:val="20"/>
            <w:szCs w:val="20"/>
          </w:rPr>
          <w:t xml:space="preserve">industry, business and education sectors to monitor the workforce evolution and identify the gaps in talents; 2) a well-established education pathway for talent development, including outreach and community engagement; 3) identify new ways to build skills and credentials and establish a wide array of career development programs for students or job seekers; </w:t>
        </w:r>
        <w:r w:rsidR="00DF3787">
          <w:rPr>
            <w:rFonts w:ascii="Arial" w:eastAsia="Times New Roman" w:hAnsi="Arial" w:cs="Arial"/>
            <w:color w:val="202122"/>
            <w:sz w:val="20"/>
            <w:szCs w:val="20"/>
          </w:rPr>
          <w:t xml:space="preserve">and </w:t>
        </w:r>
        <w:r w:rsidR="00DF3787" w:rsidRPr="00C74F34">
          <w:rPr>
            <w:rFonts w:ascii="Arial" w:eastAsia="Times New Roman" w:hAnsi="Arial" w:cs="Arial"/>
            <w:color w:val="202122"/>
            <w:sz w:val="20"/>
            <w:szCs w:val="20"/>
          </w:rPr>
          <w:t xml:space="preserve">4) </w:t>
        </w:r>
        <w:r w:rsidR="00DF3787">
          <w:rPr>
            <w:rFonts w:ascii="Arial" w:eastAsia="Times New Roman" w:hAnsi="Arial" w:cs="Arial"/>
            <w:color w:val="202122"/>
            <w:sz w:val="20"/>
            <w:szCs w:val="20"/>
          </w:rPr>
          <w:t>l</w:t>
        </w:r>
        <w:r w:rsidR="00DF3787" w:rsidRPr="00C74F34">
          <w:rPr>
            <w:rFonts w:ascii="Arial" w:eastAsia="Times New Roman" w:hAnsi="Arial" w:cs="Arial"/>
            <w:color w:val="202122"/>
            <w:sz w:val="20"/>
            <w:szCs w:val="20"/>
          </w:rPr>
          <w:t>eadership development to effectively cultivate a culture to support diversity, inclusion</w:t>
        </w:r>
        <w:r w:rsidR="00DF3787">
          <w:rPr>
            <w:rFonts w:ascii="Arial" w:eastAsia="Times New Roman" w:hAnsi="Arial" w:cs="Arial"/>
            <w:color w:val="202122"/>
            <w:sz w:val="20"/>
            <w:szCs w:val="20"/>
          </w:rPr>
          <w:t>,</w:t>
        </w:r>
        <w:r w:rsidR="00DF3787" w:rsidRPr="00C74F34">
          <w:rPr>
            <w:rFonts w:ascii="Arial" w:eastAsia="Times New Roman" w:hAnsi="Arial" w:cs="Arial"/>
            <w:color w:val="202122"/>
            <w:sz w:val="20"/>
            <w:szCs w:val="20"/>
          </w:rPr>
          <w:t xml:space="preserve"> and life-long </w:t>
        </w:r>
      </w:ins>
      <w:customXmlInsRangeStart w:id="821" w:author="Jane Dong" w:date="2025-01-06T17:22:00Z"/>
      <w:sdt>
        <w:sdtPr>
          <w:rPr>
            <w:rFonts w:ascii="Arial" w:hAnsi="Arial" w:cs="Arial"/>
            <w:sz w:val="20"/>
            <w:szCs w:val="20"/>
          </w:rPr>
          <w:tag w:val="goog_rdk_10"/>
          <w:id w:val="1614933913"/>
        </w:sdtPr>
        <w:sdtContent>
          <w:customXmlInsRangeEnd w:id="821"/>
          <w:customXmlInsRangeStart w:id="822" w:author="Jane Dong" w:date="2025-01-06T17:22:00Z"/>
        </w:sdtContent>
      </w:sdt>
      <w:customXmlInsRangeEnd w:id="822"/>
      <w:ins w:id="823" w:author="Jane Dong" w:date="2025-01-06T17:22:00Z" w16du:dateUtc="2025-01-07T01:22:00Z">
        <w:r w:rsidR="00DF3787" w:rsidRPr="00C74F34">
          <w:rPr>
            <w:rFonts w:ascii="Arial" w:eastAsia="Times New Roman" w:hAnsi="Arial" w:cs="Arial"/>
            <w:color w:val="202122"/>
            <w:sz w:val="20"/>
            <w:szCs w:val="20"/>
          </w:rPr>
          <w:t xml:space="preserve">learning.      </w:t>
        </w:r>
      </w:ins>
    </w:p>
    <w:p w14:paraId="139E4F30" w14:textId="542000E4" w:rsidR="00FB5E5A" w:rsidDel="00DF3787" w:rsidRDefault="00FB5E5A" w:rsidP="00FB5E5A">
      <w:pPr>
        <w:pBdr>
          <w:top w:val="nil"/>
          <w:left w:val="nil"/>
          <w:bottom w:val="nil"/>
          <w:right w:val="nil"/>
          <w:between w:val="nil"/>
        </w:pBdr>
        <w:spacing w:after="240"/>
        <w:jc w:val="both"/>
        <w:rPr>
          <w:del w:id="824" w:author="Jane Dong" w:date="2025-01-06T17:23:00Z" w16du:dateUtc="2025-01-07T01:23:00Z"/>
          <w:rFonts w:ascii="Times New Roman" w:eastAsia="Calibri" w:hAnsi="Times New Roman" w:cs="Times New Roman"/>
          <w:kern w:val="0"/>
          <w:sz w:val="22"/>
          <w:szCs w:val="22"/>
          <w14:ligatures w14:val="none"/>
        </w:rPr>
      </w:pPr>
      <w:del w:id="825" w:author="Jane Dong" w:date="2025-01-06T17:23:00Z" w16du:dateUtc="2025-01-07T01:23:00Z">
        <w:r w:rsidRPr="00FB5E5A" w:rsidDel="00DF3787">
          <w:rPr>
            <w:rFonts w:ascii="Times New Roman" w:eastAsia="Calibri" w:hAnsi="Times New Roman" w:cs="Times New Roman"/>
            <w:kern w:val="0"/>
            <w:sz w:val="22"/>
            <w:szCs w:val="22"/>
            <w14:ligatures w14:val="none"/>
          </w:rPr>
          <w:delText>By designing and deploying targeted programs, the Engine will empower the region to meet these challenges while fostering an inclusive, equitable workforce pipeline.</w:delText>
        </w:r>
      </w:del>
    </w:p>
    <w:p w14:paraId="512014BF" w14:textId="09C7CBEB" w:rsidR="00807E68" w:rsidRDefault="00034DD3" w:rsidP="00807E68">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Pr>
          <w:rFonts w:ascii="Times New Roman" w:eastAsia="Calibri" w:hAnsi="Times New Roman" w:cs="Times New Roman"/>
          <w:kern w:val="0"/>
          <w:sz w:val="22"/>
          <w:szCs w:val="22"/>
          <w14:ligatures w14:val="none"/>
        </w:rPr>
        <w:t>EPIC</w:t>
      </w:r>
      <w:r w:rsidR="00B27FB8" w:rsidRPr="00B27FB8">
        <w:rPr>
          <w:rFonts w:ascii="Times New Roman" w:eastAsia="Calibri" w:hAnsi="Times New Roman" w:cs="Times New Roman"/>
          <w:kern w:val="0"/>
          <w:sz w:val="22"/>
          <w:szCs w:val="22"/>
          <w14:ligatures w14:val="none"/>
        </w:rPr>
        <w:t xml:space="preserve"> will facilitate training and job opportunities in clean energy and </w:t>
      </w:r>
      <w:r w:rsidR="007105A7" w:rsidRPr="007105A7">
        <w:rPr>
          <w:rFonts w:ascii="Times New Roman" w:hAnsi="Times New Roman" w:cs="Times New Roman"/>
          <w:sz w:val="22"/>
          <w:szCs w:val="22"/>
        </w:rPr>
        <w:t>electrochemical</w:t>
      </w:r>
      <w:r w:rsidR="00B27FB8" w:rsidRPr="00B27FB8">
        <w:rPr>
          <w:rFonts w:ascii="Times New Roman" w:eastAsia="Calibri" w:hAnsi="Times New Roman" w:cs="Times New Roman"/>
          <w:kern w:val="0"/>
          <w:sz w:val="22"/>
          <w:szCs w:val="22"/>
          <w14:ligatures w14:val="none"/>
        </w:rPr>
        <w:t xml:space="preserve"> sectors that meet the definition of high-road jobs and serve disadvantaged communities experiencing poverty and low levels of educational attainment. </w:t>
      </w:r>
      <w:commentRangeStart w:id="826"/>
      <w:commentRangeStart w:id="827"/>
      <w:r w:rsidR="00B27FB8" w:rsidRPr="00B27FB8">
        <w:rPr>
          <w:rFonts w:ascii="Times New Roman" w:eastAsia="Calibri" w:hAnsi="Times New Roman" w:cs="Times New Roman"/>
          <w:kern w:val="0"/>
          <w:sz w:val="22"/>
          <w:szCs w:val="22"/>
          <w14:ligatures w14:val="none"/>
        </w:rPr>
        <w:t xml:space="preserve">Increases in manufacturing jobs </w:t>
      </w:r>
      <w:commentRangeEnd w:id="826"/>
      <w:r w:rsidR="00FB5E5A">
        <w:rPr>
          <w:rStyle w:val="CommentReference"/>
          <w:rFonts w:ascii="Calibri" w:eastAsia="Calibri" w:hAnsi="Calibri" w:cs="Calibri"/>
          <w:kern w:val="0"/>
          <w14:ligatures w14:val="none"/>
        </w:rPr>
        <w:commentReference w:id="826"/>
      </w:r>
      <w:commentRangeEnd w:id="827"/>
      <w:r w:rsidR="00B67609">
        <w:rPr>
          <w:rStyle w:val="CommentReference"/>
          <w:rFonts w:ascii="Calibri" w:eastAsia="Calibri" w:hAnsi="Calibri" w:cs="Calibri"/>
          <w:kern w:val="0"/>
          <w14:ligatures w14:val="none"/>
        </w:rPr>
        <w:commentReference w:id="827"/>
      </w:r>
      <w:r w:rsidR="00B27FB8" w:rsidRPr="00B27FB8">
        <w:rPr>
          <w:rFonts w:ascii="Times New Roman" w:eastAsia="Calibri" w:hAnsi="Times New Roman" w:cs="Times New Roman"/>
          <w:kern w:val="0"/>
          <w:sz w:val="22"/>
          <w:szCs w:val="22"/>
          <w14:ligatures w14:val="none"/>
        </w:rPr>
        <w:t>will also allow community members with high school equivalent levels of education access to union and middle-income job security with opportunities for growth.</w:t>
      </w:r>
      <w:r w:rsidR="00807E68">
        <w:rPr>
          <w:rFonts w:ascii="Times New Roman" w:eastAsia="Calibri" w:hAnsi="Times New Roman" w:cs="Times New Roman"/>
          <w:kern w:val="0"/>
          <w:sz w:val="22"/>
          <w:szCs w:val="22"/>
          <w14:ligatures w14:val="none"/>
        </w:rPr>
        <w:t xml:space="preserve"> </w:t>
      </w:r>
      <w:r w:rsidR="00807E68" w:rsidRPr="00807E68">
        <w:rPr>
          <w:rFonts w:ascii="Times New Roman" w:eastAsia="Calibri" w:hAnsi="Times New Roman" w:cs="Times New Roman"/>
          <w:kern w:val="0"/>
          <w:sz w:val="22"/>
          <w:szCs w:val="22"/>
          <w14:ligatures w14:val="none"/>
        </w:rPr>
        <w:t>Recruitment efforts will include partnerships with CBOs, Workforce Development Boards (WDBs), and educational institutions to provide comprehensive training and job placement services. The program will integrate on-the-job training opportunities, internships, and apprenticeships to ensure participants acquire both technical skills and real-world experience.</w:t>
      </w:r>
      <w:r w:rsidR="00807E68">
        <w:rPr>
          <w:rFonts w:ascii="Times New Roman" w:eastAsia="Calibri" w:hAnsi="Times New Roman" w:cs="Times New Roman"/>
          <w:kern w:val="0"/>
          <w:sz w:val="22"/>
          <w:szCs w:val="22"/>
          <w14:ligatures w14:val="none"/>
        </w:rPr>
        <w:t xml:space="preserve"> Community Champions will lead outreach efforts to connect marginalized populations with program resources to further enhance inclusivity</w:t>
      </w:r>
      <w:r w:rsidR="00807E68" w:rsidRPr="00807E68">
        <w:rPr>
          <w:rFonts w:ascii="Times New Roman" w:eastAsia="Calibri" w:hAnsi="Times New Roman" w:cs="Times New Roman"/>
          <w:kern w:val="0"/>
          <w:sz w:val="22"/>
          <w:szCs w:val="22"/>
          <w14:ligatures w14:val="none"/>
        </w:rPr>
        <w:t>. This DEIA-driven strategy ensures the equitable distribution of opportunities while fostering a diverse workforce capable of driving regional innovation.</w:t>
      </w:r>
      <w:r w:rsidR="00B27FB8" w:rsidRPr="00B27FB8">
        <w:rPr>
          <w:rFonts w:ascii="Times New Roman" w:eastAsia="Calibri" w:hAnsi="Times New Roman" w:cs="Times New Roman"/>
          <w:kern w:val="0"/>
          <w:sz w:val="22"/>
          <w:szCs w:val="22"/>
          <w14:ligatures w14:val="none"/>
        </w:rPr>
        <w:t xml:space="preserve"> </w:t>
      </w:r>
    </w:p>
    <w:p w14:paraId="038E6BE3" w14:textId="77777777" w:rsidR="00170CB2" w:rsidRDefault="00B27FB8" w:rsidP="00B67609">
      <w:pPr>
        <w:pBdr>
          <w:top w:val="nil"/>
          <w:left w:val="nil"/>
          <w:bottom w:val="nil"/>
          <w:right w:val="nil"/>
          <w:between w:val="nil"/>
        </w:pBdr>
        <w:spacing w:after="240"/>
        <w:jc w:val="both"/>
        <w:rPr>
          <w:ins w:id="828" w:author="Shannon Boettcher" w:date="2025-01-05T11:29:00Z" w16du:dateUtc="2025-01-05T19:29:00Z"/>
          <w:rFonts w:ascii="Times New Roman" w:eastAsia="Calibri" w:hAnsi="Times New Roman" w:cs="Times New Roman"/>
          <w:kern w:val="0"/>
          <w:sz w:val="22"/>
          <w:szCs w:val="22"/>
          <w14:ligatures w14:val="none"/>
        </w:rPr>
      </w:pPr>
      <w:r w:rsidRPr="00B27FB8">
        <w:rPr>
          <w:rFonts w:ascii="Times New Roman" w:eastAsia="Calibri" w:hAnsi="Times New Roman" w:cs="Times New Roman"/>
          <w:kern w:val="0"/>
          <w:sz w:val="22"/>
          <w:szCs w:val="22"/>
          <w14:ligatures w14:val="none"/>
        </w:rPr>
        <w:t xml:space="preserve">CSUB, CSUF, and </w:t>
      </w:r>
      <w:r w:rsidR="00A944EB">
        <w:rPr>
          <w:rFonts w:ascii="Times New Roman" w:eastAsia="Calibri" w:hAnsi="Times New Roman" w:cs="Times New Roman"/>
          <w:kern w:val="0"/>
          <w:sz w:val="22"/>
          <w:szCs w:val="22"/>
          <w14:ligatures w14:val="none"/>
        </w:rPr>
        <w:t>CSUS</w:t>
      </w:r>
      <w:r w:rsidRPr="00B27FB8">
        <w:rPr>
          <w:rFonts w:ascii="Times New Roman" w:eastAsia="Calibri" w:hAnsi="Times New Roman" w:cs="Times New Roman"/>
          <w:kern w:val="0"/>
          <w:sz w:val="22"/>
          <w:szCs w:val="22"/>
          <w14:ligatures w14:val="none"/>
        </w:rPr>
        <w:t xml:space="preserve"> will serve as regional hubs to broaden educational access in collaboration with local community colleges and high school districts. Stackable certificate programs will be developed to provide a flexible educational pathway to develop talents adapted to the proposed engine. Opportunities for union workers to transition their skills into a new workforce will help alleviate the economic dip that may come from the worldwide transition away from O&amp;G industries. </w:t>
      </w:r>
    </w:p>
    <w:p w14:paraId="53B9122F" w14:textId="1523324F" w:rsidR="00D60AB4" w:rsidRPr="00D60AB4" w:rsidRDefault="00B27FB8" w:rsidP="00F34F96">
      <w:pPr>
        <w:spacing w:after="240"/>
        <w:jc w:val="both"/>
        <w:rPr>
          <w:ins w:id="829" w:author="Shannon Boettcher" w:date="2025-01-05T11:49:00Z" w16du:dateUtc="2025-01-05T19:49:00Z"/>
          <w:rFonts w:ascii="Times New Roman" w:hAnsi="Times New Roman" w:cs="Times New Roman"/>
          <w:sz w:val="22"/>
          <w:szCs w:val="22"/>
          <w:rPrChange w:id="830" w:author="Shannon Boettcher" w:date="2025-01-05T11:49:00Z" w16du:dateUtc="2025-01-05T19:49:00Z">
            <w:rPr>
              <w:ins w:id="831" w:author="Shannon Boettcher" w:date="2025-01-05T11:49:00Z" w16du:dateUtc="2025-01-05T19:49:00Z"/>
              <w:rFonts w:ascii="Times New Roman" w:hAnsi="Times New Roman" w:cs="Times New Roman"/>
              <w:i/>
              <w:iCs/>
              <w:sz w:val="22"/>
              <w:szCs w:val="22"/>
            </w:rPr>
          </w:rPrChange>
        </w:rPr>
      </w:pPr>
      <w:r w:rsidRPr="00B27FB8">
        <w:rPr>
          <w:rFonts w:ascii="Times New Roman" w:eastAsia="Calibri" w:hAnsi="Times New Roman" w:cs="Times New Roman"/>
          <w:kern w:val="0"/>
          <w:sz w:val="22"/>
          <w:szCs w:val="22"/>
          <w14:ligatures w14:val="none"/>
        </w:rPr>
        <w:t>At UCB/LBNL, the EPIC will leverage the world’s most prolific and impactful scientific institutions to partner with CSU system institutions and build unique industry R&amp;D training programs at the undergraduate and master’s levels to support the battery and electrochemical technology ecosystem.</w:t>
      </w:r>
      <w:moveFromRangeStart w:id="832" w:author="Shannon Boettcher" w:date="2025-01-05T11:42:00Z" w:name="move186969744"/>
      <w:moveFrom w:id="833" w:author="Shannon Boettcher" w:date="2025-01-05T11:42:00Z" w16du:dateUtc="2025-01-05T19:42:00Z">
        <w:r w:rsidRPr="00B27FB8" w:rsidDel="00F34F96">
          <w:rPr>
            <w:rFonts w:ascii="Times New Roman" w:eastAsia="Calibri" w:hAnsi="Times New Roman" w:cs="Times New Roman"/>
            <w:kern w:val="0"/>
            <w:sz w:val="22"/>
            <w:szCs w:val="22"/>
            <w14:ligatures w14:val="none"/>
          </w:rPr>
          <w:t xml:space="preserve"> </w:t>
        </w:r>
        <w:r w:rsidR="00034DD3" w:rsidDel="00F34F96">
          <w:rPr>
            <w:rFonts w:ascii="Times New Roman" w:eastAsia="Calibri" w:hAnsi="Times New Roman" w:cs="Times New Roman"/>
            <w:kern w:val="0"/>
            <w:sz w:val="22"/>
            <w:szCs w:val="22"/>
            <w14:ligatures w14:val="none"/>
          </w:rPr>
          <w:t>EPIC</w:t>
        </w:r>
        <w:r w:rsidRPr="00B27FB8" w:rsidDel="00F34F96">
          <w:rPr>
            <w:rFonts w:ascii="Times New Roman" w:eastAsia="Calibri" w:hAnsi="Times New Roman" w:cs="Times New Roman"/>
            <w:kern w:val="0"/>
            <w:sz w:val="22"/>
            <w:szCs w:val="22"/>
            <w14:ligatures w14:val="none"/>
          </w:rPr>
          <w:t xml:space="preserve"> will also collaborate with WFD boards and regional community college systems.</w:t>
        </w:r>
      </w:moveFrom>
      <w:moveFromRangeEnd w:id="832"/>
      <w:ins w:id="834" w:author="Shannon Boettcher" w:date="2025-01-05T11:35:00Z" w16du:dateUtc="2025-01-05T19:35:00Z">
        <w:r w:rsidR="00326F18">
          <w:rPr>
            <w:rFonts w:ascii="Times New Roman" w:eastAsia="Calibri" w:hAnsi="Times New Roman" w:cs="Times New Roman"/>
            <w:kern w:val="0"/>
            <w:sz w:val="22"/>
            <w:szCs w:val="22"/>
            <w14:ligatures w14:val="none"/>
          </w:rPr>
          <w:t xml:space="preserve"> The first </w:t>
        </w:r>
      </w:ins>
      <w:ins w:id="835" w:author="Shannon Boettcher" w:date="2025-01-05T11:42:00Z" w16du:dateUtc="2025-01-05T19:42:00Z">
        <w:r w:rsidR="00F34F96">
          <w:rPr>
            <w:rFonts w:ascii="Times New Roman" w:eastAsia="Calibri" w:hAnsi="Times New Roman" w:cs="Times New Roman"/>
            <w:kern w:val="0"/>
            <w:sz w:val="22"/>
            <w:szCs w:val="22"/>
            <w14:ligatures w14:val="none"/>
          </w:rPr>
          <w:t xml:space="preserve">step at UCB is the </w:t>
        </w:r>
      </w:ins>
      <w:ins w:id="836" w:author="Shannon Boettcher" w:date="2025-01-05T11:41:00Z" w16du:dateUtc="2025-01-05T19:41:00Z">
        <w:r w:rsidR="00F34F96" w:rsidRPr="007D34D1">
          <w:rPr>
            <w:rFonts w:ascii="Times New Roman" w:hAnsi="Times New Roman" w:cs="Times New Roman"/>
            <w:sz w:val="22"/>
            <w:szCs w:val="22"/>
          </w:rPr>
          <w:t>Electrochemistry Summer Academy</w:t>
        </w:r>
      </w:ins>
      <w:ins w:id="837" w:author="Shannon Boettcher" w:date="2025-01-05T11:42:00Z" w16du:dateUtc="2025-01-05T19:42:00Z">
        <w:r w:rsidR="00F34F96">
          <w:rPr>
            <w:rFonts w:ascii="Times New Roman" w:hAnsi="Times New Roman" w:cs="Times New Roman"/>
            <w:sz w:val="22"/>
            <w:szCs w:val="22"/>
          </w:rPr>
          <w:t>, founded by Prof. Boettcher as part of the Center for Electrochemical Science, Engineering, and Technology (CESET).</w:t>
        </w:r>
      </w:ins>
      <w:ins w:id="838" w:author="Shannon Boettcher" w:date="2025-01-05T11:41:00Z" w16du:dateUtc="2025-01-05T19:41:00Z">
        <w:r w:rsidR="00F34F96" w:rsidRPr="007D34D1">
          <w:rPr>
            <w:rFonts w:ascii="Times New Roman" w:hAnsi="Times New Roman" w:cs="Times New Roman"/>
            <w:sz w:val="22"/>
            <w:szCs w:val="22"/>
          </w:rPr>
          <w:t xml:space="preserve"> </w:t>
        </w:r>
      </w:ins>
      <w:ins w:id="839" w:author="Shannon Boettcher" w:date="2025-01-05T11:42:00Z" w16du:dateUtc="2025-01-05T19:42:00Z">
        <w:r w:rsidR="00F34F96">
          <w:rPr>
            <w:rFonts w:ascii="Times New Roman" w:hAnsi="Times New Roman" w:cs="Times New Roman"/>
            <w:sz w:val="22"/>
            <w:szCs w:val="22"/>
          </w:rPr>
          <w:t xml:space="preserve">The academy </w:t>
        </w:r>
      </w:ins>
      <w:ins w:id="840" w:author="Shannon Boettcher" w:date="2025-01-05T11:41:00Z" w16du:dateUtc="2025-01-05T19:41:00Z">
        <w:r w:rsidR="00F34F96" w:rsidRPr="007D34D1">
          <w:rPr>
            <w:rFonts w:ascii="Times New Roman" w:hAnsi="Times New Roman" w:cs="Times New Roman"/>
            <w:sz w:val="22"/>
            <w:szCs w:val="22"/>
          </w:rPr>
          <w:t>immerse</w:t>
        </w:r>
      </w:ins>
      <w:ins w:id="841" w:author="Shannon Boettcher" w:date="2025-01-05T11:43:00Z" w16du:dateUtc="2025-01-05T19:43:00Z">
        <w:r w:rsidR="00F34F96">
          <w:rPr>
            <w:rFonts w:ascii="Times New Roman" w:hAnsi="Times New Roman" w:cs="Times New Roman"/>
            <w:sz w:val="22"/>
            <w:szCs w:val="22"/>
          </w:rPr>
          <w:t>s diverse</w:t>
        </w:r>
      </w:ins>
      <w:ins w:id="842" w:author="Shannon Boettcher" w:date="2025-01-05T11:41:00Z" w16du:dateUtc="2025-01-05T19:41:00Z">
        <w:r w:rsidR="00F34F96" w:rsidRPr="007D34D1">
          <w:rPr>
            <w:rFonts w:ascii="Times New Roman" w:hAnsi="Times New Roman" w:cs="Times New Roman"/>
            <w:sz w:val="22"/>
            <w:szCs w:val="22"/>
          </w:rPr>
          <w:t xml:space="preserve"> students in the foundational and applied aspects of electrochemistry</w:t>
        </w:r>
      </w:ins>
      <w:ins w:id="843" w:author="Shannon Boettcher" w:date="2025-01-05T11:43:00Z" w16du:dateUtc="2025-01-05T19:43:00Z">
        <w:r w:rsidR="00F34F96">
          <w:rPr>
            <w:rFonts w:ascii="Times New Roman" w:hAnsi="Times New Roman" w:cs="Times New Roman"/>
            <w:sz w:val="22"/>
            <w:szCs w:val="22"/>
          </w:rPr>
          <w:t xml:space="preserve"> and prepares them for industry R&amp;D. </w:t>
        </w:r>
        <w:r w:rsidR="00CD6856">
          <w:rPr>
            <w:rFonts w:ascii="Times New Roman" w:hAnsi="Times New Roman" w:cs="Times New Roman"/>
            <w:sz w:val="22"/>
            <w:szCs w:val="22"/>
          </w:rPr>
          <w:t>As a summer offering, it is open to any qualified person, and thus will b</w:t>
        </w:r>
      </w:ins>
      <w:ins w:id="844" w:author="Shannon Boettcher" w:date="2025-01-05T11:44:00Z" w16du:dateUtc="2025-01-05T19:44:00Z">
        <w:r w:rsidR="00CD6856">
          <w:rPr>
            <w:rFonts w:ascii="Times New Roman" w:hAnsi="Times New Roman" w:cs="Times New Roman"/>
            <w:sz w:val="22"/>
            <w:szCs w:val="22"/>
          </w:rPr>
          <w:t xml:space="preserve">e available to not only UCB students, but also </w:t>
        </w:r>
      </w:ins>
      <w:ins w:id="845" w:author="Shannon Boettcher" w:date="2025-01-05T11:45:00Z" w16du:dateUtc="2025-01-05T19:45:00Z">
        <w:r w:rsidR="005F194B">
          <w:rPr>
            <w:rFonts w:ascii="Times New Roman" w:hAnsi="Times New Roman" w:cs="Times New Roman"/>
            <w:sz w:val="22"/>
            <w:szCs w:val="22"/>
          </w:rPr>
          <w:t>CSU students and in</w:t>
        </w:r>
      </w:ins>
      <w:ins w:id="846" w:author="Shannon Boettcher" w:date="2025-01-05T11:46:00Z" w16du:dateUtc="2025-01-05T19:46:00Z">
        <w:r w:rsidR="005F194B">
          <w:rPr>
            <w:rFonts w:ascii="Times New Roman" w:hAnsi="Times New Roman" w:cs="Times New Roman"/>
            <w:sz w:val="22"/>
            <w:szCs w:val="22"/>
          </w:rPr>
          <w:t xml:space="preserve">dustry professionals aiming to upskill and reskill, for example in O&amp;G. </w:t>
        </w:r>
      </w:ins>
      <w:ins w:id="847" w:author="Shannon Boettcher" w:date="2025-01-05T11:48:00Z" w16du:dateUtc="2025-01-05T19:48:00Z">
        <w:r w:rsidR="003D3A92">
          <w:rPr>
            <w:rFonts w:ascii="Times New Roman" w:hAnsi="Times New Roman" w:cs="Times New Roman"/>
            <w:sz w:val="22"/>
            <w:szCs w:val="22"/>
          </w:rPr>
          <w:t xml:space="preserve">Phase I includes </w:t>
        </w:r>
      </w:ins>
      <w:ins w:id="848" w:author="Shannon Boettcher" w:date="2025-01-05T11:46:00Z" w16du:dateUtc="2025-01-05T19:46:00Z">
        <w:r w:rsidR="005F194B">
          <w:rPr>
            <w:rFonts w:ascii="Times New Roman" w:hAnsi="Times New Roman" w:cs="Times New Roman"/>
            <w:sz w:val="22"/>
            <w:szCs w:val="22"/>
          </w:rPr>
          <w:t xml:space="preserve">three courses have already been approved by the UCB coursework committee to launch in </w:t>
        </w:r>
      </w:ins>
      <w:ins w:id="849" w:author="Shannon Boettcher" w:date="2025-01-05T11:41:00Z" w16du:dateUtc="2025-01-05T19:41:00Z">
        <w:r w:rsidR="00F34F96" w:rsidRPr="007D34D1">
          <w:rPr>
            <w:rFonts w:ascii="Times New Roman" w:hAnsi="Times New Roman" w:cs="Times New Roman"/>
            <w:sz w:val="22"/>
            <w:szCs w:val="22"/>
          </w:rPr>
          <w:t>Summer 2025 at UC Berkeley</w:t>
        </w:r>
      </w:ins>
      <w:ins w:id="850" w:author="Shannon Boettcher" w:date="2025-01-05T11:46:00Z" w16du:dateUtc="2025-01-05T19:46:00Z">
        <w:r w:rsidR="005F194B">
          <w:rPr>
            <w:rFonts w:ascii="Times New Roman" w:hAnsi="Times New Roman" w:cs="Times New Roman"/>
            <w:sz w:val="22"/>
            <w:szCs w:val="22"/>
          </w:rPr>
          <w:t xml:space="preserve"> and include </w:t>
        </w:r>
      </w:ins>
      <w:ins w:id="851" w:author="Shannon Boettcher" w:date="2025-01-05T11:48:00Z" w16du:dateUtc="2025-01-05T19:48:00Z">
        <w:r w:rsidR="003D3A92">
          <w:rPr>
            <w:rFonts w:ascii="Times New Roman" w:hAnsi="Times New Roman" w:cs="Times New Roman"/>
            <w:sz w:val="22"/>
            <w:szCs w:val="22"/>
          </w:rPr>
          <w:t xml:space="preserve">complete </w:t>
        </w:r>
      </w:ins>
      <w:ins w:id="852" w:author="Shannon Boettcher" w:date="2025-01-05T11:47:00Z" w16du:dateUtc="2025-01-05T19:47:00Z">
        <w:r w:rsidR="005F194B">
          <w:rPr>
            <w:rFonts w:ascii="Times New Roman" w:hAnsi="Times New Roman" w:cs="Times New Roman"/>
            <w:sz w:val="22"/>
            <w:szCs w:val="22"/>
          </w:rPr>
          <w:t xml:space="preserve">3-credit courses on </w:t>
        </w:r>
      </w:ins>
      <w:ins w:id="853" w:author="Shannon Boettcher" w:date="2025-01-05T11:41:00Z" w16du:dateUtc="2025-01-05T19:41:00Z">
        <w:r w:rsidR="00F34F96" w:rsidRPr="007D34D1">
          <w:rPr>
            <w:rFonts w:ascii="Times New Roman" w:hAnsi="Times New Roman" w:cs="Times New Roman"/>
            <w:i/>
            <w:iCs/>
            <w:sz w:val="22"/>
            <w:szCs w:val="22"/>
          </w:rPr>
          <w:t>Fundamentals of Electrochemistry</w:t>
        </w:r>
      </w:ins>
      <w:ins w:id="854" w:author="Shannon Boettcher" w:date="2025-01-05T11:47:00Z" w16du:dateUtc="2025-01-05T19:47:00Z">
        <w:r w:rsidR="005F194B">
          <w:rPr>
            <w:rFonts w:ascii="Times New Roman" w:hAnsi="Times New Roman" w:cs="Times New Roman"/>
            <w:i/>
            <w:iCs/>
            <w:sz w:val="22"/>
            <w:szCs w:val="22"/>
          </w:rPr>
          <w:t xml:space="preserve"> </w:t>
        </w:r>
        <w:r w:rsidR="005F194B" w:rsidRPr="005F194B">
          <w:rPr>
            <w:rFonts w:ascii="Times New Roman" w:hAnsi="Times New Roman" w:cs="Times New Roman"/>
            <w:sz w:val="22"/>
            <w:szCs w:val="22"/>
            <w:rPrChange w:id="855" w:author="Shannon Boettcher" w:date="2025-01-05T11:47:00Z" w16du:dateUtc="2025-01-05T19:47:00Z">
              <w:rPr>
                <w:rFonts w:ascii="Times New Roman" w:hAnsi="Times New Roman" w:cs="Times New Roman"/>
                <w:i/>
                <w:iCs/>
                <w:sz w:val="22"/>
                <w:szCs w:val="22"/>
              </w:rPr>
            </w:rPrChange>
          </w:rPr>
          <w:t>and</w:t>
        </w:r>
        <w:r w:rsidR="005F194B">
          <w:rPr>
            <w:rFonts w:ascii="Times New Roman" w:hAnsi="Times New Roman" w:cs="Times New Roman"/>
            <w:i/>
            <w:iCs/>
            <w:sz w:val="22"/>
            <w:szCs w:val="22"/>
          </w:rPr>
          <w:t xml:space="preserve"> </w:t>
        </w:r>
      </w:ins>
      <w:ins w:id="856" w:author="Shannon Boettcher" w:date="2025-01-05T11:41:00Z" w16du:dateUtc="2025-01-05T19:41:00Z">
        <w:r w:rsidR="00F34F96" w:rsidRPr="007D34D1">
          <w:rPr>
            <w:rFonts w:ascii="Times New Roman" w:hAnsi="Times New Roman" w:cs="Times New Roman"/>
            <w:i/>
            <w:iCs/>
            <w:sz w:val="22"/>
            <w:szCs w:val="22"/>
          </w:rPr>
          <w:t>Electrochemical Engineering</w:t>
        </w:r>
        <w:r w:rsidR="00F34F96" w:rsidRPr="007D34D1">
          <w:rPr>
            <w:rFonts w:ascii="Times New Roman" w:hAnsi="Times New Roman" w:cs="Times New Roman"/>
            <w:sz w:val="22"/>
            <w:szCs w:val="22"/>
          </w:rPr>
          <w:t xml:space="preserve"> </w:t>
        </w:r>
      </w:ins>
      <w:ins w:id="857" w:author="Shannon Boettcher" w:date="2025-01-05T11:47:00Z" w16du:dateUtc="2025-01-05T19:47:00Z">
        <w:r w:rsidR="005F194B">
          <w:rPr>
            <w:rFonts w:ascii="Times New Roman" w:hAnsi="Times New Roman" w:cs="Times New Roman"/>
            <w:sz w:val="22"/>
            <w:szCs w:val="22"/>
          </w:rPr>
          <w:t xml:space="preserve">along with </w:t>
        </w:r>
      </w:ins>
      <w:ins w:id="858" w:author="Shannon Boettcher" w:date="2025-01-05T11:41:00Z" w16du:dateUtc="2025-01-05T19:41:00Z">
        <w:r w:rsidR="00F34F96" w:rsidRPr="007D34D1">
          <w:rPr>
            <w:rFonts w:ascii="Times New Roman" w:hAnsi="Times New Roman" w:cs="Times New Roman"/>
            <w:i/>
            <w:iCs/>
            <w:sz w:val="22"/>
            <w:szCs w:val="22"/>
          </w:rPr>
          <w:t>Electrochemical Technology Research Projects Laboratory,</w:t>
        </w:r>
        <w:r w:rsidR="00F34F96" w:rsidRPr="007D34D1">
          <w:rPr>
            <w:rFonts w:ascii="Times New Roman" w:hAnsi="Times New Roman" w:cs="Times New Roman"/>
            <w:sz w:val="22"/>
            <w:szCs w:val="22"/>
          </w:rPr>
          <w:t xml:space="preserve"> which </w:t>
        </w:r>
      </w:ins>
      <w:ins w:id="859" w:author="Shannon Boettcher" w:date="2025-01-05T11:48:00Z" w16du:dateUtc="2025-01-05T19:48:00Z">
        <w:r w:rsidR="003D3A92">
          <w:rPr>
            <w:rFonts w:ascii="Times New Roman" w:hAnsi="Times New Roman" w:cs="Times New Roman"/>
            <w:sz w:val="22"/>
            <w:szCs w:val="22"/>
          </w:rPr>
          <w:t>is built on</w:t>
        </w:r>
      </w:ins>
      <w:ins w:id="860" w:author="Shannon Boettcher" w:date="2025-01-05T11:41:00Z" w16du:dateUtc="2025-01-05T19:41:00Z">
        <w:r w:rsidR="00F34F96" w:rsidRPr="007D34D1">
          <w:rPr>
            <w:rFonts w:ascii="Times New Roman" w:hAnsi="Times New Roman" w:cs="Times New Roman"/>
            <w:sz w:val="22"/>
            <w:szCs w:val="22"/>
          </w:rPr>
          <w:t xml:space="preserve"> team-based mentored projects</w:t>
        </w:r>
      </w:ins>
      <w:ins w:id="861" w:author="Shannon Boettcher" w:date="2025-01-05T11:47:00Z" w16du:dateUtc="2025-01-05T19:47:00Z">
        <w:r w:rsidR="005F194B">
          <w:rPr>
            <w:rFonts w:ascii="Times New Roman" w:hAnsi="Times New Roman" w:cs="Times New Roman"/>
            <w:sz w:val="22"/>
            <w:szCs w:val="22"/>
          </w:rPr>
          <w:t xml:space="preserve"> </w:t>
        </w:r>
        <w:r w:rsidR="003D3A92">
          <w:rPr>
            <w:rFonts w:ascii="Times New Roman" w:hAnsi="Times New Roman" w:cs="Times New Roman"/>
            <w:sz w:val="22"/>
            <w:szCs w:val="22"/>
          </w:rPr>
          <w:t>with</w:t>
        </w:r>
        <w:r w:rsidR="005F194B">
          <w:rPr>
            <w:rFonts w:ascii="Times New Roman" w:hAnsi="Times New Roman" w:cs="Times New Roman"/>
            <w:sz w:val="22"/>
            <w:szCs w:val="22"/>
          </w:rPr>
          <w:t xml:space="preserve"> industry partners</w:t>
        </w:r>
      </w:ins>
      <w:ins w:id="862" w:author="Shannon Boettcher" w:date="2025-01-05T11:41:00Z" w16du:dateUtc="2025-01-05T19:41:00Z">
        <w:r w:rsidR="00F34F96" w:rsidRPr="007D34D1">
          <w:rPr>
            <w:rFonts w:ascii="Times New Roman" w:hAnsi="Times New Roman" w:cs="Times New Roman"/>
            <w:sz w:val="22"/>
            <w:szCs w:val="22"/>
          </w:rPr>
          <w:t xml:space="preserve">. </w:t>
        </w:r>
      </w:ins>
      <w:ins w:id="863" w:author="Shannon Boettcher" w:date="2025-01-05T11:48:00Z" w16du:dateUtc="2025-01-05T19:48:00Z">
        <w:r w:rsidR="003D3A92">
          <w:rPr>
            <w:rFonts w:ascii="Times New Roman" w:hAnsi="Times New Roman" w:cs="Times New Roman"/>
            <w:sz w:val="22"/>
            <w:szCs w:val="22"/>
          </w:rPr>
          <w:t xml:space="preserve"> </w:t>
        </w:r>
      </w:ins>
      <w:ins w:id="864" w:author="Shannon Boettcher" w:date="2025-01-05T11:41:00Z" w16du:dateUtc="2025-01-05T19:41:00Z">
        <w:r w:rsidR="00F34F96" w:rsidRPr="007D34D1">
          <w:rPr>
            <w:rFonts w:ascii="Times New Roman" w:hAnsi="Times New Roman" w:cs="Times New Roman"/>
            <w:sz w:val="22"/>
            <w:szCs w:val="22"/>
          </w:rPr>
          <w:t xml:space="preserve">Phase II in Summer 2026 will </w:t>
        </w:r>
        <w:r w:rsidR="00F34F96" w:rsidRPr="007D34D1">
          <w:rPr>
            <w:rFonts w:ascii="Times New Roman" w:hAnsi="Times New Roman" w:cs="Times New Roman"/>
            <w:sz w:val="22"/>
            <w:szCs w:val="22"/>
          </w:rPr>
          <w:lastRenderedPageBreak/>
          <w:t xml:space="preserve">expand offerings to include </w:t>
        </w:r>
      </w:ins>
      <w:ins w:id="865" w:author="Shannon Boettcher" w:date="2025-01-05T11:49:00Z" w16du:dateUtc="2025-01-05T19:49:00Z">
        <w:r w:rsidR="00D60AB4">
          <w:rPr>
            <w:rFonts w:ascii="Times New Roman" w:hAnsi="Times New Roman" w:cs="Times New Roman"/>
            <w:sz w:val="22"/>
            <w:szCs w:val="22"/>
          </w:rPr>
          <w:t xml:space="preserve">courses </w:t>
        </w:r>
      </w:ins>
      <w:ins w:id="866" w:author="Shannon Boettcher" w:date="2025-01-05T11:41:00Z" w16du:dateUtc="2025-01-05T19:41:00Z">
        <w:r w:rsidR="00F34F96" w:rsidRPr="007D34D1">
          <w:rPr>
            <w:rFonts w:ascii="Times New Roman" w:hAnsi="Times New Roman" w:cs="Times New Roman"/>
            <w:i/>
            <w:iCs/>
            <w:sz w:val="22"/>
            <w:szCs w:val="22"/>
          </w:rPr>
          <w:t>Electrochemical Methods Laboratory</w:t>
        </w:r>
      </w:ins>
      <w:ins w:id="867" w:author="Shannon Boettcher" w:date="2025-01-05T11:49:00Z" w16du:dateUtc="2025-01-05T19:49:00Z">
        <w:r w:rsidR="00D60AB4">
          <w:rPr>
            <w:rFonts w:ascii="Times New Roman" w:hAnsi="Times New Roman" w:cs="Times New Roman"/>
            <w:sz w:val="22"/>
            <w:szCs w:val="22"/>
          </w:rPr>
          <w:t xml:space="preserve"> </w:t>
        </w:r>
      </w:ins>
      <w:ins w:id="868" w:author="Shannon Boettcher" w:date="2025-01-05T11:41:00Z" w16du:dateUtc="2025-01-05T19:41:00Z">
        <w:r w:rsidR="00F34F96" w:rsidRPr="007D34D1">
          <w:rPr>
            <w:rFonts w:ascii="Times New Roman" w:hAnsi="Times New Roman" w:cs="Times New Roman"/>
            <w:sz w:val="22"/>
            <w:szCs w:val="22"/>
          </w:rPr>
          <w:t xml:space="preserve">and </w:t>
        </w:r>
        <w:r w:rsidR="00F34F96" w:rsidRPr="007D34D1">
          <w:rPr>
            <w:rFonts w:ascii="Times New Roman" w:hAnsi="Times New Roman" w:cs="Times New Roman"/>
            <w:i/>
            <w:iCs/>
            <w:sz w:val="22"/>
            <w:szCs w:val="22"/>
          </w:rPr>
          <w:t>Electrochemi</w:t>
        </w:r>
      </w:ins>
      <w:ins w:id="869" w:author="Shannon Boettcher" w:date="2025-01-05T11:49:00Z" w16du:dateUtc="2025-01-05T19:49:00Z">
        <w:r w:rsidR="00D60AB4">
          <w:rPr>
            <w:rFonts w:ascii="Times New Roman" w:hAnsi="Times New Roman" w:cs="Times New Roman"/>
            <w:i/>
            <w:iCs/>
            <w:sz w:val="22"/>
            <w:szCs w:val="22"/>
          </w:rPr>
          <w:t xml:space="preserve">cal </w:t>
        </w:r>
      </w:ins>
      <w:ins w:id="870" w:author="Shannon Boettcher" w:date="2025-01-05T11:41:00Z" w16du:dateUtc="2025-01-05T19:41:00Z">
        <w:r w:rsidR="00F34F96" w:rsidRPr="007D34D1">
          <w:rPr>
            <w:rFonts w:ascii="Times New Roman" w:hAnsi="Times New Roman" w:cs="Times New Roman"/>
            <w:i/>
            <w:iCs/>
            <w:sz w:val="22"/>
            <w:szCs w:val="22"/>
          </w:rPr>
          <w:t>Technolog</w:t>
        </w:r>
      </w:ins>
      <w:ins w:id="871" w:author="Shannon Boettcher" w:date="2025-01-05T11:49:00Z" w16du:dateUtc="2025-01-05T19:49:00Z">
        <w:r w:rsidR="00D60AB4">
          <w:rPr>
            <w:rFonts w:ascii="Times New Roman" w:hAnsi="Times New Roman" w:cs="Times New Roman"/>
            <w:i/>
            <w:iCs/>
            <w:sz w:val="22"/>
            <w:szCs w:val="22"/>
          </w:rPr>
          <w:t xml:space="preserve">y, </w:t>
        </w:r>
        <w:r w:rsidR="00D60AB4" w:rsidRPr="00D60AB4">
          <w:rPr>
            <w:rFonts w:ascii="Times New Roman" w:hAnsi="Times New Roman" w:cs="Times New Roman"/>
            <w:sz w:val="22"/>
            <w:szCs w:val="22"/>
            <w:rPrChange w:id="872" w:author="Shannon Boettcher" w:date="2025-01-05T11:49:00Z" w16du:dateUtc="2025-01-05T19:49:00Z">
              <w:rPr>
                <w:rFonts w:ascii="Times New Roman" w:hAnsi="Times New Roman" w:cs="Times New Roman"/>
                <w:i/>
                <w:iCs/>
                <w:sz w:val="22"/>
                <w:szCs w:val="22"/>
              </w:rPr>
            </w:rPrChange>
          </w:rPr>
          <w:t>resulting in</w:t>
        </w:r>
        <w:r w:rsidR="00D60AB4">
          <w:rPr>
            <w:rFonts w:ascii="Times New Roman" w:hAnsi="Times New Roman" w:cs="Times New Roman"/>
            <w:sz w:val="22"/>
            <w:szCs w:val="22"/>
          </w:rPr>
          <w:t xml:space="preserve"> sufficient credit hours for the first </w:t>
        </w:r>
        <w:r w:rsidR="00D663AE" w:rsidRPr="00D663AE">
          <w:rPr>
            <w:rFonts w:ascii="Times New Roman" w:hAnsi="Times New Roman" w:cs="Times New Roman"/>
            <w:i/>
            <w:iCs/>
            <w:sz w:val="22"/>
            <w:szCs w:val="22"/>
            <w:rPrChange w:id="873" w:author="Shannon Boettcher" w:date="2025-01-05T11:49:00Z" w16du:dateUtc="2025-01-05T19:49:00Z">
              <w:rPr>
                <w:rFonts w:ascii="Times New Roman" w:hAnsi="Times New Roman" w:cs="Times New Roman"/>
                <w:sz w:val="22"/>
                <w:szCs w:val="22"/>
              </w:rPr>
            </w:rPrChange>
          </w:rPr>
          <w:t>Electrochemistry Minor</w:t>
        </w:r>
        <w:r w:rsidR="00D663AE">
          <w:rPr>
            <w:rFonts w:ascii="Times New Roman" w:hAnsi="Times New Roman" w:cs="Times New Roman"/>
            <w:sz w:val="22"/>
            <w:szCs w:val="22"/>
          </w:rPr>
          <w:t xml:space="preserve"> in the USA.</w:t>
        </w:r>
      </w:ins>
      <w:ins w:id="874" w:author="Shannon Boettcher" w:date="2025-01-05T11:50:00Z" w16du:dateUtc="2025-01-05T19:50:00Z">
        <w:r w:rsidR="00D663AE">
          <w:rPr>
            <w:rFonts w:ascii="Times New Roman" w:hAnsi="Times New Roman" w:cs="Times New Roman"/>
            <w:sz w:val="22"/>
            <w:szCs w:val="22"/>
          </w:rPr>
          <w:t xml:space="preserve"> In Phase III, the Electrochemistry Summer Academy courses will be </w:t>
        </w:r>
        <w:r w:rsidR="00E10750">
          <w:rPr>
            <w:rFonts w:ascii="Times New Roman" w:hAnsi="Times New Roman" w:cs="Times New Roman"/>
            <w:sz w:val="22"/>
            <w:szCs w:val="22"/>
          </w:rPr>
          <w:t xml:space="preserve">combined with new and existing academic year science, engineering, data/programming, and technology courses </w:t>
        </w:r>
      </w:ins>
      <w:ins w:id="875" w:author="Shannon Boettcher" w:date="2025-01-05T11:51:00Z" w16du:dateUtc="2025-01-05T19:51:00Z">
        <w:r w:rsidR="005D5E46">
          <w:rPr>
            <w:rFonts w:ascii="Times New Roman" w:hAnsi="Times New Roman" w:cs="Times New Roman"/>
            <w:sz w:val="22"/>
            <w:szCs w:val="22"/>
          </w:rPr>
          <w:t xml:space="preserve">both at UCB and at the CSU campuses to build a Professional Master’s degree in electrochemical technology. </w:t>
        </w:r>
      </w:ins>
    </w:p>
    <w:p w14:paraId="6B2DD0B1" w14:textId="6D7ECAA4" w:rsidR="00B27FB8" w:rsidRDefault="00F34F96" w:rsidP="00B67609">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moveToRangeStart w:id="876" w:author="Shannon Boettcher" w:date="2025-01-05T11:42:00Z" w:name="move186969744"/>
      <w:commentRangeStart w:id="877"/>
      <w:commentRangeStart w:id="878"/>
      <w:moveTo w:id="879" w:author="Shannon Boettcher" w:date="2025-01-05T11:42:00Z" w16du:dateUtc="2025-01-05T19:42:00Z">
        <w:r>
          <w:rPr>
            <w:rFonts w:ascii="Times New Roman" w:eastAsia="Calibri" w:hAnsi="Times New Roman" w:cs="Times New Roman"/>
            <w:kern w:val="0"/>
            <w:sz w:val="22"/>
            <w:szCs w:val="22"/>
            <w14:ligatures w14:val="none"/>
          </w:rPr>
          <w:t>EPIC</w:t>
        </w:r>
        <w:r w:rsidRPr="00B27FB8">
          <w:rPr>
            <w:rFonts w:ascii="Times New Roman" w:eastAsia="Calibri" w:hAnsi="Times New Roman" w:cs="Times New Roman"/>
            <w:kern w:val="0"/>
            <w:sz w:val="22"/>
            <w:szCs w:val="22"/>
            <w14:ligatures w14:val="none"/>
          </w:rPr>
          <w:t xml:space="preserve"> will also collaborate with WFD boards and regional community college systems</w:t>
        </w:r>
      </w:moveTo>
      <w:ins w:id="880" w:author="Shannon Boettcher" w:date="2025-01-05T11:44:00Z" w16du:dateUtc="2025-01-05T19:44:00Z">
        <w:r w:rsidR="00811EF6">
          <w:rPr>
            <w:rFonts w:ascii="Times New Roman" w:eastAsia="Calibri" w:hAnsi="Times New Roman" w:cs="Times New Roman"/>
            <w:kern w:val="0"/>
            <w:sz w:val="22"/>
            <w:szCs w:val="22"/>
            <w14:ligatures w14:val="none"/>
          </w:rPr>
          <w:t>.</w:t>
        </w:r>
      </w:ins>
      <w:moveTo w:id="881" w:author="Shannon Boettcher" w:date="2025-01-05T11:42:00Z" w16du:dateUtc="2025-01-05T19:42:00Z">
        <w:del w:id="882" w:author="Shannon Boettcher" w:date="2025-01-05T11:44:00Z" w16du:dateUtc="2025-01-05T19:44:00Z">
          <w:r w:rsidRPr="00B27FB8" w:rsidDel="00811EF6">
            <w:rPr>
              <w:rFonts w:ascii="Times New Roman" w:eastAsia="Calibri" w:hAnsi="Times New Roman" w:cs="Times New Roman"/>
              <w:kern w:val="0"/>
              <w:sz w:val="22"/>
              <w:szCs w:val="22"/>
              <w14:ligatures w14:val="none"/>
            </w:rPr>
            <w:delText>.</w:delText>
          </w:r>
        </w:del>
      </w:moveTo>
      <w:moveToRangeEnd w:id="876"/>
      <w:commentRangeEnd w:id="877"/>
      <w:r w:rsidR="00811EF6">
        <w:rPr>
          <w:rStyle w:val="CommentReference"/>
          <w:rFonts w:ascii="Calibri" w:eastAsia="Calibri" w:hAnsi="Calibri" w:cs="Calibri"/>
          <w:kern w:val="0"/>
          <w14:ligatures w14:val="none"/>
        </w:rPr>
        <w:commentReference w:id="877"/>
      </w:r>
      <w:commentRangeEnd w:id="878"/>
      <w:r w:rsidR="00EF2693">
        <w:rPr>
          <w:rStyle w:val="CommentReference"/>
          <w:rFonts w:ascii="Calibri" w:eastAsia="Calibri" w:hAnsi="Calibri" w:cs="Calibri"/>
          <w:kern w:val="0"/>
          <w14:ligatures w14:val="none"/>
        </w:rPr>
        <w:commentReference w:id="878"/>
      </w:r>
    </w:p>
    <w:p w14:paraId="5BF6DEE8" w14:textId="061F2BF8" w:rsidR="00F02027" w:rsidRDefault="00034DD3" w:rsidP="00F02027">
      <w:pPr>
        <w:pBdr>
          <w:top w:val="nil"/>
          <w:left w:val="nil"/>
          <w:bottom w:val="nil"/>
          <w:right w:val="nil"/>
          <w:between w:val="nil"/>
        </w:pBdr>
        <w:spacing w:after="240"/>
        <w:jc w:val="both"/>
        <w:rPr>
          <w:rFonts w:ascii="Times New Roman" w:eastAsia="Calibri" w:hAnsi="Times New Roman" w:cs="Times New Roman"/>
          <w:kern w:val="0"/>
          <w:sz w:val="22"/>
          <w:szCs w:val="22"/>
          <w14:ligatures w14:val="none"/>
        </w:rPr>
      </w:pPr>
      <w:r>
        <w:rPr>
          <w:rFonts w:ascii="Times New Roman" w:eastAsia="Calibri" w:hAnsi="Times New Roman" w:cs="Times New Roman"/>
          <w:kern w:val="0"/>
          <w:sz w:val="22"/>
          <w:szCs w:val="22"/>
          <w14:ligatures w14:val="none"/>
        </w:rPr>
        <w:t>EPIC</w:t>
      </w:r>
      <w:r w:rsidR="00B67609" w:rsidRPr="00B67609">
        <w:rPr>
          <w:rFonts w:ascii="Times New Roman" w:eastAsia="Calibri" w:hAnsi="Times New Roman" w:cs="Times New Roman"/>
          <w:kern w:val="0"/>
          <w:sz w:val="22"/>
          <w:szCs w:val="22"/>
          <w14:ligatures w14:val="none"/>
        </w:rPr>
        <w:t xml:space="preserve"> is </w:t>
      </w:r>
      <w:commentRangeStart w:id="883"/>
      <w:r w:rsidR="00B67609" w:rsidRPr="00B67609">
        <w:rPr>
          <w:rFonts w:ascii="Times New Roman" w:eastAsia="Calibri" w:hAnsi="Times New Roman" w:cs="Times New Roman"/>
          <w:kern w:val="0"/>
          <w:sz w:val="22"/>
          <w:szCs w:val="22"/>
          <w14:ligatures w14:val="none"/>
        </w:rPr>
        <w:t>projected</w:t>
      </w:r>
      <w:commentRangeEnd w:id="883"/>
      <w:r w:rsidR="00B67609">
        <w:rPr>
          <w:rStyle w:val="CommentReference"/>
          <w:rFonts w:ascii="Calibri" w:eastAsia="Calibri" w:hAnsi="Calibri" w:cs="Calibri"/>
          <w:kern w:val="0"/>
          <w14:ligatures w14:val="none"/>
        </w:rPr>
        <w:commentReference w:id="883"/>
      </w:r>
      <w:r w:rsidR="00B67609" w:rsidRPr="00B67609">
        <w:rPr>
          <w:rFonts w:ascii="Times New Roman" w:eastAsia="Calibri" w:hAnsi="Times New Roman" w:cs="Times New Roman"/>
          <w:kern w:val="0"/>
          <w:sz w:val="22"/>
          <w:szCs w:val="22"/>
          <w14:ligatures w14:val="none"/>
        </w:rPr>
        <w:t xml:space="preserve"> to train </w:t>
      </w:r>
      <w:r w:rsidR="00B67609" w:rsidRPr="00B67609">
        <w:rPr>
          <w:rFonts w:ascii="Times New Roman" w:eastAsia="Calibri" w:hAnsi="Times New Roman" w:cs="Times New Roman"/>
          <w:kern w:val="0"/>
          <w:sz w:val="22"/>
          <w:szCs w:val="22"/>
          <w:highlight w:val="yellow"/>
          <w14:ligatures w14:val="none"/>
        </w:rPr>
        <w:t>3,000</w:t>
      </w:r>
      <w:r w:rsidR="00B67609" w:rsidRPr="00B67609">
        <w:rPr>
          <w:rFonts w:ascii="Times New Roman" w:eastAsia="Calibri" w:hAnsi="Times New Roman" w:cs="Times New Roman"/>
          <w:kern w:val="0"/>
          <w:sz w:val="22"/>
          <w:szCs w:val="22"/>
          <w14:ligatures w14:val="none"/>
        </w:rPr>
        <w:t xml:space="preserve"> individuals by the end of its first </w:t>
      </w:r>
      <w:r w:rsidR="00B67609" w:rsidRPr="00B67609">
        <w:rPr>
          <w:rFonts w:ascii="Times New Roman" w:eastAsia="Calibri" w:hAnsi="Times New Roman" w:cs="Times New Roman"/>
          <w:kern w:val="0"/>
          <w:sz w:val="22"/>
          <w:szCs w:val="22"/>
          <w:highlight w:val="yellow"/>
          <w14:ligatures w14:val="none"/>
        </w:rPr>
        <w:t>five (5)</w:t>
      </w:r>
      <w:r w:rsidR="00B67609" w:rsidRPr="00B67609">
        <w:rPr>
          <w:rFonts w:ascii="Times New Roman" w:eastAsia="Calibri" w:hAnsi="Times New Roman" w:cs="Times New Roman"/>
          <w:kern w:val="0"/>
          <w:sz w:val="22"/>
          <w:szCs w:val="22"/>
          <w14:ligatures w14:val="none"/>
        </w:rPr>
        <w:t xml:space="preserve"> years, </w:t>
      </w:r>
      <w:r w:rsidR="00B67609" w:rsidRPr="00B67609">
        <w:rPr>
          <w:rFonts w:ascii="Times New Roman" w:eastAsia="Calibri" w:hAnsi="Times New Roman" w:cs="Times New Roman"/>
          <w:kern w:val="0"/>
          <w:sz w:val="22"/>
          <w:szCs w:val="22"/>
          <w:highlight w:val="yellow"/>
          <w14:ligatures w14:val="none"/>
        </w:rPr>
        <w:t>generating an economic impact of $500 million</w:t>
      </w:r>
      <w:r w:rsidR="00B67609" w:rsidRPr="00B67609">
        <w:rPr>
          <w:rFonts w:ascii="Times New Roman" w:eastAsia="Calibri" w:hAnsi="Times New Roman" w:cs="Times New Roman"/>
          <w:kern w:val="0"/>
          <w:sz w:val="22"/>
          <w:szCs w:val="22"/>
          <w14:ligatures w14:val="none"/>
        </w:rPr>
        <w:t xml:space="preserve">. Participants will gain access to high-quality jobs, with </w:t>
      </w:r>
      <w:r w:rsidR="00B67609" w:rsidRPr="00B67609">
        <w:rPr>
          <w:rFonts w:ascii="Times New Roman" w:eastAsia="Calibri" w:hAnsi="Times New Roman" w:cs="Times New Roman"/>
          <w:kern w:val="0"/>
          <w:sz w:val="22"/>
          <w:szCs w:val="22"/>
          <w:highlight w:val="yellow"/>
          <w14:ligatures w14:val="none"/>
        </w:rPr>
        <w:t>average wages exceeding $25 per hour</w:t>
      </w:r>
      <w:r w:rsidR="00B67609" w:rsidRPr="00B67609">
        <w:rPr>
          <w:rFonts w:ascii="Times New Roman" w:eastAsia="Calibri" w:hAnsi="Times New Roman" w:cs="Times New Roman"/>
          <w:kern w:val="0"/>
          <w:sz w:val="22"/>
          <w:szCs w:val="22"/>
          <w14:ligatures w14:val="none"/>
        </w:rPr>
        <w:t xml:space="preserve">, while employers will benefit from a steady pipeline of skilled workers. Additionally, the program is </w:t>
      </w:r>
      <w:r w:rsidR="00B67609" w:rsidRPr="00B67609">
        <w:rPr>
          <w:rFonts w:ascii="Times New Roman" w:eastAsia="Calibri" w:hAnsi="Times New Roman" w:cs="Times New Roman"/>
          <w:kern w:val="0"/>
          <w:sz w:val="22"/>
          <w:szCs w:val="22"/>
          <w:highlight w:val="yellow"/>
          <w14:ligatures w14:val="none"/>
        </w:rPr>
        <w:t>expected to create 700 indirect jobs and an estimated 1,200 induced jobs</w:t>
      </w:r>
      <w:r w:rsidR="00B67609" w:rsidRPr="00B67609">
        <w:rPr>
          <w:rFonts w:ascii="Times New Roman" w:eastAsia="Calibri" w:hAnsi="Times New Roman" w:cs="Times New Roman"/>
          <w:kern w:val="0"/>
          <w:sz w:val="22"/>
          <w:szCs w:val="22"/>
          <w14:ligatures w14:val="none"/>
        </w:rPr>
        <w:t xml:space="preserve"> across related sectors. By prioritizing underrepresented communities, </w:t>
      </w:r>
      <w:r>
        <w:rPr>
          <w:rFonts w:ascii="Times New Roman" w:eastAsia="Calibri" w:hAnsi="Times New Roman" w:cs="Times New Roman"/>
          <w:kern w:val="0"/>
          <w:sz w:val="22"/>
          <w:szCs w:val="22"/>
          <w14:ligatures w14:val="none"/>
        </w:rPr>
        <w:t>EPIC</w:t>
      </w:r>
      <w:r w:rsidR="00B67609" w:rsidRPr="00B67609">
        <w:rPr>
          <w:rFonts w:ascii="Times New Roman" w:eastAsia="Calibri" w:hAnsi="Times New Roman" w:cs="Times New Roman"/>
          <w:kern w:val="0"/>
          <w:sz w:val="22"/>
          <w:szCs w:val="22"/>
          <w14:ligatures w14:val="none"/>
        </w:rPr>
        <w:t xml:space="preserve"> will ensure that these benefits are equitably distributed, empowering the region’s most vulnerable populations.</w:t>
      </w:r>
      <w:r w:rsidR="00F02027">
        <w:rPr>
          <w:rFonts w:ascii="Times New Roman" w:eastAsia="Calibri" w:hAnsi="Times New Roman" w:cs="Times New Roman"/>
          <w:kern w:val="0"/>
          <w:sz w:val="22"/>
          <w:szCs w:val="22"/>
          <w14:ligatures w14:val="none"/>
        </w:rPr>
        <w:t xml:space="preserve"> Table X shows the time-bound goals and milestones for achieving the </w:t>
      </w:r>
      <w:proofErr w:type="gramStart"/>
      <w:r w:rsidR="00F02027">
        <w:rPr>
          <w:rFonts w:ascii="Times New Roman" w:eastAsia="Calibri" w:hAnsi="Times New Roman" w:cs="Times New Roman"/>
          <w:kern w:val="0"/>
          <w:sz w:val="22"/>
          <w:szCs w:val="22"/>
          <w14:ligatures w14:val="none"/>
        </w:rPr>
        <w:t>aforementioned projections</w:t>
      </w:r>
      <w:proofErr w:type="gramEnd"/>
      <w:r w:rsidR="00F02027">
        <w:rPr>
          <w:rFonts w:ascii="Times New Roman" w:eastAsia="Calibri" w:hAnsi="Times New Roman" w:cs="Times New Roman"/>
          <w:kern w:val="0"/>
          <w:sz w:val="22"/>
          <w:szCs w:val="22"/>
          <w14:ligatures w14:val="none"/>
        </w:rPr>
        <w:t>.</w:t>
      </w:r>
    </w:p>
    <w:p w14:paraId="3E215F6B" w14:textId="22407B00" w:rsidR="00F02027" w:rsidRPr="00F02027" w:rsidRDefault="00F02027" w:rsidP="00F02027">
      <w:pPr>
        <w:pBdr>
          <w:top w:val="nil"/>
          <w:left w:val="nil"/>
          <w:bottom w:val="nil"/>
          <w:right w:val="nil"/>
          <w:between w:val="nil"/>
        </w:pBdr>
        <w:jc w:val="center"/>
        <w:rPr>
          <w:rFonts w:ascii="Times New Roman" w:eastAsia="Calibri" w:hAnsi="Times New Roman" w:cs="Times New Roman"/>
          <w:b/>
          <w:bCs/>
          <w:kern w:val="0"/>
          <w:sz w:val="22"/>
          <w:szCs w:val="22"/>
          <w14:ligatures w14:val="none"/>
        </w:rPr>
      </w:pPr>
      <w:r w:rsidRPr="00F02027">
        <w:rPr>
          <w:rFonts w:ascii="Times New Roman" w:eastAsia="Calibri" w:hAnsi="Times New Roman" w:cs="Times New Roman"/>
          <w:b/>
          <w:bCs/>
          <w:kern w:val="0"/>
          <w:sz w:val="22"/>
          <w:szCs w:val="22"/>
          <w:highlight w:val="yellow"/>
          <w14:ligatures w14:val="none"/>
        </w:rPr>
        <w:t>Table X:</w:t>
      </w:r>
      <w:r w:rsidRPr="00F02027">
        <w:rPr>
          <w:rFonts w:ascii="Times New Roman" w:eastAsia="Calibri" w:hAnsi="Times New Roman" w:cs="Times New Roman"/>
          <w:b/>
          <w:bCs/>
          <w:kern w:val="0"/>
          <w:sz w:val="22"/>
          <w:szCs w:val="22"/>
          <w14:ligatures w14:val="none"/>
        </w:rPr>
        <w:t xml:space="preserve"> </w:t>
      </w:r>
      <w:r w:rsidRPr="00BE1E4D">
        <w:rPr>
          <w:rFonts w:ascii="Times New Roman" w:eastAsia="Calibri" w:hAnsi="Times New Roman" w:cs="Times New Roman"/>
          <w:b/>
          <w:bCs/>
          <w:kern w:val="0"/>
          <w:sz w:val="22"/>
          <w:szCs w:val="22"/>
          <w:highlight w:val="green"/>
          <w14:ligatures w14:val="none"/>
        </w:rPr>
        <w:t xml:space="preserve">Goals and Milestones of </w:t>
      </w:r>
      <w:commentRangeStart w:id="884"/>
      <w:r w:rsidRPr="00BE1E4D">
        <w:rPr>
          <w:rFonts w:ascii="Times New Roman" w:eastAsia="Calibri" w:hAnsi="Times New Roman" w:cs="Times New Roman"/>
          <w:b/>
          <w:bCs/>
          <w:kern w:val="0"/>
          <w:sz w:val="22"/>
          <w:szCs w:val="22"/>
          <w:highlight w:val="green"/>
          <w14:ligatures w14:val="none"/>
        </w:rPr>
        <w:t>WFD Plan</w:t>
      </w:r>
      <w:commentRangeEnd w:id="884"/>
      <w:r w:rsidRPr="00BE1E4D">
        <w:rPr>
          <w:rStyle w:val="CommentReference"/>
          <w:rFonts w:ascii="Calibri" w:eastAsia="Calibri" w:hAnsi="Calibri" w:cs="Calibri"/>
          <w:kern w:val="0"/>
          <w:highlight w:val="green"/>
          <w14:ligatures w14:val="none"/>
        </w:rPr>
        <w:commentReference w:id="884"/>
      </w:r>
    </w:p>
    <w:tbl>
      <w:tblPr>
        <w:tblW w:w="0" w:type="auto"/>
        <w:tblInd w:w="100" w:type="dxa"/>
        <w:tblLayout w:type="fixed"/>
        <w:tblCellMar>
          <w:left w:w="0" w:type="dxa"/>
          <w:right w:w="0" w:type="dxa"/>
        </w:tblCellMar>
        <w:tblLook w:val="0000" w:firstRow="0" w:lastRow="0" w:firstColumn="0" w:lastColumn="0" w:noHBand="0" w:noVBand="0"/>
      </w:tblPr>
      <w:tblGrid>
        <w:gridCol w:w="4406"/>
        <w:gridCol w:w="3840"/>
        <w:gridCol w:w="571"/>
        <w:gridCol w:w="533"/>
      </w:tblGrid>
      <w:tr w:rsidR="00F02027" w:rsidRPr="00F02027" w14:paraId="337D0C17" w14:textId="77777777" w:rsidTr="00F02027">
        <w:trPr>
          <w:trHeight w:val="230"/>
        </w:trPr>
        <w:tc>
          <w:tcPr>
            <w:tcW w:w="4406" w:type="dxa"/>
            <w:tcBorders>
              <w:top w:val="single" w:sz="4" w:space="0" w:color="000000"/>
              <w:left w:val="single" w:sz="4" w:space="0" w:color="000000"/>
              <w:bottom w:val="single" w:sz="4" w:space="0" w:color="000000"/>
              <w:right w:val="single" w:sz="4" w:space="0" w:color="000000"/>
            </w:tcBorders>
            <w:shd w:val="clear" w:color="auto" w:fill="D1D1D1" w:themeFill="background2" w:themeFillShade="E6"/>
          </w:tcPr>
          <w:p w14:paraId="28D24BD7"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b/>
                <w:bCs/>
                <w:color w:val="0F4661"/>
                <w:kern w:val="0"/>
                <w:sz w:val="20"/>
                <w:szCs w:val="20"/>
                <w14:ligatures w14:val="none"/>
              </w:rPr>
            </w:pPr>
            <w:bookmarkStart w:id="885" w:name="C.4.2_Implementation_Approach"/>
            <w:bookmarkEnd w:id="885"/>
            <w:r w:rsidRPr="00F02027">
              <w:rPr>
                <w:rFonts w:ascii="Times New Roman" w:eastAsia="Calibri" w:hAnsi="Times New Roman" w:cs="Times New Roman"/>
                <w:b/>
                <w:bCs/>
                <w:color w:val="0F4661"/>
                <w:kern w:val="0"/>
                <w:sz w:val="20"/>
                <w:szCs w:val="20"/>
                <w14:ligatures w14:val="none"/>
              </w:rPr>
              <w:t>Goal</w:t>
            </w:r>
          </w:p>
        </w:tc>
        <w:tc>
          <w:tcPr>
            <w:tcW w:w="3840" w:type="dxa"/>
            <w:tcBorders>
              <w:top w:val="single" w:sz="4" w:space="0" w:color="000000"/>
              <w:left w:val="single" w:sz="4" w:space="0" w:color="000000"/>
              <w:bottom w:val="single" w:sz="4" w:space="0" w:color="000000"/>
              <w:right w:val="single" w:sz="4" w:space="0" w:color="000000"/>
            </w:tcBorders>
            <w:shd w:val="clear" w:color="auto" w:fill="D1D1D1" w:themeFill="background2" w:themeFillShade="E6"/>
          </w:tcPr>
          <w:p w14:paraId="26B43D9D"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b/>
                <w:bCs/>
                <w:color w:val="0F4661"/>
                <w:kern w:val="0"/>
                <w:sz w:val="20"/>
                <w:szCs w:val="20"/>
                <w14:ligatures w14:val="none"/>
              </w:rPr>
            </w:pPr>
            <w:r w:rsidRPr="00F02027">
              <w:rPr>
                <w:rFonts w:ascii="Times New Roman" w:eastAsia="Calibri" w:hAnsi="Times New Roman" w:cs="Times New Roman"/>
                <w:b/>
                <w:bCs/>
                <w:color w:val="0F4661"/>
                <w:kern w:val="0"/>
                <w:sz w:val="20"/>
                <w:szCs w:val="20"/>
                <w14:ligatures w14:val="none"/>
              </w:rPr>
              <w:t>Milestone</w:t>
            </w:r>
          </w:p>
        </w:tc>
        <w:tc>
          <w:tcPr>
            <w:tcW w:w="571" w:type="dxa"/>
            <w:tcBorders>
              <w:top w:val="single" w:sz="4" w:space="0" w:color="000000"/>
              <w:left w:val="single" w:sz="4" w:space="0" w:color="000000"/>
              <w:bottom w:val="single" w:sz="4" w:space="0" w:color="000000"/>
              <w:right w:val="single" w:sz="4" w:space="0" w:color="000000"/>
            </w:tcBorders>
            <w:shd w:val="clear" w:color="auto" w:fill="D1D1D1" w:themeFill="background2" w:themeFillShade="E6"/>
          </w:tcPr>
          <w:p w14:paraId="6BAC86F3"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b/>
                <w:bCs/>
                <w:color w:val="0F4661"/>
                <w:kern w:val="0"/>
                <w:sz w:val="20"/>
                <w:szCs w:val="20"/>
                <w14:ligatures w14:val="none"/>
              </w:rPr>
            </w:pPr>
            <w:r w:rsidRPr="00F02027">
              <w:rPr>
                <w:rFonts w:ascii="Times New Roman" w:eastAsia="Calibri" w:hAnsi="Times New Roman" w:cs="Times New Roman"/>
                <w:b/>
                <w:bCs/>
                <w:color w:val="0F4661"/>
                <w:kern w:val="0"/>
                <w:sz w:val="20"/>
                <w:szCs w:val="20"/>
                <w14:ligatures w14:val="none"/>
              </w:rPr>
              <w:t>Qtr.</w:t>
            </w:r>
          </w:p>
        </w:tc>
        <w:tc>
          <w:tcPr>
            <w:tcW w:w="533" w:type="dxa"/>
            <w:tcBorders>
              <w:top w:val="single" w:sz="4" w:space="0" w:color="000000"/>
              <w:left w:val="single" w:sz="4" w:space="0" w:color="000000"/>
              <w:bottom w:val="single" w:sz="4" w:space="0" w:color="000000"/>
              <w:right w:val="single" w:sz="4" w:space="0" w:color="000000"/>
            </w:tcBorders>
            <w:shd w:val="clear" w:color="auto" w:fill="D1D1D1" w:themeFill="background2" w:themeFillShade="E6"/>
          </w:tcPr>
          <w:p w14:paraId="54C20D17"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b/>
                <w:bCs/>
                <w:color w:val="0F4661"/>
                <w:kern w:val="0"/>
                <w:sz w:val="20"/>
                <w:szCs w:val="20"/>
                <w14:ligatures w14:val="none"/>
              </w:rPr>
            </w:pPr>
            <w:r w:rsidRPr="00F02027">
              <w:rPr>
                <w:rFonts w:ascii="Times New Roman" w:eastAsia="Calibri" w:hAnsi="Times New Roman" w:cs="Times New Roman"/>
                <w:b/>
                <w:bCs/>
                <w:color w:val="0F4661"/>
                <w:kern w:val="0"/>
                <w:sz w:val="20"/>
                <w:szCs w:val="20"/>
                <w14:ligatures w14:val="none"/>
              </w:rPr>
              <w:t>Yr.</w:t>
            </w:r>
          </w:p>
        </w:tc>
      </w:tr>
      <w:tr w:rsidR="00F02027" w:rsidRPr="00F02027" w14:paraId="16A687B0" w14:textId="77777777">
        <w:trPr>
          <w:trHeight w:val="230"/>
        </w:trPr>
        <w:tc>
          <w:tcPr>
            <w:tcW w:w="4406" w:type="dxa"/>
            <w:vMerge w:val="restart"/>
            <w:tcBorders>
              <w:top w:val="single" w:sz="4" w:space="0" w:color="000000"/>
              <w:left w:val="single" w:sz="4" w:space="0" w:color="000000"/>
              <w:bottom w:val="single" w:sz="4" w:space="0" w:color="000000"/>
              <w:right w:val="single" w:sz="4" w:space="0" w:color="000000"/>
            </w:tcBorders>
          </w:tcPr>
          <w:p w14:paraId="5F4594F0"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Develop Workforce Development Outreach Plan</w:t>
            </w:r>
          </w:p>
        </w:tc>
        <w:tc>
          <w:tcPr>
            <w:tcW w:w="3840" w:type="dxa"/>
            <w:tcBorders>
              <w:top w:val="single" w:sz="4" w:space="0" w:color="000000"/>
              <w:left w:val="single" w:sz="4" w:space="0" w:color="000000"/>
              <w:bottom w:val="single" w:sz="4" w:space="0" w:color="000000"/>
              <w:right w:val="single" w:sz="4" w:space="0" w:color="000000"/>
            </w:tcBorders>
          </w:tcPr>
          <w:p w14:paraId="0B6F9914"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b/>
                <w:bCs/>
                <w:kern w:val="0"/>
                <w:sz w:val="20"/>
                <w:szCs w:val="20"/>
                <w:highlight w:val="yellow"/>
                <w14:ligatures w14:val="none"/>
              </w:rPr>
              <w:t xml:space="preserve">Deliverable: </w:t>
            </w:r>
            <w:r w:rsidRPr="00F02027">
              <w:rPr>
                <w:rFonts w:ascii="Times New Roman" w:eastAsia="Calibri" w:hAnsi="Times New Roman" w:cs="Times New Roman"/>
                <w:kern w:val="0"/>
                <w:sz w:val="20"/>
                <w:szCs w:val="20"/>
                <w:highlight w:val="yellow"/>
                <w14:ligatures w14:val="none"/>
              </w:rPr>
              <w:t>Completed Plan</w:t>
            </w:r>
          </w:p>
        </w:tc>
        <w:tc>
          <w:tcPr>
            <w:tcW w:w="571" w:type="dxa"/>
            <w:tcBorders>
              <w:top w:val="single" w:sz="4" w:space="0" w:color="000000"/>
              <w:left w:val="single" w:sz="4" w:space="0" w:color="000000"/>
              <w:bottom w:val="single" w:sz="4" w:space="0" w:color="000000"/>
              <w:right w:val="single" w:sz="4" w:space="0" w:color="000000"/>
            </w:tcBorders>
          </w:tcPr>
          <w:p w14:paraId="5350383B"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4</w:t>
            </w:r>
          </w:p>
        </w:tc>
        <w:tc>
          <w:tcPr>
            <w:tcW w:w="533" w:type="dxa"/>
            <w:tcBorders>
              <w:top w:val="single" w:sz="4" w:space="0" w:color="000000"/>
              <w:left w:val="single" w:sz="4" w:space="0" w:color="000000"/>
              <w:bottom w:val="single" w:sz="4" w:space="0" w:color="000000"/>
              <w:right w:val="single" w:sz="4" w:space="0" w:color="000000"/>
            </w:tcBorders>
          </w:tcPr>
          <w:p w14:paraId="478A1077"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1</w:t>
            </w:r>
          </w:p>
        </w:tc>
      </w:tr>
      <w:tr w:rsidR="00F02027" w:rsidRPr="00F02027" w14:paraId="10FCDEEA" w14:textId="77777777">
        <w:trPr>
          <w:trHeight w:val="229"/>
        </w:trPr>
        <w:tc>
          <w:tcPr>
            <w:tcW w:w="4406" w:type="dxa"/>
            <w:vMerge/>
            <w:tcBorders>
              <w:top w:val="nil"/>
              <w:left w:val="single" w:sz="4" w:space="0" w:color="000000"/>
              <w:bottom w:val="single" w:sz="4" w:space="0" w:color="000000"/>
              <w:right w:val="single" w:sz="4" w:space="0" w:color="000000"/>
            </w:tcBorders>
          </w:tcPr>
          <w:p w14:paraId="0DB03858"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p>
        </w:tc>
        <w:tc>
          <w:tcPr>
            <w:tcW w:w="3840" w:type="dxa"/>
            <w:tcBorders>
              <w:top w:val="single" w:sz="4" w:space="0" w:color="000000"/>
              <w:left w:val="single" w:sz="4" w:space="0" w:color="000000"/>
              <w:bottom w:val="single" w:sz="4" w:space="0" w:color="000000"/>
              <w:right w:val="single" w:sz="4" w:space="0" w:color="000000"/>
            </w:tcBorders>
          </w:tcPr>
          <w:p w14:paraId="3C6E2D6F"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Target Population outreached</w:t>
            </w:r>
          </w:p>
        </w:tc>
        <w:tc>
          <w:tcPr>
            <w:tcW w:w="571" w:type="dxa"/>
            <w:tcBorders>
              <w:top w:val="single" w:sz="4" w:space="0" w:color="000000"/>
              <w:left w:val="single" w:sz="4" w:space="0" w:color="000000"/>
              <w:bottom w:val="single" w:sz="4" w:space="0" w:color="000000"/>
              <w:right w:val="single" w:sz="4" w:space="0" w:color="000000"/>
            </w:tcBorders>
          </w:tcPr>
          <w:p w14:paraId="69D1CE45"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1</w:t>
            </w:r>
          </w:p>
        </w:tc>
        <w:tc>
          <w:tcPr>
            <w:tcW w:w="533" w:type="dxa"/>
            <w:tcBorders>
              <w:top w:val="single" w:sz="4" w:space="0" w:color="000000"/>
              <w:left w:val="single" w:sz="4" w:space="0" w:color="000000"/>
              <w:bottom w:val="single" w:sz="4" w:space="0" w:color="000000"/>
              <w:right w:val="single" w:sz="4" w:space="0" w:color="000000"/>
            </w:tcBorders>
          </w:tcPr>
          <w:p w14:paraId="30E309D4"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2</w:t>
            </w:r>
          </w:p>
        </w:tc>
      </w:tr>
      <w:tr w:rsidR="00F02027" w:rsidRPr="00F02027" w14:paraId="1E4C7B01" w14:textId="77777777">
        <w:trPr>
          <w:trHeight w:val="230"/>
        </w:trPr>
        <w:tc>
          <w:tcPr>
            <w:tcW w:w="4406" w:type="dxa"/>
            <w:tcBorders>
              <w:top w:val="single" w:sz="4" w:space="0" w:color="000000"/>
              <w:left w:val="single" w:sz="4" w:space="0" w:color="000000"/>
              <w:bottom w:val="single" w:sz="4" w:space="0" w:color="000000"/>
              <w:right w:val="single" w:sz="4" w:space="0" w:color="000000"/>
            </w:tcBorders>
          </w:tcPr>
          <w:p w14:paraId="500062C4"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Conduct trainings/technical trainings</w:t>
            </w:r>
          </w:p>
        </w:tc>
        <w:tc>
          <w:tcPr>
            <w:tcW w:w="3840" w:type="dxa"/>
            <w:tcBorders>
              <w:top w:val="single" w:sz="4" w:space="0" w:color="000000"/>
              <w:left w:val="single" w:sz="4" w:space="0" w:color="000000"/>
              <w:bottom w:val="single" w:sz="4" w:space="0" w:color="000000"/>
              <w:right w:val="single" w:sz="4" w:space="0" w:color="000000"/>
            </w:tcBorders>
          </w:tcPr>
          <w:p w14:paraId="39D9D60A"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Trainings implemented and completed</w:t>
            </w:r>
          </w:p>
        </w:tc>
        <w:tc>
          <w:tcPr>
            <w:tcW w:w="571" w:type="dxa"/>
            <w:tcBorders>
              <w:top w:val="single" w:sz="4" w:space="0" w:color="000000"/>
              <w:left w:val="single" w:sz="4" w:space="0" w:color="000000"/>
              <w:bottom w:val="single" w:sz="4" w:space="0" w:color="000000"/>
              <w:right w:val="single" w:sz="4" w:space="0" w:color="000000"/>
            </w:tcBorders>
          </w:tcPr>
          <w:p w14:paraId="74F5197E"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4</w:t>
            </w:r>
          </w:p>
        </w:tc>
        <w:tc>
          <w:tcPr>
            <w:tcW w:w="533" w:type="dxa"/>
            <w:tcBorders>
              <w:top w:val="single" w:sz="4" w:space="0" w:color="000000"/>
              <w:left w:val="single" w:sz="4" w:space="0" w:color="000000"/>
              <w:bottom w:val="single" w:sz="4" w:space="0" w:color="000000"/>
              <w:right w:val="single" w:sz="4" w:space="0" w:color="000000"/>
            </w:tcBorders>
          </w:tcPr>
          <w:p w14:paraId="79DFEB22"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10</w:t>
            </w:r>
          </w:p>
        </w:tc>
      </w:tr>
      <w:tr w:rsidR="00F02027" w:rsidRPr="00F02027" w14:paraId="6B77C887" w14:textId="77777777">
        <w:trPr>
          <w:trHeight w:val="460"/>
        </w:trPr>
        <w:tc>
          <w:tcPr>
            <w:tcW w:w="4406" w:type="dxa"/>
            <w:tcBorders>
              <w:top w:val="single" w:sz="4" w:space="0" w:color="000000"/>
              <w:left w:val="single" w:sz="4" w:space="0" w:color="000000"/>
              <w:bottom w:val="single" w:sz="4" w:space="0" w:color="000000"/>
              <w:right w:val="single" w:sz="4" w:space="0" w:color="000000"/>
            </w:tcBorders>
          </w:tcPr>
          <w:p w14:paraId="77178E61"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Transition trained participants to entry-level position</w:t>
            </w:r>
          </w:p>
        </w:tc>
        <w:tc>
          <w:tcPr>
            <w:tcW w:w="3840" w:type="dxa"/>
            <w:tcBorders>
              <w:top w:val="single" w:sz="4" w:space="0" w:color="000000"/>
              <w:left w:val="single" w:sz="4" w:space="0" w:color="000000"/>
              <w:bottom w:val="single" w:sz="4" w:space="0" w:color="000000"/>
              <w:right w:val="single" w:sz="4" w:space="0" w:color="000000"/>
            </w:tcBorders>
          </w:tcPr>
          <w:p w14:paraId="5DBE2835"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Successful job placement</w:t>
            </w:r>
          </w:p>
        </w:tc>
        <w:tc>
          <w:tcPr>
            <w:tcW w:w="571" w:type="dxa"/>
            <w:tcBorders>
              <w:top w:val="single" w:sz="4" w:space="0" w:color="000000"/>
              <w:left w:val="single" w:sz="4" w:space="0" w:color="000000"/>
              <w:bottom w:val="single" w:sz="4" w:space="0" w:color="000000"/>
              <w:right w:val="single" w:sz="4" w:space="0" w:color="000000"/>
            </w:tcBorders>
          </w:tcPr>
          <w:p w14:paraId="63195497"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4</w:t>
            </w:r>
          </w:p>
        </w:tc>
        <w:tc>
          <w:tcPr>
            <w:tcW w:w="533" w:type="dxa"/>
            <w:tcBorders>
              <w:top w:val="single" w:sz="4" w:space="0" w:color="000000"/>
              <w:left w:val="single" w:sz="4" w:space="0" w:color="000000"/>
              <w:bottom w:val="single" w:sz="4" w:space="0" w:color="000000"/>
              <w:right w:val="single" w:sz="4" w:space="0" w:color="000000"/>
            </w:tcBorders>
          </w:tcPr>
          <w:p w14:paraId="5DCF0ECD"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10</w:t>
            </w:r>
          </w:p>
        </w:tc>
      </w:tr>
      <w:tr w:rsidR="00F02027" w:rsidRPr="00F02027" w14:paraId="7B2B32AB" w14:textId="77777777">
        <w:trPr>
          <w:trHeight w:val="460"/>
        </w:trPr>
        <w:tc>
          <w:tcPr>
            <w:tcW w:w="4406" w:type="dxa"/>
            <w:tcBorders>
              <w:top w:val="single" w:sz="4" w:space="0" w:color="000000"/>
              <w:left w:val="single" w:sz="4" w:space="0" w:color="000000"/>
              <w:bottom w:val="single" w:sz="4" w:space="0" w:color="000000"/>
              <w:right w:val="single" w:sz="4" w:space="0" w:color="000000"/>
            </w:tcBorders>
          </w:tcPr>
          <w:p w14:paraId="6D54DF1F"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Assess outcomes of program</w:t>
            </w:r>
          </w:p>
        </w:tc>
        <w:tc>
          <w:tcPr>
            <w:tcW w:w="3840" w:type="dxa"/>
            <w:tcBorders>
              <w:top w:val="single" w:sz="4" w:space="0" w:color="000000"/>
              <w:left w:val="single" w:sz="4" w:space="0" w:color="000000"/>
              <w:bottom w:val="single" w:sz="4" w:space="0" w:color="000000"/>
              <w:right w:val="single" w:sz="4" w:space="0" w:color="000000"/>
            </w:tcBorders>
          </w:tcPr>
          <w:p w14:paraId="6C00A0AB"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b/>
                <w:bCs/>
                <w:kern w:val="0"/>
                <w:sz w:val="20"/>
                <w:szCs w:val="20"/>
                <w:highlight w:val="yellow"/>
                <w14:ligatures w14:val="none"/>
              </w:rPr>
              <w:t>Deliverable</w:t>
            </w:r>
            <w:r w:rsidRPr="00F02027">
              <w:rPr>
                <w:rFonts w:ascii="Times New Roman" w:eastAsia="Calibri" w:hAnsi="Times New Roman" w:cs="Times New Roman"/>
                <w:kern w:val="0"/>
                <w:sz w:val="20"/>
                <w:szCs w:val="20"/>
                <w:highlight w:val="yellow"/>
                <w14:ligatures w14:val="none"/>
              </w:rPr>
              <w:t>: Completed Outcome Report</w:t>
            </w:r>
          </w:p>
        </w:tc>
        <w:tc>
          <w:tcPr>
            <w:tcW w:w="571" w:type="dxa"/>
            <w:tcBorders>
              <w:top w:val="single" w:sz="4" w:space="0" w:color="000000"/>
              <w:left w:val="single" w:sz="4" w:space="0" w:color="000000"/>
              <w:bottom w:val="single" w:sz="4" w:space="0" w:color="000000"/>
              <w:right w:val="single" w:sz="4" w:space="0" w:color="000000"/>
            </w:tcBorders>
          </w:tcPr>
          <w:p w14:paraId="6F20BC6D"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4</w:t>
            </w:r>
          </w:p>
        </w:tc>
        <w:tc>
          <w:tcPr>
            <w:tcW w:w="533" w:type="dxa"/>
            <w:tcBorders>
              <w:top w:val="single" w:sz="4" w:space="0" w:color="000000"/>
              <w:left w:val="single" w:sz="4" w:space="0" w:color="000000"/>
              <w:bottom w:val="single" w:sz="4" w:space="0" w:color="000000"/>
              <w:right w:val="single" w:sz="4" w:space="0" w:color="000000"/>
            </w:tcBorders>
          </w:tcPr>
          <w:p w14:paraId="55E988A0" w14:textId="77777777" w:rsidR="00F02027" w:rsidRPr="00F02027" w:rsidRDefault="00F02027" w:rsidP="00F02027">
            <w:pPr>
              <w:pBdr>
                <w:top w:val="nil"/>
                <w:left w:val="nil"/>
                <w:bottom w:val="nil"/>
                <w:right w:val="nil"/>
                <w:between w:val="nil"/>
              </w:pBdr>
              <w:spacing w:after="240"/>
              <w:jc w:val="both"/>
              <w:rPr>
                <w:rFonts w:ascii="Times New Roman" w:eastAsia="Calibri" w:hAnsi="Times New Roman" w:cs="Times New Roman"/>
                <w:kern w:val="0"/>
                <w:sz w:val="20"/>
                <w:szCs w:val="20"/>
                <w:highlight w:val="yellow"/>
                <w14:ligatures w14:val="none"/>
              </w:rPr>
            </w:pPr>
            <w:r w:rsidRPr="00F02027">
              <w:rPr>
                <w:rFonts w:ascii="Times New Roman" w:eastAsia="Calibri" w:hAnsi="Times New Roman" w:cs="Times New Roman"/>
                <w:kern w:val="0"/>
                <w:sz w:val="20"/>
                <w:szCs w:val="20"/>
                <w:highlight w:val="yellow"/>
                <w14:ligatures w14:val="none"/>
              </w:rPr>
              <w:t>10</w:t>
            </w:r>
          </w:p>
        </w:tc>
      </w:tr>
    </w:tbl>
    <w:p w14:paraId="1DA81CC8" w14:textId="4762D470" w:rsidR="00B67609" w:rsidRPr="001807AE" w:rsidRDefault="00B67609" w:rsidP="00F02027">
      <w:pPr>
        <w:pBdr>
          <w:top w:val="nil"/>
          <w:left w:val="nil"/>
          <w:bottom w:val="nil"/>
          <w:right w:val="nil"/>
          <w:between w:val="nil"/>
        </w:pBdr>
        <w:spacing w:before="240" w:after="60"/>
        <w:jc w:val="both"/>
        <w:rPr>
          <w:rFonts w:ascii="Times New Roman" w:eastAsia="Calibri" w:hAnsi="Times New Roman" w:cs="Times New Roman"/>
          <w:kern w:val="0"/>
          <w:sz w:val="22"/>
          <w:szCs w:val="22"/>
          <w14:ligatures w14:val="none"/>
        </w:rPr>
      </w:pPr>
      <w:r w:rsidRPr="00B67609">
        <w:rPr>
          <w:rFonts w:ascii="Times New Roman" w:eastAsia="Calibri" w:hAnsi="Times New Roman" w:cs="Times New Roman"/>
          <w:kern w:val="0"/>
          <w:sz w:val="22"/>
          <w:szCs w:val="22"/>
          <w14:ligatures w14:val="none"/>
        </w:rPr>
        <w:t xml:space="preserve">The intended outcome of </w:t>
      </w:r>
      <w:r w:rsidR="00034DD3">
        <w:rPr>
          <w:rFonts w:ascii="Times New Roman" w:eastAsia="Calibri" w:hAnsi="Times New Roman" w:cs="Times New Roman"/>
          <w:kern w:val="0"/>
          <w:sz w:val="22"/>
          <w:szCs w:val="22"/>
          <w14:ligatures w14:val="none"/>
        </w:rPr>
        <w:t>EPIC</w:t>
      </w:r>
      <w:r w:rsidRPr="00B67609">
        <w:rPr>
          <w:rFonts w:ascii="Times New Roman" w:eastAsia="Calibri" w:hAnsi="Times New Roman" w:cs="Times New Roman"/>
          <w:kern w:val="0"/>
          <w:sz w:val="22"/>
          <w:szCs w:val="22"/>
          <w14:ligatures w14:val="none"/>
        </w:rPr>
        <w:t>’s workforce development efforts is to create a sustainable, inclusive pipeline of skilled workers capable of meeting the demands of clean energy and advanced manufacturing sectors. By addressing both immediate workforce gaps and long-term systemic challenges, the Engine will position the Central Valley as a model for equitable and sustainable economic transformation.</w:t>
      </w:r>
    </w:p>
    <w:p w14:paraId="1E33EBAF" w14:textId="77777777" w:rsidR="001807AE" w:rsidRDefault="001807AE" w:rsidP="001807AE">
      <w:pPr>
        <w:keepNext/>
        <w:keepLines/>
        <w:numPr>
          <w:ilvl w:val="0"/>
          <w:numId w:val="3"/>
        </w:numPr>
        <w:spacing w:before="160" w:after="80"/>
        <w:outlineLvl w:val="2"/>
        <w:rPr>
          <w:rFonts w:ascii="Times New Roman" w:eastAsia="Calibri" w:hAnsi="Times New Roman" w:cs="Times New Roman"/>
          <w:b/>
          <w:bCs/>
          <w:iCs/>
          <w:kern w:val="0"/>
          <w:sz w:val="22"/>
          <w:szCs w:val="21"/>
          <w14:ligatures w14:val="none"/>
        </w:rPr>
      </w:pPr>
      <w:r w:rsidRPr="00BE1E4D">
        <w:rPr>
          <w:rFonts w:ascii="Times New Roman" w:eastAsia="Calibri" w:hAnsi="Times New Roman" w:cs="Times New Roman"/>
          <w:b/>
          <w:bCs/>
          <w:iCs/>
          <w:kern w:val="0"/>
          <w:sz w:val="22"/>
          <w:szCs w:val="21"/>
          <w:highlight w:val="red"/>
          <w14:ligatures w14:val="none"/>
        </w:rPr>
        <w:t>Inclusive</w:t>
      </w:r>
      <w:r w:rsidRPr="001807AE">
        <w:rPr>
          <w:rFonts w:ascii="Times New Roman" w:eastAsia="Calibri" w:hAnsi="Times New Roman" w:cs="Times New Roman"/>
          <w:b/>
          <w:bCs/>
          <w:iCs/>
          <w:kern w:val="0"/>
          <w:sz w:val="22"/>
          <w:szCs w:val="21"/>
          <w14:ligatures w14:val="none"/>
        </w:rPr>
        <w:t xml:space="preserve"> </w:t>
      </w:r>
      <w:r w:rsidRPr="00BE1E4D">
        <w:rPr>
          <w:rFonts w:ascii="Times New Roman" w:eastAsia="Calibri" w:hAnsi="Times New Roman" w:cs="Times New Roman"/>
          <w:b/>
          <w:bCs/>
          <w:iCs/>
          <w:kern w:val="0"/>
          <w:sz w:val="22"/>
          <w:szCs w:val="21"/>
          <w:highlight w:val="darkCyan"/>
          <w14:ligatures w14:val="none"/>
        </w:rPr>
        <w:t>Engagement</w:t>
      </w:r>
    </w:p>
    <w:p w14:paraId="48E559D6" w14:textId="145897E4" w:rsidR="001807AE" w:rsidRDefault="009A6183" w:rsidP="00FD3577">
      <w:pPr>
        <w:jc w:val="both"/>
        <w:rPr>
          <w:rFonts w:ascii="Times New Roman" w:hAnsi="Times New Roman" w:cs="Times New Roman"/>
        </w:rPr>
      </w:pPr>
      <w:r w:rsidRPr="009A6183">
        <w:rPr>
          <w:rFonts w:ascii="Times New Roman" w:hAnsi="Times New Roman" w:cs="Times New Roman"/>
        </w:rPr>
        <w:t xml:space="preserve">There is a need for greater inclusion of diverse talents and perspectives across geography, race, ethnicity, gender, and organizational types, which currently hinders equitable participation in the innovation ecosystem. </w:t>
      </w:r>
      <w:r w:rsidRPr="009A6183">
        <w:rPr>
          <w:rFonts w:ascii="Times New Roman" w:hAnsi="Times New Roman" w:cs="Times New Roman"/>
          <w:b/>
          <w:bCs/>
          <w:i/>
          <w:iCs/>
        </w:rPr>
        <w:t>Strategy:</w:t>
      </w:r>
      <w:r w:rsidRPr="009A6183">
        <w:rPr>
          <w:rFonts w:ascii="Times New Roman" w:hAnsi="Times New Roman" w:cs="Times New Roman"/>
        </w:rPr>
        <w:t xml:space="preserve"> </w:t>
      </w:r>
      <w:r w:rsidR="00034DD3">
        <w:rPr>
          <w:rFonts w:ascii="Times New Roman" w:hAnsi="Times New Roman" w:cs="Times New Roman"/>
        </w:rPr>
        <w:t>EPIC</w:t>
      </w:r>
      <w:r w:rsidRPr="009A6183">
        <w:rPr>
          <w:rFonts w:ascii="Times New Roman" w:hAnsi="Times New Roman" w:cs="Times New Roman"/>
        </w:rPr>
        <w:t xml:space="preserve">’s geographic footprint represents some of the most diverse populations across race, ethnicity, gender, geography, and educational attainment. The </w:t>
      </w:r>
      <w:r w:rsidR="00034DD3">
        <w:rPr>
          <w:rFonts w:ascii="Times New Roman" w:hAnsi="Times New Roman" w:cs="Times New Roman"/>
        </w:rPr>
        <w:t>EPIC</w:t>
      </w:r>
      <w:r w:rsidRPr="009A6183">
        <w:rPr>
          <w:rFonts w:ascii="Times New Roman" w:hAnsi="Times New Roman" w:cs="Times New Roman"/>
        </w:rPr>
        <w:t xml:space="preserve"> proposal is supported by statewide and local chambers and CBOs and builds off relationships from the regional educational institutions. The Engine will use this to work to maximize inclusive engagement.</w:t>
      </w:r>
    </w:p>
    <w:p w14:paraId="58762A6C" w14:textId="77777777" w:rsidR="00DC1890" w:rsidRDefault="00DC1890" w:rsidP="005D39F0">
      <w:pPr>
        <w:spacing w:after="240"/>
        <w:jc w:val="both"/>
        <w:rPr>
          <w:ins w:id="886" w:author="Shannon Boettcher" w:date="2025-01-05T11:53:00Z" w16du:dateUtc="2025-01-05T19:53:00Z"/>
          <w:rFonts w:ascii="Times New Roman" w:hAnsi="Times New Roman" w:cs="Times New Roman"/>
        </w:rPr>
      </w:pPr>
    </w:p>
    <w:p w14:paraId="44B09A7E" w14:textId="7800F9A5" w:rsidR="005D39F0" w:rsidRPr="005D39F0" w:rsidRDefault="005D39F0" w:rsidP="005D39F0">
      <w:pPr>
        <w:spacing w:after="240"/>
        <w:jc w:val="both"/>
        <w:rPr>
          <w:rFonts w:ascii="Times New Roman" w:hAnsi="Times New Roman" w:cs="Times New Roman"/>
        </w:rPr>
      </w:pPr>
      <w:commentRangeStart w:id="887"/>
      <w:r w:rsidRPr="005D39F0">
        <w:rPr>
          <w:rFonts w:ascii="Times New Roman" w:hAnsi="Times New Roman" w:cs="Times New Roman"/>
        </w:rPr>
        <w:t xml:space="preserve">Inclusive engagement is a foundational element of EPIC, recognizing that the full potential of the innovation ecosystem cannot be realized without the diverse talents and perspectives of the Central Valley’s communities. Despite the region’s rich diversity across race, ethnicity, gender, geography, and educational attainment, systemic barriers have historically limited equitable participation in economic development and technological innovation. These barriers include lack of access to </w:t>
      </w:r>
      <w:r w:rsidRPr="005D39F0">
        <w:rPr>
          <w:rFonts w:ascii="Times New Roman" w:hAnsi="Times New Roman" w:cs="Times New Roman"/>
        </w:rPr>
        <w:lastRenderedPageBreak/>
        <w:t xml:space="preserve">educational opportunities, underrepresentation in leadership positions, and insufficient outreach to historically excluded populations. EPIC is committed to addressing these challenges by building a fully inclusive and equitable innovation ecosystem that leverages the strengths of its geographic </w:t>
      </w:r>
      <w:proofErr w:type="gramStart"/>
      <w:r w:rsidRPr="005D39F0">
        <w:rPr>
          <w:rFonts w:ascii="Times New Roman" w:hAnsi="Times New Roman" w:cs="Times New Roman"/>
        </w:rPr>
        <w:t>footprint</w:t>
      </w:r>
      <w:proofErr w:type="gramEnd"/>
      <w:r w:rsidRPr="005D39F0">
        <w:rPr>
          <w:rFonts w:ascii="Times New Roman" w:hAnsi="Times New Roman" w:cs="Times New Roman"/>
        </w:rPr>
        <w:t xml:space="preserve"> and the relationships cultivated with CBOs, chambers of commerce, and regional educational institutions.</w:t>
      </w:r>
      <w:commentRangeEnd w:id="887"/>
      <w:r w:rsidR="00DC1890">
        <w:rPr>
          <w:rStyle w:val="CommentReference"/>
          <w:rFonts w:ascii="Calibri" w:eastAsia="Calibri" w:hAnsi="Calibri" w:cs="Calibri"/>
          <w:kern w:val="0"/>
          <w14:ligatures w14:val="none"/>
        </w:rPr>
        <w:commentReference w:id="887"/>
      </w:r>
    </w:p>
    <w:p w14:paraId="4623A49F" w14:textId="064DD327" w:rsidR="005D39F0" w:rsidRPr="005D39F0" w:rsidRDefault="005D39F0" w:rsidP="005D39F0">
      <w:pPr>
        <w:spacing w:after="240"/>
        <w:jc w:val="both"/>
        <w:rPr>
          <w:rFonts w:ascii="Times New Roman" w:hAnsi="Times New Roman" w:cs="Times New Roman"/>
        </w:rPr>
      </w:pPr>
      <w:r w:rsidRPr="005D39F0">
        <w:rPr>
          <w:rFonts w:ascii="Times New Roman" w:hAnsi="Times New Roman" w:cs="Times New Roman"/>
        </w:rPr>
        <w:t xml:space="preserve">The Central Valley is one of the most demographically diverse regions in the United States, with a population that includes significant Hispanic/Latino, Black, Asian, and Indigenous communities. </w:t>
      </w:r>
      <w:r>
        <w:rPr>
          <w:rFonts w:ascii="Times New Roman" w:hAnsi="Times New Roman" w:cs="Times New Roman"/>
        </w:rPr>
        <w:t>Environmental and economic inequities, including exposure to air pollution and limited access to high-quality jobs in emerging industries have disproportionately impacted these population</w:t>
      </w:r>
      <w:r w:rsidRPr="005D39F0">
        <w:rPr>
          <w:rFonts w:ascii="Times New Roman" w:hAnsi="Times New Roman" w:cs="Times New Roman"/>
        </w:rPr>
        <w:t xml:space="preserve">s. EPIC’s commitment to inclusive engagement ensures that these communities are not only represented but actively involved in shaping the region’s clean energy future. This begins with partnerships with organizations such as the </w:t>
      </w:r>
      <w:commentRangeStart w:id="888"/>
      <w:commentRangeStart w:id="889"/>
      <w:r w:rsidRPr="005D39F0">
        <w:rPr>
          <w:rFonts w:ascii="Times New Roman" w:hAnsi="Times New Roman" w:cs="Times New Roman"/>
          <w:highlight w:val="yellow"/>
        </w:rPr>
        <w:t>K</w:t>
      </w:r>
      <w:commentRangeEnd w:id="888"/>
      <w:r>
        <w:rPr>
          <w:rStyle w:val="CommentReference"/>
          <w:rFonts w:ascii="Calibri" w:eastAsia="Calibri" w:hAnsi="Calibri" w:cs="Calibri"/>
          <w:kern w:val="0"/>
          <w14:ligatures w14:val="none"/>
        </w:rPr>
        <w:commentReference w:id="888"/>
      </w:r>
      <w:commentRangeEnd w:id="889"/>
      <w:r w:rsidR="00226C3E">
        <w:rPr>
          <w:rStyle w:val="CommentReference"/>
          <w:rFonts w:ascii="Calibri" w:eastAsia="Calibri" w:hAnsi="Calibri" w:cs="Calibri"/>
          <w:kern w:val="0"/>
          <w14:ligatures w14:val="none"/>
        </w:rPr>
        <w:commentReference w:id="889"/>
      </w:r>
      <w:r w:rsidRPr="005D39F0">
        <w:rPr>
          <w:rFonts w:ascii="Times New Roman" w:hAnsi="Times New Roman" w:cs="Times New Roman"/>
          <w:highlight w:val="yellow"/>
        </w:rPr>
        <w:t>ern Inclusive Entrepreneur Hub, Fresno Metro Black Chamber of Commerce, and La Familia Counseling Center</w:t>
      </w:r>
      <w:r w:rsidRPr="005D39F0">
        <w:rPr>
          <w:rFonts w:ascii="Times New Roman" w:hAnsi="Times New Roman" w:cs="Times New Roman"/>
        </w:rPr>
        <w:t>, which bring deep expertise in community engagement and advocacy for underrepresented groups.</w:t>
      </w:r>
    </w:p>
    <w:p w14:paraId="606F4139" w14:textId="206A150E" w:rsidR="005D39F0" w:rsidRPr="005D39F0" w:rsidRDefault="005D39F0" w:rsidP="005D39F0">
      <w:pPr>
        <w:spacing w:after="240"/>
        <w:jc w:val="both"/>
        <w:rPr>
          <w:rFonts w:ascii="Times New Roman" w:hAnsi="Times New Roman" w:cs="Times New Roman"/>
        </w:rPr>
      </w:pPr>
      <w:r w:rsidRPr="005D39F0">
        <w:rPr>
          <w:rFonts w:ascii="Times New Roman" w:hAnsi="Times New Roman" w:cs="Times New Roman"/>
        </w:rPr>
        <w:t xml:space="preserve">EPIC’s inclusive engagement strategy is informed by its geographic and demographic diversity, with initiatives tailored to address </w:t>
      </w:r>
      <w:r>
        <w:rPr>
          <w:rFonts w:ascii="Times New Roman" w:hAnsi="Times New Roman" w:cs="Times New Roman"/>
        </w:rPr>
        <w:t>different communities’</w:t>
      </w:r>
      <w:r w:rsidRPr="005D39F0">
        <w:rPr>
          <w:rFonts w:ascii="Times New Roman" w:hAnsi="Times New Roman" w:cs="Times New Roman"/>
        </w:rPr>
        <w:t xml:space="preserve"> unique needs and strengths. For example, in rural areas with limited access</w:t>
      </w:r>
      <w:r w:rsidR="00846215">
        <w:rPr>
          <w:rFonts w:ascii="Times New Roman" w:hAnsi="Times New Roman" w:cs="Times New Roman"/>
        </w:rPr>
        <w:t xml:space="preserve"> </w:t>
      </w:r>
      <w:r w:rsidRPr="005D39F0">
        <w:rPr>
          <w:rFonts w:ascii="Times New Roman" w:hAnsi="Times New Roman" w:cs="Times New Roman"/>
        </w:rPr>
        <w:t>to higher education,</w:t>
      </w:r>
      <w:r w:rsidR="00846215" w:rsidRPr="00846215">
        <w:rPr>
          <w:rFonts w:ascii="Times New Roman" w:hAnsi="Times New Roman" w:cs="Times New Roman"/>
          <w:highlight w:val="yellow"/>
        </w:rPr>
        <w:t xml:space="preserve"> </w:t>
      </w:r>
      <w:r w:rsidR="00846215">
        <w:rPr>
          <w:rFonts w:ascii="Times New Roman" w:hAnsi="Times New Roman" w:cs="Times New Roman"/>
          <w:highlight w:val="yellow"/>
        </w:rPr>
        <w:t xml:space="preserve">such as </w:t>
      </w:r>
      <w:del w:id="890" w:author="Jane Dong" w:date="2025-01-06T17:39:00Z" w16du:dateUtc="2025-01-07T01:39:00Z">
        <w:r w:rsidR="00846215" w:rsidRPr="00846215" w:rsidDel="00226C3E">
          <w:rPr>
            <w:rFonts w:ascii="Times New Roman" w:hAnsi="Times New Roman" w:cs="Times New Roman"/>
            <w:highlight w:val="yellow"/>
          </w:rPr>
          <w:delText xml:space="preserve">[best </w:delText>
        </w:r>
        <w:commentRangeStart w:id="891"/>
        <w:r w:rsidR="00846215" w:rsidRPr="00846215" w:rsidDel="00226C3E">
          <w:rPr>
            <w:rFonts w:ascii="Times New Roman" w:hAnsi="Times New Roman" w:cs="Times New Roman"/>
            <w:highlight w:val="yellow"/>
          </w:rPr>
          <w:delText>example</w:delText>
        </w:r>
      </w:del>
      <w:commentRangeEnd w:id="891"/>
      <w:r w:rsidR="00846215">
        <w:rPr>
          <w:rStyle w:val="CommentReference"/>
          <w:rFonts w:ascii="Calibri" w:eastAsia="Calibri" w:hAnsi="Calibri" w:cs="Calibri"/>
          <w:kern w:val="0"/>
          <w14:ligatures w14:val="none"/>
        </w:rPr>
        <w:commentReference w:id="891"/>
      </w:r>
      <w:del w:id="892" w:author="Jane Dong" w:date="2025-01-06T17:39:00Z" w16du:dateUtc="2025-01-07T01:39:00Z">
        <w:r w:rsidR="00846215" w:rsidRPr="00846215" w:rsidDel="00226C3E">
          <w:rPr>
            <w:rFonts w:ascii="Times New Roman" w:hAnsi="Times New Roman" w:cs="Times New Roman"/>
            <w:highlight w:val="yellow"/>
          </w:rPr>
          <w:delText xml:space="preserve"> to use?]</w:delText>
        </w:r>
      </w:del>
      <w:ins w:id="893" w:author="Jane Dong" w:date="2025-01-06T17:39:00Z" w16du:dateUtc="2025-01-07T01:39:00Z">
        <w:r w:rsidR="00226C3E">
          <w:rPr>
            <w:rFonts w:ascii="Times New Roman" w:hAnsi="Times New Roman" w:cs="Times New Roman"/>
          </w:rPr>
          <w:t xml:space="preserve">Delano or </w:t>
        </w:r>
        <w:proofErr w:type="spellStart"/>
        <w:r w:rsidR="00226C3E">
          <w:rPr>
            <w:rFonts w:ascii="Times New Roman" w:hAnsi="Times New Roman" w:cs="Times New Roman"/>
          </w:rPr>
          <w:t>taft</w:t>
        </w:r>
        <w:proofErr w:type="spellEnd"/>
        <w:r w:rsidR="00226C3E">
          <w:rPr>
            <w:rFonts w:ascii="Times New Roman" w:hAnsi="Times New Roman" w:cs="Times New Roman"/>
          </w:rPr>
          <w:t>.</w:t>
        </w:r>
      </w:ins>
      <w:del w:id="894" w:author="Jane Dong" w:date="2025-01-06T17:39:00Z" w16du:dateUtc="2025-01-07T01:39:00Z">
        <w:r w:rsidR="00846215" w:rsidDel="00226C3E">
          <w:rPr>
            <w:rFonts w:ascii="Times New Roman" w:hAnsi="Times New Roman" w:cs="Times New Roman"/>
          </w:rPr>
          <w:delText>,</w:delText>
        </w:r>
      </w:del>
      <w:r w:rsidRPr="005D39F0">
        <w:rPr>
          <w:rFonts w:ascii="Times New Roman" w:hAnsi="Times New Roman" w:cs="Times New Roman"/>
        </w:rPr>
        <w:t xml:space="preserve"> EPIC will collaborate with community colleges to provide tailored training programs that prepare residents for careers in clean energy and advanced manufacturing. In urban centers</w:t>
      </w:r>
      <w:r w:rsidR="00846215">
        <w:rPr>
          <w:rFonts w:ascii="Times New Roman" w:hAnsi="Times New Roman" w:cs="Times New Roman"/>
        </w:rPr>
        <w:t>,</w:t>
      </w:r>
      <w:r w:rsidRPr="005D39F0">
        <w:rPr>
          <w:rFonts w:ascii="Times New Roman" w:hAnsi="Times New Roman" w:cs="Times New Roman"/>
        </w:rPr>
        <w:t xml:space="preserve"> such as Bakersfield and Fresno, EPIC will work with chambers of commerce to support minority-owned businesses and entrepreneurs in accessing funding, mentorship, and market opportunities. These localized approaches ensure that EPIC’s programs are relevant, accessible, and impactful across the full spectrum of its service area.</w:t>
      </w:r>
    </w:p>
    <w:p w14:paraId="27262344" w14:textId="6A3B9D5F" w:rsidR="005D39F0" w:rsidRPr="005D39F0" w:rsidRDefault="005D39F0" w:rsidP="005D39F0">
      <w:pPr>
        <w:spacing w:after="240"/>
        <w:jc w:val="both"/>
        <w:rPr>
          <w:rFonts w:ascii="Times New Roman" w:hAnsi="Times New Roman" w:cs="Times New Roman"/>
        </w:rPr>
      </w:pPr>
      <w:r w:rsidRPr="005D39F0">
        <w:rPr>
          <w:rFonts w:ascii="Times New Roman" w:hAnsi="Times New Roman" w:cs="Times New Roman"/>
        </w:rPr>
        <w:t xml:space="preserve">One of EPIC’s primary mechanisms for fostering inclusive engagement is its Community Engagement Focus Group, a core component of its governance structure. This group will include representatives from community-based organizations, advocacy groups, and local governments, ensuring that diverse perspectives are integrated into decision-making processes. The Community Engagement Focus Group will conduct regular listening sessions and town halls to gather input from residents, particularly those from </w:t>
      </w:r>
      <w:r w:rsidR="00846215">
        <w:rPr>
          <w:rFonts w:ascii="Times New Roman" w:hAnsi="Times New Roman" w:cs="Times New Roman"/>
        </w:rPr>
        <w:t>DACs</w:t>
      </w:r>
      <w:r w:rsidRPr="005D39F0">
        <w:rPr>
          <w:rFonts w:ascii="Times New Roman" w:hAnsi="Times New Roman" w:cs="Times New Roman"/>
        </w:rPr>
        <w:t>. Insights from these engagements will inform EPIC’s strategic priorities, ensuring that programs address real-world challenges and opportunities identified by the community.</w:t>
      </w:r>
    </w:p>
    <w:p w14:paraId="7D23AF55" w14:textId="1E05515E" w:rsidR="005D39F0" w:rsidRPr="005D39F0" w:rsidRDefault="005D39F0" w:rsidP="005D39F0">
      <w:pPr>
        <w:spacing w:after="240"/>
        <w:jc w:val="both"/>
        <w:rPr>
          <w:rFonts w:ascii="Times New Roman" w:hAnsi="Times New Roman" w:cs="Times New Roman"/>
        </w:rPr>
      </w:pPr>
      <w:r w:rsidRPr="005D39F0">
        <w:rPr>
          <w:rFonts w:ascii="Times New Roman" w:hAnsi="Times New Roman" w:cs="Times New Roman"/>
        </w:rPr>
        <w:t>To further enhance inclusivity, EPIC will implement targeted outreach and recruitment strategies designed to increase representation in its workforce development programs, leadership positions, and entrepreneurial initiatives. This includes proactive efforts to recruit women, immigrants, and individuals from low-income backgrounds into training programs and leadership pipelines. For example, EPIC will collaborate with CSU</w:t>
      </w:r>
      <w:r w:rsidR="00846215">
        <w:rPr>
          <w:rFonts w:ascii="Times New Roman" w:hAnsi="Times New Roman" w:cs="Times New Roman"/>
        </w:rPr>
        <w:t xml:space="preserve">B </w:t>
      </w:r>
      <w:r w:rsidRPr="005D39F0">
        <w:rPr>
          <w:rFonts w:ascii="Times New Roman" w:hAnsi="Times New Roman" w:cs="Times New Roman"/>
        </w:rPr>
        <w:t>and CSU</w:t>
      </w:r>
      <w:r w:rsidR="00846215">
        <w:rPr>
          <w:rFonts w:ascii="Times New Roman" w:hAnsi="Times New Roman" w:cs="Times New Roman"/>
        </w:rPr>
        <w:t>F</w:t>
      </w:r>
      <w:r w:rsidRPr="005D39F0">
        <w:rPr>
          <w:rFonts w:ascii="Times New Roman" w:hAnsi="Times New Roman" w:cs="Times New Roman"/>
        </w:rPr>
        <w:t xml:space="preserve"> </w:t>
      </w:r>
      <w:r w:rsidR="00846215">
        <w:rPr>
          <w:rFonts w:ascii="Times New Roman" w:hAnsi="Times New Roman" w:cs="Times New Roman"/>
        </w:rPr>
        <w:t>t</w:t>
      </w:r>
      <w:r w:rsidRPr="005D39F0">
        <w:rPr>
          <w:rFonts w:ascii="Times New Roman" w:hAnsi="Times New Roman" w:cs="Times New Roman"/>
        </w:rPr>
        <w:t>o launch mentorship programs for first-generation college students, pairing them with industry professionals who can provide guidance and support. Additionally, EPIC will offer scholarships and financial assistance to reduce barriers to participation for individuals facing economic hardship.</w:t>
      </w:r>
    </w:p>
    <w:p w14:paraId="5D0A4298" w14:textId="77777777" w:rsidR="005D39F0" w:rsidRPr="005D39F0" w:rsidRDefault="005D39F0" w:rsidP="005D39F0">
      <w:pPr>
        <w:spacing w:after="240"/>
        <w:jc w:val="both"/>
        <w:rPr>
          <w:rFonts w:ascii="Times New Roman" w:hAnsi="Times New Roman" w:cs="Times New Roman"/>
        </w:rPr>
      </w:pPr>
      <w:r w:rsidRPr="005D39F0">
        <w:rPr>
          <w:rFonts w:ascii="Times New Roman" w:hAnsi="Times New Roman" w:cs="Times New Roman"/>
        </w:rPr>
        <w:t xml:space="preserve">EPIC’s partnerships with statewide and local chambers of commerce will play a critical role in maximizing inclusive engagement. Organizations such as the Greater Sacramento Economic Council (GSEC) and B3K Prosperity bring extensive networks and resources that can be leveraged </w:t>
      </w:r>
      <w:r w:rsidRPr="005D39F0">
        <w:rPr>
          <w:rFonts w:ascii="Times New Roman" w:hAnsi="Times New Roman" w:cs="Times New Roman"/>
        </w:rPr>
        <w:lastRenderedPageBreak/>
        <w:t>to support underrepresented entrepreneurs and businesses. Through these partnerships, EPIC will provide targeted assistance, such as grant-writing workshops, business development training, and access to capital, ensuring that historically excluded groups have the tools they need to succeed in the innovation economy.</w:t>
      </w:r>
    </w:p>
    <w:p w14:paraId="6DA99EA7" w14:textId="5F10A2DE" w:rsidR="005D39F0" w:rsidRPr="005D39F0" w:rsidRDefault="005D39F0" w:rsidP="005D39F0">
      <w:pPr>
        <w:spacing w:after="240"/>
        <w:jc w:val="both"/>
        <w:rPr>
          <w:rFonts w:ascii="Times New Roman" w:hAnsi="Times New Roman" w:cs="Times New Roman"/>
        </w:rPr>
      </w:pPr>
      <w:r w:rsidRPr="005D39F0">
        <w:rPr>
          <w:rFonts w:ascii="Times New Roman" w:hAnsi="Times New Roman" w:cs="Times New Roman"/>
        </w:rPr>
        <w:t xml:space="preserve">A key component of EPIC’s inclusive engagement strategy is its focus on educational attainment and workforce development. Recognizing that access to education is a critical determinant of economic mobility, EPIC will partner with regional educational institutions to create pathways from K–12 schools to postsecondary programs and careers in clean energy. Initiatives such as hands-on STEM workshops, internship opportunities, and dual-enrollment programs will provide students from diverse backgrounds with the skills and experiences needed to thrive in the emerging green economy. By aligning these efforts with the needs of local industries, EPIC will ensure that educational programs are </w:t>
      </w:r>
      <w:r w:rsidR="00846215">
        <w:rPr>
          <w:rFonts w:ascii="Times New Roman" w:hAnsi="Times New Roman" w:cs="Times New Roman"/>
        </w:rPr>
        <w:t>inclusive and</w:t>
      </w:r>
      <w:r w:rsidRPr="005D39F0">
        <w:rPr>
          <w:rFonts w:ascii="Times New Roman" w:hAnsi="Times New Roman" w:cs="Times New Roman"/>
        </w:rPr>
        <w:t xml:space="preserve"> directly linked to high-demand job opportunities.</w:t>
      </w:r>
    </w:p>
    <w:p w14:paraId="1F3859EA" w14:textId="67BDBE80" w:rsidR="005D39F0" w:rsidRPr="005D39F0" w:rsidRDefault="005D39F0" w:rsidP="005D39F0">
      <w:pPr>
        <w:spacing w:after="240"/>
        <w:jc w:val="both"/>
        <w:rPr>
          <w:rFonts w:ascii="Times New Roman" w:hAnsi="Times New Roman" w:cs="Times New Roman"/>
        </w:rPr>
      </w:pPr>
      <w:r w:rsidRPr="005D39F0">
        <w:rPr>
          <w:rFonts w:ascii="Times New Roman" w:hAnsi="Times New Roman" w:cs="Times New Roman"/>
        </w:rPr>
        <w:t xml:space="preserve">To measure its progress and ensure accountability, EPIC will implement a robust evaluation framework that tracks </w:t>
      </w:r>
      <w:r w:rsidR="00846215">
        <w:rPr>
          <w:rFonts w:ascii="Times New Roman" w:hAnsi="Times New Roman" w:cs="Times New Roman"/>
        </w:rPr>
        <w:t xml:space="preserve">its metrics, including </w:t>
      </w:r>
      <w:r w:rsidRPr="005D39F0">
        <w:rPr>
          <w:rFonts w:ascii="Times New Roman" w:hAnsi="Times New Roman" w:cs="Times New Roman"/>
        </w:rPr>
        <w:t>participation rates, demographic representation, and community satisfaction</w:t>
      </w:r>
      <w:r w:rsidR="00846215">
        <w:rPr>
          <w:rFonts w:ascii="Times New Roman" w:hAnsi="Times New Roman" w:cs="Times New Roman"/>
        </w:rPr>
        <w:t xml:space="preserve"> ratings</w:t>
      </w:r>
      <w:r w:rsidRPr="005D39F0">
        <w:rPr>
          <w:rFonts w:ascii="Times New Roman" w:hAnsi="Times New Roman" w:cs="Times New Roman"/>
        </w:rPr>
        <w:t>. These metrics will be disaggregated by race, ethnicity, gender, and geography, enabling EPIC to identify gaps and adjust its strategies as needed. Regular reports on these metrics will be shared with stakeholders, fostering transparency and building trust within the community.</w:t>
      </w:r>
    </w:p>
    <w:p w14:paraId="192BE03B" w14:textId="516696FD" w:rsidR="005D39F0" w:rsidRPr="001807AE" w:rsidRDefault="005D39F0" w:rsidP="005D39F0">
      <w:pPr>
        <w:spacing w:after="240"/>
        <w:jc w:val="both"/>
        <w:rPr>
          <w:rFonts w:ascii="Times New Roman" w:hAnsi="Times New Roman" w:cs="Times New Roman"/>
        </w:rPr>
      </w:pPr>
      <w:r w:rsidRPr="005D39F0">
        <w:rPr>
          <w:rFonts w:ascii="Times New Roman" w:hAnsi="Times New Roman" w:cs="Times New Roman"/>
        </w:rPr>
        <w:t xml:space="preserve">Through its comprehensive approach to inclusive engagement, EPIC will create an </w:t>
      </w:r>
      <w:proofErr w:type="gramStart"/>
      <w:r w:rsidRPr="005D39F0">
        <w:rPr>
          <w:rFonts w:ascii="Times New Roman" w:hAnsi="Times New Roman" w:cs="Times New Roman"/>
        </w:rPr>
        <w:t>innovation</w:t>
      </w:r>
      <w:proofErr w:type="gramEnd"/>
      <w:r w:rsidRPr="005D39F0">
        <w:rPr>
          <w:rFonts w:ascii="Times New Roman" w:hAnsi="Times New Roman" w:cs="Times New Roman"/>
        </w:rPr>
        <w:t xml:space="preserve"> ecosystem that reflects and benefits the full diversity of the Central Valley. By partnering with community-based organizations, chambers of commerce, and educational institutions, EPIC will ensure that historically excluded populations have access to the resources, opportunities, and support they need to participate in and benefit from the region’s clean energy transition. This commitment to inclusivity </w:t>
      </w:r>
      <w:r w:rsidR="00846215">
        <w:rPr>
          <w:rFonts w:ascii="Times New Roman" w:hAnsi="Times New Roman" w:cs="Times New Roman"/>
        </w:rPr>
        <w:t>addresses long-standing inequities and</w:t>
      </w:r>
      <w:r w:rsidRPr="005D39F0">
        <w:rPr>
          <w:rFonts w:ascii="Times New Roman" w:hAnsi="Times New Roman" w:cs="Times New Roman"/>
        </w:rPr>
        <w:t xml:space="preserve"> strengthens the overall resilience and competitiveness of the Central Valley’s innovation ecosystem, setting a new standard for equity-driven economic development.</w:t>
      </w:r>
    </w:p>
    <w:p w14:paraId="21B4489A" w14:textId="77777777" w:rsidR="001807AE" w:rsidRPr="00BE1E4D" w:rsidRDefault="001807AE" w:rsidP="001807AE">
      <w:pPr>
        <w:keepNext/>
        <w:keepLines/>
        <w:numPr>
          <w:ilvl w:val="0"/>
          <w:numId w:val="3"/>
        </w:numPr>
        <w:spacing w:before="160" w:after="80"/>
        <w:outlineLvl w:val="2"/>
        <w:rPr>
          <w:rFonts w:ascii="Times New Roman" w:eastAsia="Calibri" w:hAnsi="Times New Roman" w:cs="Times New Roman"/>
          <w:b/>
          <w:bCs/>
          <w:iCs/>
          <w:kern w:val="0"/>
          <w:sz w:val="22"/>
          <w:szCs w:val="21"/>
          <w:highlight w:val="cyan"/>
          <w14:ligatures w14:val="none"/>
        </w:rPr>
      </w:pPr>
      <w:r w:rsidRPr="00BE1E4D">
        <w:rPr>
          <w:rFonts w:ascii="Times New Roman" w:eastAsia="Calibri" w:hAnsi="Times New Roman" w:cs="Times New Roman"/>
          <w:b/>
          <w:bCs/>
          <w:iCs/>
          <w:kern w:val="0"/>
          <w:sz w:val="22"/>
          <w:szCs w:val="21"/>
          <w:highlight w:val="cyan"/>
          <w14:ligatures w14:val="none"/>
        </w:rPr>
        <w:t xml:space="preserve">Strategic Regional Investment/Capital </w:t>
      </w:r>
      <w:commentRangeStart w:id="895"/>
      <w:r w:rsidRPr="00BE1E4D">
        <w:rPr>
          <w:rFonts w:ascii="Times New Roman" w:eastAsia="Calibri" w:hAnsi="Times New Roman" w:cs="Times New Roman"/>
          <w:b/>
          <w:bCs/>
          <w:iCs/>
          <w:kern w:val="0"/>
          <w:sz w:val="22"/>
          <w:szCs w:val="21"/>
          <w:highlight w:val="cyan"/>
          <w14:ligatures w14:val="none"/>
        </w:rPr>
        <w:t>Investment</w:t>
      </w:r>
      <w:commentRangeEnd w:id="895"/>
      <w:r w:rsidR="001C42A4" w:rsidRPr="00BE1E4D">
        <w:rPr>
          <w:rStyle w:val="CommentReference"/>
          <w:rFonts w:ascii="Calibri" w:eastAsia="Calibri" w:hAnsi="Calibri" w:cs="Calibri"/>
          <w:kern w:val="0"/>
          <w:highlight w:val="cyan"/>
          <w14:ligatures w14:val="none"/>
        </w:rPr>
        <w:commentReference w:id="895"/>
      </w:r>
    </w:p>
    <w:p w14:paraId="20A43D7B" w14:textId="0FE450B3" w:rsidR="0070293D" w:rsidRPr="0070293D" w:rsidRDefault="0070293D" w:rsidP="0070293D">
      <w:pPr>
        <w:spacing w:after="240"/>
        <w:jc w:val="both"/>
        <w:rPr>
          <w:rFonts w:ascii="Times New Roman" w:eastAsia="Times New Roman" w:hAnsi="Times New Roman" w:cs="Times New Roman"/>
          <w:color w:val="000000" w:themeColor="text1"/>
          <w:sz w:val="22"/>
          <w:szCs w:val="22"/>
        </w:rPr>
      </w:pPr>
      <w:r w:rsidRPr="0070293D">
        <w:rPr>
          <w:rFonts w:ascii="Times New Roman" w:eastAsia="Times New Roman" w:hAnsi="Times New Roman" w:cs="Times New Roman"/>
          <w:color w:val="000000" w:themeColor="text1"/>
          <w:sz w:val="22"/>
          <w:szCs w:val="22"/>
        </w:rPr>
        <w:t>The Central Valley has faced significant barriers to achieving long-term innovation</w:t>
      </w:r>
      <w:r>
        <w:rPr>
          <w:rFonts w:ascii="Times New Roman" w:eastAsia="Times New Roman" w:hAnsi="Times New Roman" w:cs="Times New Roman"/>
          <w:color w:val="000000" w:themeColor="text1"/>
          <w:sz w:val="22"/>
          <w:szCs w:val="22"/>
        </w:rPr>
        <w:t>, commercialization,</w:t>
      </w:r>
      <w:r w:rsidRPr="0070293D">
        <w:rPr>
          <w:rFonts w:ascii="Times New Roman" w:eastAsia="Times New Roman" w:hAnsi="Times New Roman" w:cs="Times New Roman"/>
          <w:color w:val="000000" w:themeColor="text1"/>
          <w:sz w:val="22"/>
          <w:szCs w:val="22"/>
        </w:rPr>
        <w:t xml:space="preserve"> and growth due to inadequate and inconsistent funding streams for R&amp;D</w:t>
      </w:r>
      <w:r>
        <w:rPr>
          <w:rFonts w:ascii="Times New Roman" w:eastAsia="Times New Roman" w:hAnsi="Times New Roman" w:cs="Times New Roman"/>
          <w:color w:val="000000" w:themeColor="text1"/>
          <w:sz w:val="22"/>
          <w:szCs w:val="22"/>
        </w:rPr>
        <w:t xml:space="preserve"> </w:t>
      </w:r>
      <w:r w:rsidRPr="0070293D">
        <w:rPr>
          <w:rFonts w:ascii="Times New Roman" w:eastAsia="Times New Roman" w:hAnsi="Times New Roman" w:cs="Times New Roman"/>
          <w:color w:val="000000" w:themeColor="text1"/>
          <w:sz w:val="22"/>
          <w:szCs w:val="22"/>
        </w:rPr>
        <w:t xml:space="preserve">and technology deployment. These funding challenges have constrained the region’s ability to scale transformative technologies and sustain economic momentum. EPIC aims to overcome these barriers by establishing a strategic framework for regional and capital investment. By leveraging existing funding programs, voter-approved bonds, and innovative financing mechanisms, EPIC will ensure the financial sustainability of its initiatives </w:t>
      </w:r>
      <w:r w:rsidR="00A15F86">
        <w:rPr>
          <w:rFonts w:ascii="Times New Roman" w:eastAsia="Times New Roman" w:hAnsi="Times New Roman" w:cs="Times New Roman"/>
          <w:color w:val="000000" w:themeColor="text1"/>
          <w:sz w:val="22"/>
          <w:szCs w:val="22"/>
        </w:rPr>
        <w:t xml:space="preserve">through commercialization </w:t>
      </w:r>
      <w:r w:rsidRPr="0070293D">
        <w:rPr>
          <w:rFonts w:ascii="Times New Roman" w:eastAsia="Times New Roman" w:hAnsi="Times New Roman" w:cs="Times New Roman"/>
          <w:color w:val="000000" w:themeColor="text1"/>
          <w:sz w:val="22"/>
          <w:szCs w:val="22"/>
        </w:rPr>
        <w:t>while driving regional economic growth and environmental resilience.</w:t>
      </w:r>
    </w:p>
    <w:p w14:paraId="57D756FF" w14:textId="0E38F5B5" w:rsidR="0070293D" w:rsidRPr="0070293D" w:rsidRDefault="0070293D" w:rsidP="0070293D">
      <w:pPr>
        <w:spacing w:after="240"/>
        <w:jc w:val="both"/>
        <w:rPr>
          <w:rFonts w:ascii="Times New Roman" w:eastAsia="Times New Roman" w:hAnsi="Times New Roman" w:cs="Times New Roman"/>
          <w:color w:val="000000" w:themeColor="text1"/>
          <w:sz w:val="22"/>
          <w:szCs w:val="22"/>
        </w:rPr>
      </w:pPr>
      <w:r w:rsidRPr="0070293D">
        <w:rPr>
          <w:rFonts w:ascii="Times New Roman" w:eastAsia="Times New Roman" w:hAnsi="Times New Roman" w:cs="Times New Roman"/>
          <w:color w:val="000000" w:themeColor="text1"/>
          <w:sz w:val="22"/>
          <w:szCs w:val="22"/>
        </w:rPr>
        <w:t xml:space="preserve">EPIC’s funding strategy is anchored in collaboration with state agencies, including CEC, CARB, and the California Public Utilities Commission (CPUC). These agencies oversee a variety of programs designed to advance clean energy, transportation, and technology innovation, which EPIC will integrate into its funding portfolio. For example, the </w:t>
      </w:r>
      <w:proofErr w:type="spellStart"/>
      <w:r w:rsidRPr="0070293D">
        <w:rPr>
          <w:rFonts w:ascii="Times New Roman" w:eastAsia="Times New Roman" w:hAnsi="Times New Roman" w:cs="Times New Roman"/>
          <w:color w:val="000000" w:themeColor="text1"/>
          <w:sz w:val="22"/>
          <w:szCs w:val="22"/>
        </w:rPr>
        <w:t>PowerForward</w:t>
      </w:r>
      <w:proofErr w:type="spellEnd"/>
      <w:r w:rsidRPr="0070293D">
        <w:rPr>
          <w:rFonts w:ascii="Times New Roman" w:eastAsia="Times New Roman" w:hAnsi="Times New Roman" w:cs="Times New Roman"/>
          <w:color w:val="000000" w:themeColor="text1"/>
          <w:sz w:val="22"/>
          <w:szCs w:val="22"/>
        </w:rPr>
        <w:t xml:space="preserve"> battery manufacturing grant, managed by the CEC, provides targeted support for scaling battery production facilities. EPIC will utilize this grant to fund the development of advanced battery manufacturing hubs in the Central Valley, aligning with the region’s goals to transition from fossil fuel reliance to clean energy solutions.</w:t>
      </w:r>
    </w:p>
    <w:p w14:paraId="7B316121" w14:textId="66C8D276" w:rsidR="0070293D" w:rsidRPr="0070293D" w:rsidRDefault="0070293D" w:rsidP="0070293D">
      <w:pPr>
        <w:spacing w:after="240"/>
        <w:jc w:val="both"/>
        <w:rPr>
          <w:rFonts w:ascii="Times New Roman" w:eastAsia="Times New Roman" w:hAnsi="Times New Roman" w:cs="Times New Roman"/>
          <w:color w:val="000000" w:themeColor="text1"/>
          <w:sz w:val="22"/>
          <w:szCs w:val="22"/>
        </w:rPr>
      </w:pPr>
      <w:r w:rsidRPr="0070293D">
        <w:rPr>
          <w:rFonts w:ascii="Times New Roman" w:eastAsia="Times New Roman" w:hAnsi="Times New Roman" w:cs="Times New Roman"/>
          <w:color w:val="000000" w:themeColor="text1"/>
          <w:sz w:val="22"/>
          <w:szCs w:val="22"/>
        </w:rPr>
        <w:lastRenderedPageBreak/>
        <w:t>The Clean Transportation Program, another critical resource administered by the CEC, will play a key role in supporting EPIC’s efforts to deploy clean mobility solutions. This program provides funding for infrastructure projects such as EV charging stations and hydrogen refueling networks, both of which are essential for achieving California’s zero-emission transportation goals. EPIC will collaborate with regional partners, including CALSTART and SMUD, to secure grants under this program, ensuring that the Central Valley remains at the forefront of clean transportation innovation.</w:t>
      </w:r>
    </w:p>
    <w:p w14:paraId="30682FCB" w14:textId="27170286" w:rsidR="0070293D" w:rsidRPr="0070293D" w:rsidRDefault="0070293D" w:rsidP="0070293D">
      <w:pPr>
        <w:spacing w:after="240"/>
        <w:jc w:val="both"/>
        <w:rPr>
          <w:rFonts w:ascii="Times New Roman" w:eastAsia="Times New Roman" w:hAnsi="Times New Roman" w:cs="Times New Roman"/>
          <w:color w:val="000000" w:themeColor="text1"/>
          <w:sz w:val="22"/>
          <w:szCs w:val="22"/>
        </w:rPr>
      </w:pPr>
      <w:r w:rsidRPr="0070293D">
        <w:rPr>
          <w:rFonts w:ascii="Times New Roman" w:eastAsia="Times New Roman" w:hAnsi="Times New Roman" w:cs="Times New Roman"/>
          <w:color w:val="000000" w:themeColor="text1"/>
          <w:sz w:val="22"/>
          <w:szCs w:val="22"/>
        </w:rPr>
        <w:t>In addition to these established programs, EPIC will leverage voter-approved bond funding to finance large-scale infrastructure projects. California voters have demonstrated strong support for clean energy and climate resilience initiatives, approving bonds that fund critical investments in battery development, grid modernization, and renewable energy infrastructure. EPIC will work with state and local governments to allocate these funds toward priority projects, such as constructing state-of-the-art testing and prototyping facilities at CMC and developing energy storage hubs near key logistics corridors.</w:t>
      </w:r>
    </w:p>
    <w:p w14:paraId="27FE3B84" w14:textId="08AA5ECD" w:rsidR="0070293D" w:rsidRPr="0070293D" w:rsidRDefault="0070293D" w:rsidP="0070293D">
      <w:pPr>
        <w:spacing w:after="240"/>
        <w:jc w:val="both"/>
        <w:rPr>
          <w:rFonts w:ascii="Times New Roman" w:eastAsia="Times New Roman" w:hAnsi="Times New Roman" w:cs="Times New Roman"/>
          <w:color w:val="000000" w:themeColor="text1"/>
          <w:sz w:val="22"/>
          <w:szCs w:val="22"/>
        </w:rPr>
      </w:pPr>
      <w:r w:rsidRPr="0070293D">
        <w:rPr>
          <w:rFonts w:ascii="Times New Roman" w:eastAsia="Times New Roman" w:hAnsi="Times New Roman" w:cs="Times New Roman"/>
          <w:color w:val="000000" w:themeColor="text1"/>
          <w:sz w:val="22"/>
          <w:szCs w:val="22"/>
        </w:rPr>
        <w:t xml:space="preserve">Cap-and-trade auction proceeds from the Greenhouse Gas Reduction Fund (GGRF) will provide another important funding source for EPIC’s initiatives. These funds, generated through California’s cap-and-trade program, are allocated to projects that reduce </w:t>
      </w:r>
      <w:r w:rsidR="00A15F86">
        <w:rPr>
          <w:rFonts w:ascii="Times New Roman" w:eastAsia="Times New Roman" w:hAnsi="Times New Roman" w:cs="Times New Roman"/>
          <w:color w:val="000000" w:themeColor="text1"/>
          <w:sz w:val="22"/>
          <w:szCs w:val="22"/>
        </w:rPr>
        <w:t>GHG</w:t>
      </w:r>
      <w:r w:rsidRPr="0070293D">
        <w:rPr>
          <w:rFonts w:ascii="Times New Roman" w:eastAsia="Times New Roman" w:hAnsi="Times New Roman" w:cs="Times New Roman"/>
          <w:color w:val="000000" w:themeColor="text1"/>
          <w:sz w:val="22"/>
          <w:szCs w:val="22"/>
        </w:rPr>
        <w:t xml:space="preserve"> emissions and benefit </w:t>
      </w:r>
      <w:r w:rsidR="00A15F86">
        <w:rPr>
          <w:rFonts w:ascii="Times New Roman" w:eastAsia="Times New Roman" w:hAnsi="Times New Roman" w:cs="Times New Roman"/>
          <w:color w:val="000000" w:themeColor="text1"/>
          <w:sz w:val="22"/>
          <w:szCs w:val="22"/>
        </w:rPr>
        <w:t>DACs</w:t>
      </w:r>
      <w:r w:rsidRPr="0070293D">
        <w:rPr>
          <w:rFonts w:ascii="Times New Roman" w:eastAsia="Times New Roman" w:hAnsi="Times New Roman" w:cs="Times New Roman"/>
          <w:color w:val="000000" w:themeColor="text1"/>
          <w:sz w:val="22"/>
          <w:szCs w:val="22"/>
        </w:rPr>
        <w:t>. EPIC’s focus on equity and inclusion makes it uniquely positioned to secure GGRF funding for technologies and programs that address environmental justice issues in the Central Valley. For example, investments in renewable hydrogen production and carbon capture systems will directly benefit communities disproportionately impacted by air pollution while creating new job opportunities in clean energy sectors.</w:t>
      </w:r>
    </w:p>
    <w:p w14:paraId="5F3DF657" w14:textId="29A5B7D5" w:rsidR="0070293D" w:rsidRPr="0070293D" w:rsidRDefault="0070293D" w:rsidP="0070293D">
      <w:pPr>
        <w:spacing w:after="240"/>
        <w:jc w:val="both"/>
        <w:rPr>
          <w:rFonts w:ascii="Times New Roman" w:eastAsia="Times New Roman" w:hAnsi="Times New Roman" w:cs="Times New Roman"/>
          <w:color w:val="000000" w:themeColor="text1"/>
          <w:sz w:val="22"/>
          <w:szCs w:val="22"/>
        </w:rPr>
      </w:pPr>
      <w:r w:rsidRPr="0070293D">
        <w:rPr>
          <w:rFonts w:ascii="Times New Roman" w:eastAsia="Times New Roman" w:hAnsi="Times New Roman" w:cs="Times New Roman"/>
          <w:color w:val="000000" w:themeColor="text1"/>
          <w:sz w:val="22"/>
          <w:szCs w:val="22"/>
        </w:rPr>
        <w:t xml:space="preserve">EPIC will also explore partnerships with private investors and philanthropic organizations to diversify its funding streams. By demonstrating </w:t>
      </w:r>
      <w:r w:rsidR="00A15F86">
        <w:rPr>
          <w:rFonts w:ascii="Times New Roman" w:eastAsia="Times New Roman" w:hAnsi="Times New Roman" w:cs="Times New Roman"/>
          <w:color w:val="000000" w:themeColor="text1"/>
          <w:sz w:val="22"/>
          <w:szCs w:val="22"/>
        </w:rPr>
        <w:t>its initiatives'</w:t>
      </w:r>
      <w:r w:rsidRPr="0070293D">
        <w:rPr>
          <w:rFonts w:ascii="Times New Roman" w:eastAsia="Times New Roman" w:hAnsi="Times New Roman" w:cs="Times New Roman"/>
          <w:color w:val="000000" w:themeColor="text1"/>
          <w:sz w:val="22"/>
          <w:szCs w:val="22"/>
        </w:rPr>
        <w:t xml:space="preserve"> economic and environmental benefits, EPIC will attract investment from impact funds, venture capitalists, and corporate stakeholders. For instance, a partnership with </w:t>
      </w:r>
      <w:r w:rsidRPr="0070293D">
        <w:rPr>
          <w:rFonts w:ascii="Times New Roman" w:eastAsia="Times New Roman" w:hAnsi="Times New Roman" w:cs="Times New Roman"/>
          <w:color w:val="000000" w:themeColor="text1"/>
          <w:sz w:val="22"/>
          <w:szCs w:val="22"/>
          <w:highlight w:val="yellow"/>
        </w:rPr>
        <w:t xml:space="preserve">[add potential corporate </w:t>
      </w:r>
      <w:commentRangeStart w:id="896"/>
      <w:r w:rsidRPr="0070293D">
        <w:rPr>
          <w:rFonts w:ascii="Times New Roman" w:eastAsia="Times New Roman" w:hAnsi="Times New Roman" w:cs="Times New Roman"/>
          <w:color w:val="000000" w:themeColor="text1"/>
          <w:sz w:val="22"/>
          <w:szCs w:val="22"/>
          <w:highlight w:val="yellow"/>
        </w:rPr>
        <w:t xml:space="preserve">partner </w:t>
      </w:r>
      <w:commentRangeEnd w:id="896"/>
      <w:r w:rsidR="00A15F86">
        <w:rPr>
          <w:rStyle w:val="CommentReference"/>
          <w:rFonts w:ascii="Calibri" w:eastAsia="Calibri" w:hAnsi="Calibri" w:cs="Calibri"/>
          <w:kern w:val="0"/>
          <w14:ligatures w14:val="none"/>
        </w:rPr>
        <w:commentReference w:id="896"/>
      </w:r>
      <w:r w:rsidRPr="0070293D">
        <w:rPr>
          <w:rFonts w:ascii="Times New Roman" w:eastAsia="Times New Roman" w:hAnsi="Times New Roman" w:cs="Times New Roman"/>
          <w:color w:val="000000" w:themeColor="text1"/>
          <w:sz w:val="22"/>
          <w:szCs w:val="22"/>
          <w:highlight w:val="yellow"/>
        </w:rPr>
        <w:t>here]</w:t>
      </w:r>
      <w:r w:rsidRPr="0070293D">
        <w:rPr>
          <w:rFonts w:ascii="Times New Roman" w:eastAsia="Times New Roman" w:hAnsi="Times New Roman" w:cs="Times New Roman"/>
          <w:color w:val="000000" w:themeColor="text1"/>
          <w:sz w:val="22"/>
          <w:szCs w:val="22"/>
        </w:rPr>
        <w:t xml:space="preserve"> could support the commercialization of advanced battery technologies, while contributions from philanthropic foundations could fund workforce training programs tailored to underserved populations.</w:t>
      </w:r>
    </w:p>
    <w:p w14:paraId="67205B11" w14:textId="77777777" w:rsidR="0070293D" w:rsidRPr="0070293D" w:rsidRDefault="0070293D" w:rsidP="0070293D">
      <w:pPr>
        <w:spacing w:after="240"/>
        <w:jc w:val="both"/>
        <w:rPr>
          <w:rFonts w:ascii="Times New Roman" w:eastAsia="Times New Roman" w:hAnsi="Times New Roman" w:cs="Times New Roman"/>
          <w:color w:val="000000" w:themeColor="text1"/>
          <w:sz w:val="22"/>
          <w:szCs w:val="22"/>
        </w:rPr>
      </w:pPr>
      <w:r w:rsidRPr="0070293D">
        <w:rPr>
          <w:rFonts w:ascii="Times New Roman" w:eastAsia="Times New Roman" w:hAnsi="Times New Roman" w:cs="Times New Roman"/>
          <w:color w:val="000000" w:themeColor="text1"/>
          <w:sz w:val="22"/>
          <w:szCs w:val="22"/>
        </w:rPr>
        <w:t xml:space="preserve">To ensure the effective allocation and management of these funds, EPIC will establish a </w:t>
      </w:r>
      <w:r w:rsidRPr="0070293D">
        <w:rPr>
          <w:rFonts w:ascii="Times New Roman" w:eastAsia="Times New Roman" w:hAnsi="Times New Roman" w:cs="Times New Roman"/>
          <w:color w:val="000000" w:themeColor="text1"/>
          <w:sz w:val="22"/>
          <w:szCs w:val="22"/>
          <w:highlight w:val="yellow"/>
        </w:rPr>
        <w:t xml:space="preserve">Financial Oversight </w:t>
      </w:r>
      <w:commentRangeStart w:id="897"/>
      <w:r w:rsidRPr="0070293D">
        <w:rPr>
          <w:rFonts w:ascii="Times New Roman" w:eastAsia="Times New Roman" w:hAnsi="Times New Roman" w:cs="Times New Roman"/>
          <w:color w:val="000000" w:themeColor="text1"/>
          <w:sz w:val="22"/>
          <w:szCs w:val="22"/>
          <w:highlight w:val="yellow"/>
        </w:rPr>
        <w:t>Committee</w:t>
      </w:r>
      <w:commentRangeEnd w:id="897"/>
      <w:r w:rsidR="00A15F86">
        <w:rPr>
          <w:rStyle w:val="CommentReference"/>
          <w:rFonts w:ascii="Calibri" w:eastAsia="Calibri" w:hAnsi="Calibri" w:cs="Calibri"/>
          <w:kern w:val="0"/>
          <w14:ligatures w14:val="none"/>
        </w:rPr>
        <w:commentReference w:id="897"/>
      </w:r>
      <w:r w:rsidRPr="0070293D">
        <w:rPr>
          <w:rFonts w:ascii="Times New Roman" w:eastAsia="Times New Roman" w:hAnsi="Times New Roman" w:cs="Times New Roman"/>
          <w:color w:val="000000" w:themeColor="text1"/>
          <w:sz w:val="22"/>
          <w:szCs w:val="22"/>
          <w:highlight w:val="yellow"/>
        </w:rPr>
        <w:t xml:space="preserve"> within its governance structure</w:t>
      </w:r>
      <w:r w:rsidRPr="0070293D">
        <w:rPr>
          <w:rFonts w:ascii="Times New Roman" w:eastAsia="Times New Roman" w:hAnsi="Times New Roman" w:cs="Times New Roman"/>
          <w:color w:val="000000" w:themeColor="text1"/>
          <w:sz w:val="22"/>
          <w:szCs w:val="22"/>
        </w:rPr>
        <w:t>. This committee, composed of representatives from state agencies, industry partners, and community organizations, will oversee funding decisions and monitor the financial performance of EPIC’s projects. The committee will also work to identify emerging funding opportunities, such as federal grants under programs like the Department of Energy’s Advanced Research Projects Agency-Energy (ARPA-E).</w:t>
      </w:r>
    </w:p>
    <w:p w14:paraId="797C1910" w14:textId="17CEC79D" w:rsidR="0070293D" w:rsidRPr="001807AE" w:rsidRDefault="0070293D" w:rsidP="000E34D1">
      <w:pPr>
        <w:spacing w:after="240"/>
        <w:jc w:val="both"/>
        <w:rPr>
          <w:rFonts w:ascii="Times New Roman" w:eastAsia="Times New Roman" w:hAnsi="Times New Roman" w:cs="Times New Roman"/>
          <w:color w:val="000000" w:themeColor="text1"/>
          <w:sz w:val="22"/>
          <w:szCs w:val="22"/>
        </w:rPr>
      </w:pPr>
      <w:r w:rsidRPr="0070293D">
        <w:rPr>
          <w:rFonts w:ascii="Times New Roman" w:eastAsia="Times New Roman" w:hAnsi="Times New Roman" w:cs="Times New Roman"/>
          <w:color w:val="000000" w:themeColor="text1"/>
          <w:sz w:val="22"/>
          <w:szCs w:val="22"/>
        </w:rPr>
        <w:t xml:space="preserve">By integrating these diverse funding sources into a cohesive strategy, EPIC will create a sustainable financial model that supports long-term innovation and growth in the Central Valley. Its approach will address the systemic funding challenges that have historically limited the region’s progress, enabling the deployment of transformative technologies and the creation of high-quality jobs. Through strategic regional and capital investment, EPIC will drive economic and environmental resilience </w:t>
      </w:r>
      <w:r w:rsidR="00A15F86">
        <w:rPr>
          <w:rFonts w:ascii="Times New Roman" w:eastAsia="Times New Roman" w:hAnsi="Times New Roman" w:cs="Times New Roman"/>
          <w:color w:val="000000" w:themeColor="text1"/>
          <w:sz w:val="22"/>
          <w:szCs w:val="22"/>
        </w:rPr>
        <w:t>and</w:t>
      </w:r>
      <w:r w:rsidRPr="0070293D">
        <w:rPr>
          <w:rFonts w:ascii="Times New Roman" w:eastAsia="Times New Roman" w:hAnsi="Times New Roman" w:cs="Times New Roman"/>
          <w:color w:val="000000" w:themeColor="text1"/>
          <w:sz w:val="22"/>
          <w:szCs w:val="22"/>
        </w:rPr>
        <w:t xml:space="preserve"> establish a blueprint for other regions seeking to advance clean energy and technology innovation. This holistic funding strategy ensures that EPIC’s impact extends beyond the Central Valley, positioning California as a global leader in sustainable development.</w:t>
      </w:r>
    </w:p>
    <w:p w14:paraId="44B4BB67" w14:textId="79005BD1" w:rsidR="001807AE" w:rsidRPr="001807AE" w:rsidRDefault="001807AE" w:rsidP="001807AE">
      <w:pPr>
        <w:keepNext/>
        <w:keepLines/>
        <w:numPr>
          <w:ilvl w:val="1"/>
          <w:numId w:val="1"/>
        </w:numPr>
        <w:spacing w:after="40"/>
        <w:outlineLvl w:val="1"/>
        <w:rPr>
          <w:rFonts w:ascii="Times New Roman" w:eastAsiaTheme="majorEastAsia" w:hAnsi="Times New Roman" w:cs="Times New Roman"/>
          <w:b/>
          <w:bCs/>
          <w:color w:val="000000" w:themeColor="text1"/>
          <w:kern w:val="0"/>
          <w:sz w:val="22"/>
          <w:szCs w:val="32"/>
          <w14:ligatures w14:val="none"/>
        </w:rPr>
      </w:pPr>
      <w:r w:rsidRPr="00BE1E4D">
        <w:rPr>
          <w:rFonts w:ascii="Times New Roman" w:eastAsiaTheme="majorEastAsia" w:hAnsi="Times New Roman" w:cs="Times New Roman"/>
          <w:b/>
          <w:bCs/>
          <w:color w:val="000000" w:themeColor="text1"/>
          <w:kern w:val="0"/>
          <w:sz w:val="22"/>
          <w:szCs w:val="32"/>
          <w:highlight w:val="cyan"/>
          <w14:ligatures w14:val="none"/>
        </w:rPr>
        <w:t>Evaluation</w:t>
      </w:r>
      <w:r w:rsidR="00BE1E4D">
        <w:rPr>
          <w:rFonts w:ascii="Times New Roman" w:eastAsiaTheme="majorEastAsia" w:hAnsi="Times New Roman" w:cs="Times New Roman"/>
          <w:b/>
          <w:bCs/>
          <w:color w:val="000000" w:themeColor="text1"/>
          <w:kern w:val="0"/>
          <w:sz w:val="22"/>
          <w:szCs w:val="32"/>
          <w14:ligatures w14:val="none"/>
        </w:rPr>
        <w:t xml:space="preserve"> </w:t>
      </w:r>
      <w:r w:rsidR="00BE1E4D" w:rsidRPr="00BE1E4D">
        <w:rPr>
          <w:rFonts w:ascii="Times New Roman" w:eastAsiaTheme="majorEastAsia" w:hAnsi="Times New Roman" w:cs="Times New Roman"/>
          <w:b/>
          <w:bCs/>
          <w:color w:val="000000" w:themeColor="text1"/>
          <w:kern w:val="0"/>
          <w:sz w:val="22"/>
          <w:szCs w:val="32"/>
          <w:highlight w:val="green"/>
          <w14:ligatures w14:val="none"/>
        </w:rPr>
        <w:t>Plan</w:t>
      </w:r>
      <w:commentRangeStart w:id="898"/>
      <w:commentRangeEnd w:id="898"/>
      <w:r w:rsidR="00E7286D" w:rsidRPr="00BE1E4D">
        <w:rPr>
          <w:rStyle w:val="CommentReference"/>
          <w:rFonts w:ascii="Calibri" w:eastAsia="Calibri" w:hAnsi="Calibri" w:cs="Calibri"/>
          <w:kern w:val="0"/>
          <w:highlight w:val="green"/>
          <w14:ligatures w14:val="none"/>
        </w:rPr>
        <w:commentReference w:id="898"/>
      </w:r>
    </w:p>
    <w:p w14:paraId="4A45A321" w14:textId="0DE4E3C8" w:rsidR="008954B7" w:rsidRPr="00E7286D" w:rsidRDefault="004574F2" w:rsidP="00E7286D">
      <w:pPr>
        <w:spacing w:after="240"/>
        <w:jc w:val="both"/>
        <w:rPr>
          <w:rFonts w:ascii="Times New Roman" w:hAnsi="Times New Roman" w:cs="Times New Roman"/>
          <w:sz w:val="22"/>
          <w:szCs w:val="22"/>
        </w:rPr>
      </w:pPr>
      <w:bookmarkStart w:id="899" w:name="D.4_Partnerships"/>
      <w:bookmarkStart w:id="900" w:name="D.5_Evaluation_Plan"/>
      <w:bookmarkEnd w:id="899"/>
      <w:bookmarkEnd w:id="900"/>
      <w:r w:rsidRPr="004574F2">
        <w:rPr>
          <w:rFonts w:ascii="Times New Roman" w:hAnsi="Times New Roman" w:cs="Times New Roman"/>
          <w:sz w:val="22"/>
          <w:szCs w:val="22"/>
        </w:rPr>
        <w:t xml:space="preserve">To create clarity and transparency in communication, </w:t>
      </w:r>
      <w:r w:rsidR="00A944EB">
        <w:rPr>
          <w:rFonts w:ascii="Times New Roman" w:hAnsi="Times New Roman" w:cs="Times New Roman"/>
          <w:sz w:val="22"/>
          <w:szCs w:val="22"/>
        </w:rPr>
        <w:t>CSUS</w:t>
      </w:r>
      <w:r w:rsidRPr="004574F2">
        <w:rPr>
          <w:rFonts w:ascii="Times New Roman" w:hAnsi="Times New Roman" w:cs="Times New Roman"/>
          <w:sz w:val="22"/>
          <w:szCs w:val="22"/>
        </w:rPr>
        <w:t xml:space="preserve"> will work with NSF to establish an evaluation plan that includes the milestones and deliverables. </w:t>
      </w:r>
      <w:r w:rsidR="00A944EB">
        <w:rPr>
          <w:rFonts w:ascii="Times New Roman" w:hAnsi="Times New Roman" w:cs="Times New Roman"/>
          <w:sz w:val="22"/>
          <w:szCs w:val="22"/>
        </w:rPr>
        <w:t>CSUS</w:t>
      </w:r>
      <w:r w:rsidRPr="004574F2">
        <w:rPr>
          <w:rFonts w:ascii="Times New Roman" w:hAnsi="Times New Roman" w:cs="Times New Roman"/>
          <w:sz w:val="22"/>
          <w:szCs w:val="22"/>
        </w:rPr>
        <w:t xml:space="preserve"> will meet monthly with NSF to discuss the overarching progress of the Engine.</w:t>
      </w:r>
    </w:p>
    <w:p w14:paraId="4A8294BB" w14:textId="0E13B401" w:rsidR="004574F2" w:rsidRPr="004574F2" w:rsidRDefault="004574F2" w:rsidP="004574F2">
      <w:pPr>
        <w:spacing w:after="240"/>
        <w:jc w:val="both"/>
        <w:rPr>
          <w:rFonts w:ascii="Times New Roman" w:hAnsi="Times New Roman" w:cs="Times New Roman"/>
          <w:sz w:val="22"/>
          <w:szCs w:val="22"/>
        </w:rPr>
      </w:pPr>
      <w:r w:rsidRPr="004574F2">
        <w:rPr>
          <w:rFonts w:ascii="Times New Roman" w:hAnsi="Times New Roman" w:cs="Times New Roman"/>
          <w:sz w:val="22"/>
          <w:szCs w:val="22"/>
        </w:rPr>
        <w:lastRenderedPageBreak/>
        <w:t xml:space="preserve">To create clarity and transparency in communication, </w:t>
      </w:r>
      <w:r w:rsidR="00A944EB">
        <w:rPr>
          <w:rFonts w:ascii="Times New Roman" w:hAnsi="Times New Roman" w:cs="Times New Roman"/>
          <w:sz w:val="22"/>
          <w:szCs w:val="22"/>
        </w:rPr>
        <w:t>CSUS</w:t>
      </w:r>
      <w:r w:rsidRPr="004574F2">
        <w:rPr>
          <w:rFonts w:ascii="Times New Roman" w:hAnsi="Times New Roman" w:cs="Times New Roman"/>
          <w:sz w:val="22"/>
          <w:szCs w:val="22"/>
        </w:rPr>
        <w:t xml:space="preserve"> will work with NSF to establish an evaluation plan that includes the milestones and deliverables. </w:t>
      </w:r>
      <w:r w:rsidR="00A944EB">
        <w:rPr>
          <w:rFonts w:ascii="Times New Roman" w:hAnsi="Times New Roman" w:cs="Times New Roman"/>
          <w:sz w:val="22"/>
          <w:szCs w:val="22"/>
        </w:rPr>
        <w:t>CSUS</w:t>
      </w:r>
      <w:r w:rsidRPr="004574F2">
        <w:rPr>
          <w:rFonts w:ascii="Times New Roman" w:hAnsi="Times New Roman" w:cs="Times New Roman"/>
          <w:sz w:val="22"/>
          <w:szCs w:val="22"/>
        </w:rPr>
        <w:t xml:space="preserve"> will meet monthly with NSF to discuss the overarching progress of the Engine.</w:t>
      </w:r>
    </w:p>
    <w:p w14:paraId="3E159C0E" w14:textId="3C4A95FE" w:rsidR="004574F2" w:rsidRDefault="004574F2" w:rsidP="004574F2">
      <w:pPr>
        <w:spacing w:after="240"/>
        <w:jc w:val="both"/>
        <w:rPr>
          <w:rFonts w:ascii="Times New Roman" w:hAnsi="Times New Roman" w:cs="Times New Roman"/>
          <w:sz w:val="22"/>
          <w:szCs w:val="22"/>
        </w:rPr>
      </w:pPr>
      <w:r w:rsidRPr="004574F2">
        <w:rPr>
          <w:rFonts w:ascii="Times New Roman" w:eastAsia="Calibri" w:hAnsi="Times New Roman" w:cs="Times New Roman"/>
          <w:kern w:val="0"/>
          <w:sz w:val="22"/>
          <w:szCs w:val="22"/>
          <w14:ligatures w14:val="none"/>
        </w:rPr>
        <w:t xml:space="preserve">The Engine’s governance structure and Executive Steering Committee </w:t>
      </w:r>
      <w:r w:rsidRPr="004574F2">
        <w:rPr>
          <w:rFonts w:ascii="Times New Roman" w:hAnsi="Times New Roman" w:cs="Times New Roman"/>
          <w:sz w:val="22"/>
          <w:szCs w:val="22"/>
        </w:rPr>
        <w:t xml:space="preserve">—which is composed of representation of the entire team—will manage all process and outcome evaluation efforts with inputs from specific organizations on specific outputs. The Executive Steering Committee will take inputs and outputs from each partner via the data management plan to generate a yearly evaluation report. Each Quarter 1 (Q1) will be dedicated to developing the evaluation strategy for that year, and a final report will be generated at the end of Quarter 4 (Q4) for that year. The research representatives on the Executive Steering Committee will be the team members charged with evaluating and validating the data, implementing evaluation best practices, and ensuring fidelity. Annual evaluation reports will be sent to the </w:t>
      </w:r>
      <w:r w:rsidR="00034DD3">
        <w:rPr>
          <w:rFonts w:ascii="Times New Roman" w:hAnsi="Times New Roman" w:cs="Times New Roman"/>
          <w:sz w:val="22"/>
          <w:szCs w:val="22"/>
        </w:rPr>
        <w:t>EPIC</w:t>
      </w:r>
      <w:r w:rsidRPr="004574F2">
        <w:rPr>
          <w:rFonts w:ascii="Times New Roman" w:hAnsi="Times New Roman" w:cs="Times New Roman"/>
          <w:sz w:val="22"/>
          <w:szCs w:val="22"/>
        </w:rPr>
        <w:t xml:space="preserve"> partner network. Based on outcomes (for example, if goal metrics set during Q1 are not met by </w:t>
      </w:r>
      <w:r w:rsidR="0024037D">
        <w:rPr>
          <w:rFonts w:ascii="Times New Roman" w:hAnsi="Times New Roman" w:cs="Times New Roman"/>
          <w:sz w:val="22"/>
          <w:szCs w:val="22"/>
        </w:rPr>
        <w:t xml:space="preserve">the </w:t>
      </w:r>
      <w:r w:rsidRPr="004574F2">
        <w:rPr>
          <w:rFonts w:ascii="Times New Roman" w:hAnsi="Times New Roman" w:cs="Times New Roman"/>
          <w:sz w:val="22"/>
          <w:szCs w:val="22"/>
        </w:rPr>
        <w:t>end of Q4), partners may adjust their methods, procedures, and activities to reach their goals. Conversely, depending on the scope of the outcome, the Advisory Board may also adjust the metric to be more achievable during its next strategy meeting in Q1 of the following year</w:t>
      </w:r>
      <w:r>
        <w:rPr>
          <w:rFonts w:ascii="Times New Roman" w:hAnsi="Times New Roman" w:cs="Times New Roman"/>
          <w:sz w:val="22"/>
          <w:szCs w:val="22"/>
        </w:rPr>
        <w:t xml:space="preserve">. </w:t>
      </w:r>
    </w:p>
    <w:p w14:paraId="1C2723A7" w14:textId="55D1D925" w:rsidR="00E56A06" w:rsidRPr="00E56A06" w:rsidRDefault="00E56A06" w:rsidP="00E56A06">
      <w:pPr>
        <w:spacing w:after="240"/>
        <w:jc w:val="both"/>
        <w:rPr>
          <w:rFonts w:ascii="Times New Roman" w:hAnsi="Times New Roman" w:cs="Times New Roman"/>
          <w:sz w:val="22"/>
          <w:szCs w:val="22"/>
        </w:rPr>
      </w:pPr>
      <w:bookmarkStart w:id="901" w:name="D.6_Long-Term_Sustainability_Plan"/>
      <w:bookmarkEnd w:id="901"/>
      <w:r w:rsidRPr="00E56A06">
        <w:rPr>
          <w:rFonts w:ascii="Times New Roman" w:hAnsi="Times New Roman" w:cs="Times New Roman"/>
          <w:b/>
          <w:bCs/>
          <w:sz w:val="22"/>
          <w:szCs w:val="22"/>
        </w:rPr>
        <w:t xml:space="preserve">Key Outcomes: </w:t>
      </w:r>
      <w:r w:rsidRPr="00E56A06">
        <w:rPr>
          <w:rFonts w:ascii="Times New Roman" w:hAnsi="Times New Roman" w:cs="Times New Roman"/>
          <w:sz w:val="22"/>
          <w:szCs w:val="22"/>
        </w:rPr>
        <w:t xml:space="preserve">Outcome metrics will be strategized and decided upon at the beginning of each year. A final meta-analysis and evaluation report will be completed at the end of the 10-year period to report on the overall outcomes of </w:t>
      </w:r>
      <w:r w:rsidR="00034DD3">
        <w:rPr>
          <w:rFonts w:ascii="Times New Roman" w:hAnsi="Times New Roman" w:cs="Times New Roman"/>
          <w:sz w:val="22"/>
          <w:szCs w:val="22"/>
        </w:rPr>
        <w:t>EPIC</w:t>
      </w:r>
      <w:r w:rsidRPr="00E56A06">
        <w:rPr>
          <w:rFonts w:ascii="Times New Roman" w:hAnsi="Times New Roman" w:cs="Times New Roman"/>
          <w:sz w:val="22"/>
          <w:szCs w:val="22"/>
        </w:rPr>
        <w:t xml:space="preserve">. Although measurable goals have yet to be determined, the Project Team expects the following metrics to be key to measuring </w:t>
      </w:r>
      <w:r w:rsidR="00034DD3">
        <w:rPr>
          <w:rFonts w:ascii="Times New Roman" w:hAnsi="Times New Roman" w:cs="Times New Roman"/>
          <w:sz w:val="22"/>
          <w:szCs w:val="22"/>
        </w:rPr>
        <w:t>EPIC</w:t>
      </w:r>
      <w:r w:rsidRPr="00E56A06">
        <w:rPr>
          <w:rFonts w:ascii="Times New Roman" w:hAnsi="Times New Roman" w:cs="Times New Roman"/>
          <w:sz w:val="22"/>
          <w:szCs w:val="22"/>
        </w:rPr>
        <w:t>’s</w:t>
      </w:r>
      <w:r>
        <w:rPr>
          <w:rFonts w:ascii="Times New Roman" w:hAnsi="Times New Roman" w:cs="Times New Roman"/>
          <w:sz w:val="22"/>
          <w:szCs w:val="22"/>
        </w:rPr>
        <w:t xml:space="preserve"> </w:t>
      </w:r>
      <w:r w:rsidRPr="00E56A06">
        <w:rPr>
          <w:rFonts w:ascii="Times New Roman" w:hAnsi="Times New Roman" w:cs="Times New Roman"/>
          <w:sz w:val="22"/>
          <w:szCs w:val="22"/>
        </w:rPr>
        <w:t>efficacy:</w:t>
      </w:r>
    </w:p>
    <w:p w14:paraId="0C0E90EC" w14:textId="7AA3E854" w:rsidR="004574F2" w:rsidRDefault="00E56A06" w:rsidP="00E56A06">
      <w:pPr>
        <w:pStyle w:val="ListParagraph"/>
        <w:numPr>
          <w:ilvl w:val="0"/>
          <w:numId w:val="7"/>
        </w:numPr>
        <w:spacing w:after="240"/>
        <w:jc w:val="both"/>
        <w:rPr>
          <w:rFonts w:ascii="Times New Roman" w:hAnsi="Times New Roman" w:cs="Times New Roman"/>
          <w:sz w:val="22"/>
          <w:szCs w:val="22"/>
        </w:rPr>
      </w:pPr>
      <w:r>
        <w:rPr>
          <w:rFonts w:ascii="Times New Roman" w:hAnsi="Times New Roman" w:cs="Times New Roman"/>
          <w:sz w:val="22"/>
          <w:szCs w:val="22"/>
        </w:rPr>
        <w:t>Number of persons from Central Valley DACs who enter workforce development training programs</w:t>
      </w:r>
    </w:p>
    <w:p w14:paraId="22E7FF15" w14:textId="75F2A33C" w:rsidR="00E56A06" w:rsidRPr="00F6633A" w:rsidRDefault="00E56A06" w:rsidP="00E56A06">
      <w:pPr>
        <w:pStyle w:val="ListParagraph"/>
        <w:numPr>
          <w:ilvl w:val="0"/>
          <w:numId w:val="7"/>
        </w:numPr>
        <w:spacing w:after="240"/>
        <w:jc w:val="both"/>
        <w:rPr>
          <w:rFonts w:ascii="Times New Roman" w:hAnsi="Times New Roman" w:cs="Times New Roman"/>
          <w:sz w:val="22"/>
          <w:szCs w:val="22"/>
        </w:rPr>
      </w:pPr>
      <w:r w:rsidRPr="00F6633A">
        <w:rPr>
          <w:rFonts w:ascii="Times New Roman" w:hAnsi="Times New Roman" w:cs="Times New Roman"/>
          <w:sz w:val="22"/>
          <w:szCs w:val="22"/>
        </w:rPr>
        <w:t xml:space="preserve">Number of </w:t>
      </w:r>
      <w:proofErr w:type="gramStart"/>
      <w:r w:rsidRPr="00F6633A">
        <w:rPr>
          <w:rFonts w:ascii="Times New Roman" w:hAnsi="Times New Roman" w:cs="Times New Roman"/>
          <w:sz w:val="22"/>
          <w:szCs w:val="22"/>
        </w:rPr>
        <w:t>persons</w:t>
      </w:r>
      <w:proofErr w:type="gramEnd"/>
      <w:r w:rsidRPr="00F6633A">
        <w:rPr>
          <w:rFonts w:ascii="Times New Roman" w:hAnsi="Times New Roman" w:cs="Times New Roman"/>
          <w:sz w:val="22"/>
          <w:szCs w:val="22"/>
        </w:rPr>
        <w:t xml:space="preserve"> of Central Valley DACs who are placed into well-paying, sustainable careers </w:t>
      </w:r>
      <w:proofErr w:type="gramStart"/>
      <w:r w:rsidRPr="00F6633A">
        <w:rPr>
          <w:rFonts w:ascii="Times New Roman" w:hAnsi="Times New Roman" w:cs="Times New Roman"/>
          <w:sz w:val="22"/>
          <w:szCs w:val="22"/>
        </w:rPr>
        <w:t>as a result of</w:t>
      </w:r>
      <w:proofErr w:type="gramEnd"/>
      <w:r w:rsidRPr="00F6633A">
        <w:rPr>
          <w:rFonts w:ascii="Times New Roman" w:hAnsi="Times New Roman" w:cs="Times New Roman"/>
          <w:sz w:val="22"/>
          <w:szCs w:val="22"/>
        </w:rPr>
        <w:t xml:space="preserve"> workforce development training programs</w:t>
      </w:r>
    </w:p>
    <w:p w14:paraId="0F46C1CE" w14:textId="3783B9BF" w:rsidR="00E56A06" w:rsidRPr="00F6633A" w:rsidRDefault="00E56A06" w:rsidP="00E56A06">
      <w:pPr>
        <w:pStyle w:val="ListParagraph"/>
        <w:numPr>
          <w:ilvl w:val="0"/>
          <w:numId w:val="7"/>
        </w:numPr>
        <w:spacing w:after="240"/>
        <w:jc w:val="both"/>
        <w:rPr>
          <w:rFonts w:ascii="Times New Roman" w:hAnsi="Times New Roman" w:cs="Times New Roman"/>
          <w:sz w:val="22"/>
          <w:szCs w:val="22"/>
        </w:rPr>
      </w:pPr>
      <w:r w:rsidRPr="00F6633A">
        <w:rPr>
          <w:rFonts w:ascii="Times New Roman" w:hAnsi="Times New Roman" w:cs="Times New Roman"/>
          <w:sz w:val="22"/>
          <w:szCs w:val="22"/>
        </w:rPr>
        <w:t>Number of students from Central Valley DACs entering higher education</w:t>
      </w:r>
    </w:p>
    <w:p w14:paraId="7DF85A6C" w14:textId="79404B6B" w:rsidR="00E56A06" w:rsidRPr="00F6633A" w:rsidRDefault="00E56A06" w:rsidP="00E56A06">
      <w:pPr>
        <w:pStyle w:val="ListParagraph"/>
        <w:numPr>
          <w:ilvl w:val="0"/>
          <w:numId w:val="7"/>
        </w:numPr>
        <w:spacing w:after="240"/>
        <w:jc w:val="both"/>
        <w:rPr>
          <w:rFonts w:ascii="Times New Roman" w:hAnsi="Times New Roman" w:cs="Times New Roman"/>
          <w:sz w:val="22"/>
          <w:szCs w:val="22"/>
        </w:rPr>
      </w:pPr>
      <w:r w:rsidRPr="00F6633A">
        <w:rPr>
          <w:rFonts w:ascii="Times New Roman" w:hAnsi="Times New Roman" w:cs="Times New Roman"/>
          <w:sz w:val="22"/>
          <w:szCs w:val="22"/>
        </w:rPr>
        <w:t xml:space="preserve">Number of students placed into high-paying sustainable careers in the </w:t>
      </w:r>
      <w:r w:rsidR="00F6633A" w:rsidRPr="00F6633A">
        <w:rPr>
          <w:rFonts w:ascii="Times New Roman" w:hAnsi="Times New Roman" w:cs="Times New Roman"/>
          <w:sz w:val="22"/>
          <w:szCs w:val="22"/>
        </w:rPr>
        <w:t>electrochemical</w:t>
      </w:r>
      <w:r w:rsidRPr="00F6633A">
        <w:rPr>
          <w:rFonts w:ascii="Times New Roman" w:hAnsi="Times New Roman" w:cs="Times New Roman"/>
          <w:sz w:val="22"/>
          <w:szCs w:val="22"/>
        </w:rPr>
        <w:t xml:space="preserve"> space</w:t>
      </w:r>
    </w:p>
    <w:p w14:paraId="653A2CA5" w14:textId="6871D02B" w:rsidR="00E56A06" w:rsidRDefault="00E56A06" w:rsidP="00E56A06">
      <w:pPr>
        <w:pStyle w:val="ListParagraph"/>
        <w:numPr>
          <w:ilvl w:val="0"/>
          <w:numId w:val="7"/>
        </w:numPr>
        <w:spacing w:after="240"/>
        <w:jc w:val="both"/>
        <w:rPr>
          <w:rFonts w:ascii="Times New Roman" w:hAnsi="Times New Roman" w:cs="Times New Roman"/>
          <w:sz w:val="22"/>
          <w:szCs w:val="22"/>
        </w:rPr>
      </w:pPr>
      <w:r w:rsidRPr="00F6633A">
        <w:rPr>
          <w:rFonts w:ascii="Times New Roman" w:hAnsi="Times New Roman" w:cs="Times New Roman"/>
          <w:sz w:val="22"/>
          <w:szCs w:val="22"/>
        </w:rPr>
        <w:t>Number of patents filed as</w:t>
      </w:r>
      <w:r>
        <w:rPr>
          <w:rFonts w:ascii="Times New Roman" w:hAnsi="Times New Roman" w:cs="Times New Roman"/>
          <w:sz w:val="22"/>
          <w:szCs w:val="22"/>
        </w:rPr>
        <w:t xml:space="preserve"> a definite product from research to commercialization</w:t>
      </w:r>
    </w:p>
    <w:p w14:paraId="092BAD24" w14:textId="4982E5A2" w:rsidR="00E56A06" w:rsidRDefault="00E56A06" w:rsidP="00E56A06">
      <w:pPr>
        <w:pStyle w:val="ListParagraph"/>
        <w:numPr>
          <w:ilvl w:val="0"/>
          <w:numId w:val="7"/>
        </w:numPr>
        <w:spacing w:after="240"/>
        <w:jc w:val="both"/>
        <w:rPr>
          <w:rFonts w:ascii="Times New Roman" w:hAnsi="Times New Roman" w:cs="Times New Roman"/>
          <w:sz w:val="22"/>
          <w:szCs w:val="22"/>
        </w:rPr>
      </w:pPr>
      <w:r>
        <w:rPr>
          <w:rFonts w:ascii="Times New Roman" w:hAnsi="Times New Roman" w:cs="Times New Roman"/>
          <w:sz w:val="22"/>
          <w:szCs w:val="22"/>
        </w:rPr>
        <w:t>Number of patents filed by underrepresented entrepreneurs</w:t>
      </w:r>
    </w:p>
    <w:p w14:paraId="2F888CFE" w14:textId="1B216C1B" w:rsidR="00E56A06" w:rsidRDefault="00E56A06" w:rsidP="00E56A06">
      <w:pPr>
        <w:pStyle w:val="ListParagraph"/>
        <w:numPr>
          <w:ilvl w:val="0"/>
          <w:numId w:val="7"/>
        </w:numPr>
        <w:spacing w:after="240"/>
        <w:jc w:val="both"/>
        <w:rPr>
          <w:rFonts w:ascii="Times New Roman" w:hAnsi="Times New Roman" w:cs="Times New Roman"/>
          <w:sz w:val="22"/>
          <w:szCs w:val="22"/>
        </w:rPr>
      </w:pPr>
      <w:r>
        <w:rPr>
          <w:rFonts w:ascii="Times New Roman" w:hAnsi="Times New Roman" w:cs="Times New Roman"/>
          <w:sz w:val="22"/>
          <w:szCs w:val="22"/>
        </w:rPr>
        <w:t>Speed from idea to commercial product</w:t>
      </w:r>
    </w:p>
    <w:p w14:paraId="5964D1E8" w14:textId="62692611" w:rsidR="00E56A06" w:rsidRDefault="00E56A06" w:rsidP="00E56A06">
      <w:pPr>
        <w:pStyle w:val="ListParagraph"/>
        <w:numPr>
          <w:ilvl w:val="0"/>
          <w:numId w:val="7"/>
        </w:numPr>
        <w:spacing w:after="240"/>
        <w:jc w:val="both"/>
        <w:rPr>
          <w:rFonts w:ascii="Times New Roman" w:hAnsi="Times New Roman" w:cs="Times New Roman"/>
          <w:sz w:val="22"/>
          <w:szCs w:val="22"/>
        </w:rPr>
      </w:pPr>
      <w:r>
        <w:rPr>
          <w:rFonts w:ascii="Times New Roman" w:hAnsi="Times New Roman" w:cs="Times New Roman"/>
          <w:sz w:val="22"/>
          <w:szCs w:val="22"/>
        </w:rPr>
        <w:t xml:space="preserve">Number of new courses at local academic institutions </w:t>
      </w:r>
      <w:proofErr w:type="gramStart"/>
      <w:r>
        <w:rPr>
          <w:rFonts w:ascii="Times New Roman" w:hAnsi="Times New Roman" w:cs="Times New Roman"/>
          <w:sz w:val="22"/>
          <w:szCs w:val="22"/>
        </w:rPr>
        <w:t>as a result of</w:t>
      </w:r>
      <w:proofErr w:type="gramEnd"/>
      <w:r>
        <w:rPr>
          <w:rFonts w:ascii="Times New Roman" w:hAnsi="Times New Roman" w:cs="Times New Roman"/>
          <w:sz w:val="22"/>
          <w:szCs w:val="22"/>
        </w:rPr>
        <w:t xml:space="preserve"> </w:t>
      </w:r>
      <w:r w:rsidR="00034DD3">
        <w:rPr>
          <w:rFonts w:ascii="Times New Roman" w:hAnsi="Times New Roman" w:cs="Times New Roman"/>
          <w:sz w:val="22"/>
          <w:szCs w:val="22"/>
        </w:rPr>
        <w:t>EPIC</w:t>
      </w:r>
      <w:r>
        <w:rPr>
          <w:rFonts w:ascii="Times New Roman" w:hAnsi="Times New Roman" w:cs="Times New Roman"/>
          <w:sz w:val="22"/>
          <w:szCs w:val="22"/>
        </w:rPr>
        <w:t xml:space="preserve"> innovations and research</w:t>
      </w:r>
    </w:p>
    <w:p w14:paraId="1196A7D0" w14:textId="277A6E9F" w:rsidR="00E56A06" w:rsidRPr="00F6633A" w:rsidRDefault="00E56A06" w:rsidP="00E56A06">
      <w:pPr>
        <w:pStyle w:val="ListParagraph"/>
        <w:numPr>
          <w:ilvl w:val="0"/>
          <w:numId w:val="7"/>
        </w:numPr>
        <w:spacing w:after="240"/>
        <w:jc w:val="both"/>
        <w:rPr>
          <w:rFonts w:ascii="Times New Roman" w:hAnsi="Times New Roman" w:cs="Times New Roman"/>
          <w:sz w:val="22"/>
          <w:szCs w:val="22"/>
        </w:rPr>
      </w:pPr>
      <w:r>
        <w:rPr>
          <w:rFonts w:ascii="Times New Roman" w:hAnsi="Times New Roman" w:cs="Times New Roman"/>
          <w:sz w:val="22"/>
          <w:szCs w:val="22"/>
        </w:rPr>
        <w:t xml:space="preserve">Number of jobs created in the </w:t>
      </w:r>
      <w:r w:rsidRPr="00F6633A">
        <w:rPr>
          <w:rFonts w:ascii="Times New Roman" w:hAnsi="Times New Roman" w:cs="Times New Roman"/>
          <w:sz w:val="22"/>
          <w:szCs w:val="22"/>
        </w:rPr>
        <w:t xml:space="preserve">emerging </w:t>
      </w:r>
      <w:r w:rsidR="00F6633A" w:rsidRPr="00F6633A">
        <w:rPr>
          <w:rFonts w:ascii="Times New Roman" w:hAnsi="Times New Roman" w:cs="Times New Roman"/>
          <w:sz w:val="22"/>
          <w:szCs w:val="22"/>
        </w:rPr>
        <w:t>electrochemical</w:t>
      </w:r>
      <w:r w:rsidRPr="00F6633A">
        <w:rPr>
          <w:rFonts w:ascii="Times New Roman" w:hAnsi="Times New Roman" w:cs="Times New Roman"/>
          <w:sz w:val="22"/>
          <w:szCs w:val="22"/>
        </w:rPr>
        <w:t xml:space="preserve"> sector within the Central Valley</w:t>
      </w:r>
    </w:p>
    <w:p w14:paraId="331E4DB8" w14:textId="77777777" w:rsidR="00321459" w:rsidRDefault="00E56A06" w:rsidP="00E56A06">
      <w:pPr>
        <w:pStyle w:val="ListParagraph"/>
        <w:numPr>
          <w:ilvl w:val="0"/>
          <w:numId w:val="7"/>
        </w:numPr>
        <w:spacing w:after="240"/>
        <w:jc w:val="both"/>
        <w:rPr>
          <w:rFonts w:ascii="Times New Roman" w:hAnsi="Times New Roman" w:cs="Times New Roman"/>
          <w:sz w:val="22"/>
          <w:szCs w:val="22"/>
        </w:rPr>
      </w:pPr>
      <w:r w:rsidRPr="00F6633A">
        <w:rPr>
          <w:rFonts w:ascii="Times New Roman" w:hAnsi="Times New Roman" w:cs="Times New Roman"/>
          <w:sz w:val="22"/>
          <w:szCs w:val="22"/>
        </w:rPr>
        <w:t xml:space="preserve">Number of ideas coming into </w:t>
      </w:r>
      <w:r w:rsidR="00034DD3">
        <w:rPr>
          <w:rFonts w:ascii="Times New Roman" w:hAnsi="Times New Roman" w:cs="Times New Roman"/>
          <w:sz w:val="22"/>
          <w:szCs w:val="22"/>
        </w:rPr>
        <w:t>EPIC</w:t>
      </w:r>
      <w:r w:rsidRPr="00F6633A">
        <w:rPr>
          <w:rFonts w:ascii="Times New Roman" w:hAnsi="Times New Roman" w:cs="Times New Roman"/>
          <w:sz w:val="22"/>
          <w:szCs w:val="22"/>
        </w:rPr>
        <w:t xml:space="preserve"> from underserved communities</w:t>
      </w:r>
      <w:r>
        <w:rPr>
          <w:rFonts w:ascii="Times New Roman" w:hAnsi="Times New Roman" w:cs="Times New Roman"/>
          <w:sz w:val="22"/>
          <w:szCs w:val="22"/>
        </w:rPr>
        <w:t xml:space="preserve"> into commercialized products compared to the number of ideas coming from academia</w:t>
      </w:r>
    </w:p>
    <w:p w14:paraId="6B7F3365" w14:textId="77777777" w:rsidR="00321459" w:rsidRDefault="00321459" w:rsidP="00E56A06">
      <w:pPr>
        <w:pStyle w:val="ListParagraph"/>
        <w:numPr>
          <w:ilvl w:val="0"/>
          <w:numId w:val="7"/>
        </w:numPr>
        <w:spacing w:after="240"/>
        <w:jc w:val="both"/>
        <w:rPr>
          <w:rFonts w:ascii="Times New Roman" w:hAnsi="Times New Roman" w:cs="Times New Roman"/>
          <w:sz w:val="22"/>
          <w:szCs w:val="22"/>
        </w:rPr>
      </w:pPr>
    </w:p>
    <w:p w14:paraId="5D7D1D44" w14:textId="77777777" w:rsidR="00BD41BC" w:rsidRPr="00BD41BC" w:rsidRDefault="00321459" w:rsidP="00BD41BC">
      <w:pPr>
        <w:pStyle w:val="EndNoteBibliography"/>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EN.REFLIST </w:instrText>
      </w:r>
      <w:r>
        <w:rPr>
          <w:rFonts w:ascii="Times New Roman" w:hAnsi="Times New Roman" w:cs="Times New Roman"/>
          <w:sz w:val="22"/>
          <w:szCs w:val="22"/>
        </w:rPr>
        <w:fldChar w:fldCharType="separate"/>
      </w:r>
      <w:r w:rsidR="00BD41BC" w:rsidRPr="00BD41BC">
        <w:t xml:space="preserve">(1) Sievi, G.; Geburtig, D.; Skeledzic, T.; Bösmann, A.; Preuster, P.; Brummel, O.; Waidhas, F.; Montero, M. A.; Khanipour, P.; Katsounaros, I.; et al. Towards an efficient liquid organic hydrogen carrier fuel cell concept. </w:t>
      </w:r>
      <w:r w:rsidR="00BD41BC" w:rsidRPr="00BD41BC">
        <w:rPr>
          <w:i/>
        </w:rPr>
        <w:t xml:space="preserve">Energy &amp; Environmental Science </w:t>
      </w:r>
      <w:r w:rsidR="00BD41BC" w:rsidRPr="00BD41BC">
        <w:rPr>
          <w:b/>
        </w:rPr>
        <w:t>2019</w:t>
      </w:r>
      <w:r w:rsidR="00BD41BC" w:rsidRPr="00BD41BC">
        <w:t xml:space="preserve">, </w:t>
      </w:r>
      <w:r w:rsidR="00BD41BC" w:rsidRPr="00BD41BC">
        <w:rPr>
          <w:i/>
        </w:rPr>
        <w:t>12</w:t>
      </w:r>
      <w:r w:rsidR="00BD41BC" w:rsidRPr="00BD41BC">
        <w:t xml:space="preserve"> (7), 2305-2314, 10.1039/C9EE01324E. DOI: 10.1039/C9EE01324E.</w:t>
      </w:r>
    </w:p>
    <w:p w14:paraId="40AD0AED" w14:textId="77777777" w:rsidR="00BD41BC" w:rsidRPr="00BD41BC" w:rsidRDefault="00BD41BC" w:rsidP="00BD41BC">
      <w:pPr>
        <w:pStyle w:val="EndNoteBibliography"/>
      </w:pPr>
      <w:r w:rsidRPr="00BD41BC">
        <w:t xml:space="preserve">(2) Lee, G.-H.; Lim, J.; Shin, J.; Hardwick, L. J.; Yang, W. Towards commercialization of fluorinated cation-disordered rock-salt Li-ion cathodes. </w:t>
      </w:r>
      <w:r w:rsidRPr="00BD41BC">
        <w:rPr>
          <w:i/>
        </w:rPr>
        <w:t xml:space="preserve">Frontiers in Chemistry </w:t>
      </w:r>
      <w:r w:rsidRPr="00BD41BC">
        <w:rPr>
          <w:b/>
        </w:rPr>
        <w:t>2023</w:t>
      </w:r>
      <w:r w:rsidRPr="00BD41BC">
        <w:t xml:space="preserve">, </w:t>
      </w:r>
      <w:r w:rsidRPr="00BD41BC">
        <w:rPr>
          <w:i/>
        </w:rPr>
        <w:t>11</w:t>
      </w:r>
      <w:r w:rsidRPr="00BD41BC">
        <w:t>, Mini Review. DOI: 10.3389/fchem.2023.1098460.</w:t>
      </w:r>
    </w:p>
    <w:p w14:paraId="29817855" w14:textId="77777777" w:rsidR="00BD41BC" w:rsidRPr="00BD41BC" w:rsidRDefault="00BD41BC" w:rsidP="00BD41BC">
      <w:pPr>
        <w:pStyle w:val="EndNoteBibliography"/>
      </w:pPr>
      <w:r w:rsidRPr="00BD41BC">
        <w:t>(3) Oener, S. Z.; Foster, M.; Boettcher, S. W. Bipolar Membranes. 2019, US Patent Application No. 62/984,652.</w:t>
      </w:r>
    </w:p>
    <w:p w14:paraId="2705DA5B" w14:textId="77777777" w:rsidR="00BD41BC" w:rsidRPr="00BD41BC" w:rsidRDefault="00BD41BC" w:rsidP="00BD41BC">
      <w:pPr>
        <w:pStyle w:val="EndNoteBibliography"/>
      </w:pPr>
      <w:r w:rsidRPr="00BD41BC">
        <w:t xml:space="preserve">(4) Oener, S. Z.; Foster, M. J.; Boettcher, S. W. Accelerating water dissociation in bipolar membranes and for electrocatalysis. </w:t>
      </w:r>
      <w:r w:rsidRPr="00BD41BC">
        <w:rPr>
          <w:i/>
        </w:rPr>
        <w:t xml:space="preserve">Science </w:t>
      </w:r>
      <w:r w:rsidRPr="00BD41BC">
        <w:rPr>
          <w:b/>
        </w:rPr>
        <w:t>2020</w:t>
      </w:r>
      <w:r w:rsidRPr="00BD41BC">
        <w:t xml:space="preserve">, </w:t>
      </w:r>
      <w:r w:rsidRPr="00BD41BC">
        <w:rPr>
          <w:i/>
        </w:rPr>
        <w:t>369</w:t>
      </w:r>
      <w:r w:rsidRPr="00BD41BC">
        <w:t xml:space="preserve"> (6507), 1099-1103. DOI: 10.1126/science.aaz1487.</w:t>
      </w:r>
    </w:p>
    <w:p w14:paraId="33F40F44" w14:textId="77777777" w:rsidR="00BD41BC" w:rsidRPr="00BD41BC" w:rsidRDefault="00BD41BC" w:rsidP="00BD41BC">
      <w:pPr>
        <w:pStyle w:val="EndNoteBibliography"/>
      </w:pPr>
      <w:r w:rsidRPr="00BD41BC">
        <w:lastRenderedPageBreak/>
        <w:t xml:space="preserve">(5) Chen, L.; Xu, Q.; Oener, S. Z.; Fabrizio, K.; Boettcher, S. W. Design principles for water dissociation catalysts in high-performance bipolar membranes. </w:t>
      </w:r>
      <w:r w:rsidRPr="00BD41BC">
        <w:rPr>
          <w:i/>
        </w:rPr>
        <w:t xml:space="preserve">Nat. Commun. </w:t>
      </w:r>
      <w:r w:rsidRPr="00BD41BC">
        <w:rPr>
          <w:b/>
        </w:rPr>
        <w:t>2022</w:t>
      </w:r>
      <w:r w:rsidRPr="00BD41BC">
        <w:t xml:space="preserve">, </w:t>
      </w:r>
      <w:r w:rsidRPr="00BD41BC">
        <w:rPr>
          <w:i/>
        </w:rPr>
        <w:t>13</w:t>
      </w:r>
      <w:r w:rsidRPr="00BD41BC">
        <w:t xml:space="preserve"> (1), 3846. DOI: 10.1038/s41467-022-31429-7.</w:t>
      </w:r>
    </w:p>
    <w:p w14:paraId="35A183E8" w14:textId="77777777" w:rsidR="00BD41BC" w:rsidRPr="00BD41BC" w:rsidRDefault="00BD41BC" w:rsidP="00BD41BC">
      <w:pPr>
        <w:pStyle w:val="EndNoteBibliography"/>
      </w:pPr>
      <w:r w:rsidRPr="00BD41BC">
        <w:t xml:space="preserve">(6) Sasmal, S.; Chen, H.; Sarma, P. V.; Mitchell, J. B.; Vulpin, O. T.; Wells, K. M.; Spontak, R. J.; Boettcher, S. W. Materials Descriptors for Advanced Water Dissociation Catalysts in Bipolar Membranes. </w:t>
      </w:r>
      <w:r w:rsidRPr="00BD41BC">
        <w:rPr>
          <w:i/>
        </w:rPr>
        <w:t xml:space="preserve">Nat. Mater. </w:t>
      </w:r>
      <w:r w:rsidRPr="00BD41BC">
        <w:rPr>
          <w:b/>
        </w:rPr>
        <w:t>2023</w:t>
      </w:r>
      <w:r w:rsidRPr="00BD41BC">
        <w:t xml:space="preserve">, </w:t>
      </w:r>
      <w:r w:rsidRPr="00BD41BC">
        <w:rPr>
          <w:i/>
        </w:rPr>
        <w:t>in press</w:t>
      </w:r>
      <w:r w:rsidRPr="00BD41BC">
        <w:t>, DOI : 10.1038/s41563-41024-01943-41568.</w:t>
      </w:r>
    </w:p>
    <w:p w14:paraId="2B2721D6" w14:textId="0533F743" w:rsidR="00E56A06" w:rsidRDefault="00321459" w:rsidP="00E56A06">
      <w:pPr>
        <w:pStyle w:val="ListParagraph"/>
        <w:numPr>
          <w:ilvl w:val="0"/>
          <w:numId w:val="7"/>
        </w:numPr>
        <w:spacing w:after="240"/>
        <w:jc w:val="both"/>
        <w:rPr>
          <w:rFonts w:ascii="Times New Roman" w:hAnsi="Times New Roman" w:cs="Times New Roman"/>
          <w:sz w:val="22"/>
          <w:szCs w:val="22"/>
        </w:rPr>
      </w:pPr>
      <w:r>
        <w:rPr>
          <w:rFonts w:ascii="Times New Roman" w:hAnsi="Times New Roman" w:cs="Times New Roman"/>
          <w:sz w:val="22"/>
          <w:szCs w:val="22"/>
        </w:rPr>
        <w:fldChar w:fldCharType="end"/>
      </w:r>
      <w:ins w:id="902" w:author="Shannon Boettcher" w:date="2025-01-04T17:09:00Z" w16du:dateUtc="2025-01-05T01:09:00Z">
        <w:r w:rsidR="00723A45" w:rsidRPr="00723A45">
          <w:rPr>
            <w:rFonts w:ascii="Times New Roman" w:eastAsia="Times New Roman" w:hAnsi="Times New Roman" w:cs="Times New Roman"/>
            <w:noProof/>
            <w:color w:val="000000" w:themeColor="text1"/>
            <w:sz w:val="22"/>
            <w:szCs w:val="22"/>
          </w:rPr>
          <w:t xml:space="preserve"> </w:t>
        </w:r>
      </w:ins>
    </w:p>
    <w:sectPr w:rsidR="00E56A06">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lizabeth Pankhurst" w:date="2024-10-31T14:32:00Z" w:initials="EP">
    <w:p w14:paraId="097FCC4D" w14:textId="77777777" w:rsidR="001807AE" w:rsidRDefault="001807AE" w:rsidP="001807AE">
      <w:r>
        <w:rPr>
          <w:rStyle w:val="CommentReference"/>
        </w:rPr>
        <w:annotationRef/>
      </w:r>
      <w:r>
        <w:rPr>
          <w:color w:val="000000"/>
          <w:sz w:val="20"/>
          <w:szCs w:val="20"/>
        </w:rPr>
        <w:t>30 pages</w:t>
      </w:r>
    </w:p>
  </w:comment>
  <w:comment w:id="1" w:author="Elizabeth Pankhurst" w:date="2024-10-31T14:46:00Z" w:initials="EP">
    <w:p w14:paraId="06CD6A9C" w14:textId="77777777" w:rsidR="001807AE" w:rsidRDefault="001807AE" w:rsidP="001807AE">
      <w:r>
        <w:rPr>
          <w:rStyle w:val="CommentReference"/>
        </w:rPr>
        <w:annotationRef/>
      </w:r>
      <w:r>
        <w:rPr>
          <w:i/>
          <w:iCs/>
          <w:color w:val="1A1A1A"/>
          <w:sz w:val="20"/>
          <w:szCs w:val="20"/>
        </w:rPr>
        <w:t>The project description should not contain page numbers, as they will be added automatically by the Research.gov proposal intake system. The project description file has a maximum file size limit of 10 MB.</w:t>
      </w:r>
    </w:p>
    <w:p w14:paraId="117FA4D6" w14:textId="77777777" w:rsidR="001807AE" w:rsidRDefault="001807AE" w:rsidP="001807AE"/>
  </w:comment>
  <w:comment w:id="3" w:author="Ashley Soden" w:date="2024-12-04T23:24:00Z" w:initials="AS">
    <w:p w14:paraId="232D5AD0" w14:textId="77777777" w:rsidR="00D50CFC" w:rsidRDefault="00D50CFC" w:rsidP="00D50CFC">
      <w:r>
        <w:rPr>
          <w:rStyle w:val="CommentReference"/>
        </w:rPr>
        <w:annotationRef/>
      </w:r>
      <w:r>
        <w:rPr>
          <w:rFonts w:ascii="Calibri" w:eastAsia="Calibri" w:hAnsi="Calibri" w:cs="Calibri"/>
          <w:color w:val="000000"/>
          <w:kern w:val="0"/>
          <w:sz w:val="20"/>
          <w:szCs w:val="20"/>
          <w14:ligatures w14:val="none"/>
        </w:rPr>
        <w:t xml:space="preserve">Instructions: </w:t>
      </w:r>
      <w:r>
        <w:rPr>
          <w:rFonts w:ascii="Calibri" w:eastAsia="Calibri" w:hAnsi="Calibri" w:cs="Calibri"/>
          <w:color w:val="000000"/>
          <w:kern w:val="0"/>
          <w:sz w:val="20"/>
          <w:szCs w:val="20"/>
          <w:highlight w:val="yellow"/>
          <w14:ligatures w14:val="none"/>
        </w:rPr>
        <w:t>Describe the overall purpose and vision of the NSF Engine to develop a sustainable and inclusive regional innovation ecosystem and the specific regional, national, societal, and/or geostrategic challenge(s) to be addressed. Describe how the proposed region is well-positioned to become a national leader in the proposed use-inspired R&amp;D topic area and why this is the right time and place to create the proposed NSF Engine. Discuss the current state of practice and the major gaps that the NSF Engine is aiming to address in its R&amp;D technology focus area. Describe how the proposed NSF Engine will function as an interdependent regional network.</w:t>
      </w:r>
    </w:p>
    <w:p w14:paraId="1E019397" w14:textId="77777777" w:rsidR="00D50CFC" w:rsidRDefault="00D50CFC" w:rsidP="00D50CFC">
      <w:r>
        <w:rPr>
          <w:rFonts w:ascii="Calibri" w:eastAsia="Calibri" w:hAnsi="Calibri" w:cs="Calibri"/>
          <w:color w:val="000000"/>
          <w:kern w:val="0"/>
          <w:sz w:val="20"/>
          <w:szCs w:val="20"/>
          <w:highlight w:val="yellow"/>
          <w14:ligatures w14:val="none"/>
        </w:rPr>
        <w:t>The team's shared vision for the proposed Engine and inclusive regional innovation ecosystem will be evaluated with respect to the programmatic goals and how the proposed Engine fits with the capacity, resources, and needs of the region of service.</w:t>
      </w:r>
    </w:p>
    <w:p w14:paraId="3D87B9E8" w14:textId="77777777" w:rsidR="00D50CFC" w:rsidRDefault="00D50CFC" w:rsidP="00D50CFC">
      <w:r>
        <w:rPr>
          <w:rFonts w:ascii="Calibri" w:eastAsia="Calibri" w:hAnsi="Calibri" w:cs="Calibri"/>
          <w:color w:val="000000"/>
          <w:kern w:val="0"/>
          <w:sz w:val="20"/>
          <w:szCs w:val="20"/>
          <w:highlight w:val="yellow"/>
          <w14:ligatures w14:val="none"/>
        </w:rPr>
        <w:t>The chosen topic area, the proposed innovation in key technology focus areas, and the translation plans that are the foundation of the Engine's activities will be evaluated with respect to their potential regional, national, societal, and/or geostrategic impacts as well as their potential to catalyze inclusive economic growth.</w:t>
      </w:r>
    </w:p>
    <w:p w14:paraId="1AF3E003" w14:textId="77777777" w:rsidR="00D50CFC" w:rsidRDefault="00D50CFC" w:rsidP="00D50CFC">
      <w:r>
        <w:rPr>
          <w:rFonts w:ascii="Calibri" w:eastAsia="Calibri" w:hAnsi="Calibri" w:cs="Calibri"/>
          <w:color w:val="000000"/>
          <w:kern w:val="0"/>
          <w:sz w:val="20"/>
          <w:szCs w:val="20"/>
          <w:highlight w:val="yellow"/>
          <w14:ligatures w14:val="none"/>
        </w:rPr>
        <w:t>The region of service will be evaluated for its competitive advantage and the rationale for its geographic boundaries with respect to the topic area, the size of its service area and population density, the likelihood of building a sustainable innovation economy in the region, and the region's potential for transformative outcomes, across all drivers of ecosystem change, that can be measured and assessed through the 10-year period of the award.</w:t>
      </w:r>
    </w:p>
    <w:p w14:paraId="18E587B1" w14:textId="77777777" w:rsidR="00D50CFC" w:rsidRDefault="00D50CFC" w:rsidP="00D50CFC">
      <w:r>
        <w:rPr>
          <w:rFonts w:ascii="Calibri" w:eastAsia="Calibri" w:hAnsi="Calibri" w:cs="Calibri"/>
          <w:color w:val="000000"/>
          <w:kern w:val="0"/>
          <w:sz w:val="20"/>
          <w:szCs w:val="20"/>
          <w:highlight w:val="yellow"/>
          <w14:ligatures w14:val="none"/>
        </w:rPr>
        <w:t>The key partnerships will be evaluated according to their capacity to meet the stated needs for the proposed topic area that would lead to a successful ecosystem in a particular region of service, including the level of the cross-sector engagement, commitments made and strategies for engaging and developing an interdependent network of partners and stakeholders.</w:t>
      </w:r>
    </w:p>
    <w:p w14:paraId="38935869" w14:textId="77777777" w:rsidR="00D50CFC" w:rsidRDefault="00D50CFC" w:rsidP="00D50CFC">
      <w:r>
        <w:rPr>
          <w:rFonts w:ascii="Calibri" w:eastAsia="Calibri" w:hAnsi="Calibri" w:cs="Calibri"/>
          <w:color w:val="000000"/>
          <w:kern w:val="0"/>
          <w:sz w:val="20"/>
          <w:szCs w:val="20"/>
          <w:highlight w:val="yellow"/>
          <w14:ligatures w14:val="none"/>
        </w:rPr>
        <w:t>The strategy to address existing gaps in the region's current innovation ecosystem will be evaluated for its likelihood of resulting in an interdependent network and the realism of risk mitigation strategies including how the team would pivot if needed.</w:t>
      </w:r>
    </w:p>
    <w:p w14:paraId="2AC39917" w14:textId="77777777" w:rsidR="00D50CFC" w:rsidRDefault="00D50CFC" w:rsidP="00D50CFC"/>
  </w:comment>
  <w:comment w:id="4" w:author="Elizabeth Pankhurst" w:date="2024-10-31T15:06:00Z" w:initials="EP">
    <w:p w14:paraId="68E36820" w14:textId="0AC5D77A" w:rsidR="001807AE" w:rsidRDefault="001807AE" w:rsidP="001807AE">
      <w:r>
        <w:rPr>
          <w:rStyle w:val="CommentReference"/>
        </w:rPr>
        <w:annotationRef/>
      </w:r>
      <w:r>
        <w:rPr>
          <w:color w:val="000000"/>
          <w:sz w:val="20"/>
          <w:szCs w:val="20"/>
        </w:rPr>
        <w:t> </w:t>
      </w:r>
      <w:r>
        <w:rPr>
          <w:color w:val="1A1A1A"/>
          <w:sz w:val="20"/>
          <w:szCs w:val="20"/>
        </w:rPr>
        <w:t>All NSF projects should be of the highest quality and have the potential to advance, if not transform, the frontiers of knowledge.</w:t>
      </w:r>
    </w:p>
    <w:p w14:paraId="771E9147" w14:textId="77777777" w:rsidR="001807AE" w:rsidRDefault="001807AE" w:rsidP="001807AE">
      <w:r>
        <w:rPr>
          <w:color w:val="000000"/>
          <w:sz w:val="20"/>
          <w:szCs w:val="20"/>
        </w:rPr>
        <w:t> </w:t>
      </w:r>
      <w:r>
        <w:rPr>
          <w:color w:val="1A1A1A"/>
          <w:sz w:val="20"/>
          <w:szCs w:val="20"/>
        </w:rPr>
        <w:t>NSF projects, in the aggregate, should contribute more broadly to achieving societal goals. These "Broader Impacts" may be accomplished through the research itself, through activities that are directly related to specific research projects, or through activities that are supported by, but are complementary to, the project. The project activities may be based on previously established and/or innovative methods and approaches, but in either case must be well justified.</w:t>
      </w:r>
    </w:p>
    <w:p w14:paraId="6AB84215" w14:textId="77777777" w:rsidR="001807AE" w:rsidRDefault="001807AE" w:rsidP="001807AE">
      <w:r>
        <w:rPr>
          <w:color w:val="000000"/>
          <w:sz w:val="20"/>
          <w:szCs w:val="20"/>
        </w:rPr>
        <w:t> </w:t>
      </w:r>
      <w:r>
        <w:rPr>
          <w:color w:val="1A1A1A"/>
          <w:sz w:val="20"/>
          <w:szCs w:val="20"/>
        </w:rPr>
        <w:t>Meaningful assessment and evaluation of NSF funded projects should be based on appropriate metrics, keeping in mind the likely correlation between the effect of broader impacts and the resources provided to implement projects. If the size of the activity is limited, evaluation of that activity in isolation is not likely to be meaningful. Thus, assessing the effectiveness of these activities may best be done at a higher, more aggregated, level than the individual project.</w:t>
      </w:r>
    </w:p>
    <w:p w14:paraId="39CC120C" w14:textId="77777777" w:rsidR="001807AE" w:rsidRDefault="001807AE" w:rsidP="001807AE"/>
  </w:comment>
  <w:comment w:id="10" w:author="Matthew Hart" w:date="2024-12-05T21:47:00Z" w:initials="MH">
    <w:p w14:paraId="7344E5D5" w14:textId="77777777" w:rsidR="00BF7DD4" w:rsidRDefault="00BF7DD4" w:rsidP="00BF7DD4">
      <w:pPr>
        <w:pStyle w:val="CommentText"/>
      </w:pPr>
      <w:r>
        <w:rPr>
          <w:rStyle w:val="CommentReference"/>
        </w:rPr>
        <w:annotationRef/>
      </w:r>
      <w:r>
        <w:t>Do we want to focus on the carbon reductions for manufacturing? Or that some of these advanced fuels (H2, NH3) are effective and show promise of being cost competitive energy carriers (particularly when cheap renewables are available)?</w:t>
      </w:r>
    </w:p>
  </w:comment>
  <w:comment w:id="11" w:author="Shannon Boettcher" w:date="2025-01-04T07:17:00Z" w:initials="SB">
    <w:p w14:paraId="0EC43100" w14:textId="77777777" w:rsidR="000C7C19" w:rsidRDefault="000C7C19" w:rsidP="000C7C19">
      <w:pPr>
        <w:pStyle w:val="CommentText"/>
      </w:pPr>
      <w:r>
        <w:rPr>
          <w:rStyle w:val="CommentReference"/>
        </w:rPr>
        <w:annotationRef/>
      </w:r>
      <w:r>
        <w:t>I would argue we want to focus on manufacturing competitiveness leveraging new technology. That includes advanced fuel manufacturing that can be “made” in California at lower cost that imported. We should focus beyond H2 because of the ARCHES H2 hub and the hydrogen energy systems is on a negative media / perception cycle.</w:t>
      </w:r>
    </w:p>
  </w:comment>
  <w:comment w:id="14" w:author="Matthew Hart" w:date="2025-01-02T23:11:00Z" w:initials="MH">
    <w:p w14:paraId="76194D21" w14:textId="28CD446A" w:rsidR="00CA745A" w:rsidRDefault="00CA745A" w:rsidP="00CA745A">
      <w:pPr>
        <w:pStyle w:val="CommentText"/>
      </w:pPr>
      <w:r>
        <w:rPr>
          <w:rStyle w:val="CommentReference"/>
        </w:rPr>
        <w:annotationRef/>
      </w:r>
      <w:r>
        <w:t>Michelle – based on your DC trip, should this be more Sacramento focused?</w:t>
      </w:r>
    </w:p>
  </w:comment>
  <w:comment w:id="16" w:author="Matthew Hart" w:date="2025-01-02T23:21:00Z" w:initials="MH">
    <w:p w14:paraId="1F7FF6B6" w14:textId="77777777" w:rsidR="00BF7DD4" w:rsidRDefault="00BF7DD4" w:rsidP="00BF7DD4">
      <w:pPr>
        <w:pStyle w:val="CommentText"/>
      </w:pPr>
      <w:r>
        <w:rPr>
          <w:rStyle w:val="CommentReference"/>
        </w:rPr>
        <w:annotationRef/>
      </w:r>
      <w:r>
        <w:t xml:space="preserve">Do we have confirmation about how SMUD and maybe Yuba Water or Beale AFB may participate? </w:t>
      </w:r>
    </w:p>
    <w:p w14:paraId="0B28654F" w14:textId="77777777" w:rsidR="00BF7DD4" w:rsidRDefault="00BF7DD4" w:rsidP="00BF7DD4">
      <w:pPr>
        <w:pStyle w:val="CommentText"/>
      </w:pPr>
    </w:p>
    <w:p w14:paraId="3B33A841" w14:textId="77777777" w:rsidR="00BF7DD4" w:rsidRDefault="00BF7DD4" w:rsidP="00BF7DD4">
      <w:pPr>
        <w:pStyle w:val="CommentText"/>
      </w:pPr>
      <w:r>
        <w:t>Kern Energy is in if still want to have demonstration partnerships.</w:t>
      </w:r>
    </w:p>
  </w:comment>
  <w:comment w:id="15" w:author="Ashley Soden" w:date="2024-12-19T22:03:00Z" w:initials="AS">
    <w:p w14:paraId="56B1ECAA" w14:textId="07EA3D36" w:rsidR="00034DD3" w:rsidRDefault="00034DD3" w:rsidP="00034DD3">
      <w:r>
        <w:rPr>
          <w:rStyle w:val="CommentReference"/>
        </w:rPr>
        <w:annotationRef/>
      </w:r>
      <w:r>
        <w:rPr>
          <w:rFonts w:ascii="Calibri" w:eastAsia="Calibri" w:hAnsi="Calibri" w:cs="Calibri"/>
          <w:color w:val="000000"/>
          <w:kern w:val="0"/>
          <w:sz w:val="20"/>
          <w:szCs w:val="20"/>
          <w14:ligatures w14:val="none"/>
        </w:rPr>
        <w:t>Are we calling out UC Berkley as a project partner, or are they working within LBNL?</w:t>
      </w:r>
    </w:p>
  </w:comment>
  <w:comment w:id="17" w:author="Matthew Hart" w:date="2024-12-05T21:36:00Z" w:initials="MH">
    <w:p w14:paraId="17D3B051" w14:textId="0D4A07D6" w:rsidR="00E87108" w:rsidRDefault="00E87108" w:rsidP="00E87108">
      <w:pPr>
        <w:pStyle w:val="CommentText"/>
      </w:pPr>
      <w:r>
        <w:rPr>
          <w:rStyle w:val="CommentReference"/>
        </w:rPr>
        <w:annotationRef/>
      </w:r>
      <w:r>
        <w:t>What do we think about this updated description of the region? I’m trying to capture the ideas around supply chain in, domestic manufacturing, and access to broad US markets.</w:t>
      </w:r>
    </w:p>
  </w:comment>
  <w:comment w:id="18" w:author="Ashley Soden" w:date="2024-12-19T22:11:00Z" w:initials="AS">
    <w:p w14:paraId="4B1C0072" w14:textId="77777777" w:rsidR="00E6035E" w:rsidRDefault="00E6035E" w:rsidP="00E6035E">
      <w:r>
        <w:rPr>
          <w:rStyle w:val="CommentReference"/>
        </w:rPr>
        <w:annotationRef/>
      </w:r>
      <w:r>
        <w:rPr>
          <w:rFonts w:ascii="Calibri" w:eastAsia="Calibri" w:hAnsi="Calibri" w:cs="Calibri"/>
          <w:color w:val="000000"/>
          <w:kern w:val="0"/>
          <w:sz w:val="20"/>
          <w:szCs w:val="20"/>
          <w14:ligatures w14:val="none"/>
        </w:rPr>
        <w:t xml:space="preserve">Feedback has been positive regarding this description. </w:t>
      </w:r>
    </w:p>
  </w:comment>
  <w:comment w:id="63" w:author="Matthew Hart" w:date="2024-12-05T21:43:00Z" w:initials="MH">
    <w:p w14:paraId="27F6DED7" w14:textId="77777777" w:rsidR="00E87108" w:rsidRDefault="00E87108" w:rsidP="00E87108">
      <w:pPr>
        <w:pStyle w:val="CommentText"/>
      </w:pPr>
      <w:r>
        <w:rPr>
          <w:rStyle w:val="CommentReference"/>
        </w:rPr>
        <w:annotationRef/>
      </w:r>
      <w:r>
        <w:t>Do we want to focus on these companies? Or be more broad with electrochemical technologies companies?</w:t>
      </w:r>
    </w:p>
  </w:comment>
  <w:comment w:id="86" w:author="Shannon Boettcher" w:date="2025-01-05T11:22:00Z" w:initials="SB">
    <w:p w14:paraId="15CBC4B0" w14:textId="77777777" w:rsidR="000D5C38" w:rsidRDefault="000D5C38" w:rsidP="000D5C38">
      <w:pPr>
        <w:pStyle w:val="CommentText"/>
      </w:pPr>
      <w:r>
        <w:rPr>
          <w:rStyle w:val="CommentReference"/>
        </w:rPr>
        <w:annotationRef/>
      </w:r>
      <w:r>
        <w:t>I revised the figure to change emphasis on the right</w:t>
      </w:r>
    </w:p>
  </w:comment>
  <w:comment w:id="89" w:author="Ashley Soden" w:date="2024-12-19T22:52:00Z" w:initials="AS">
    <w:p w14:paraId="48817514" w14:textId="546C5217" w:rsidR="00737335" w:rsidRDefault="00737335" w:rsidP="00737335">
      <w:r>
        <w:rPr>
          <w:rStyle w:val="CommentReference"/>
        </w:rPr>
        <w:annotationRef/>
      </w:r>
      <w:r>
        <w:rPr>
          <w:rFonts w:ascii="Calibri" w:eastAsia="Calibri" w:hAnsi="Calibri" w:cs="Calibri"/>
          <w:color w:val="000000"/>
          <w:kern w:val="0"/>
          <w:sz w:val="20"/>
          <w:szCs w:val="20"/>
          <w14:ligatures w14:val="none"/>
        </w:rPr>
        <w:t xml:space="preserve">Per Michelle/CSUS on 12/12/24 via email: </w:t>
      </w:r>
    </w:p>
    <w:p w14:paraId="29755D67" w14:textId="77777777" w:rsidR="00737335" w:rsidRDefault="00737335" w:rsidP="00737335"/>
    <w:p w14:paraId="168D09CB" w14:textId="77777777" w:rsidR="00737335" w:rsidRDefault="00737335" w:rsidP="00737335">
      <w:r>
        <w:rPr>
          <w:rFonts w:ascii="Calibri" w:eastAsia="Calibri" w:hAnsi="Calibri" w:cs="Calibri"/>
          <w:color w:val="000000"/>
          <w:kern w:val="0"/>
          <w:sz w:val="20"/>
          <w:szCs w:val="20"/>
          <w14:ligatures w14:val="none"/>
        </w:rPr>
        <w:t>“Reading briefly high-level, the proposal needs to discuss the Sacramento region’s economy, and how it suffers with no industry and how the clean energy industry and having the innovation hub would transform the regional economy all the way from Sacramento down to the central valley. The proposal is very central Valley focused and the hub is going to be in Sacramento near carb and Cec as a strategy.</w:t>
      </w:r>
    </w:p>
    <w:p w14:paraId="3BBD6E43" w14:textId="77777777" w:rsidR="00737335" w:rsidRDefault="00737335" w:rsidP="00737335"/>
    <w:p w14:paraId="10375516" w14:textId="77777777" w:rsidR="00737335" w:rsidRDefault="00737335" w:rsidP="00737335">
      <w:r>
        <w:rPr>
          <w:rFonts w:ascii="Calibri" w:eastAsia="Calibri" w:hAnsi="Calibri" w:cs="Calibri"/>
          <w:color w:val="000000"/>
          <w:kern w:val="0"/>
          <w:sz w:val="20"/>
          <w:szCs w:val="20"/>
          <w14:ligatures w14:val="none"/>
        </w:rPr>
        <w:t>Additionally, I wanna include the military bases or at least Beale Air Force Base as a strategy in the proposal as well.”</w:t>
      </w:r>
    </w:p>
  </w:comment>
  <w:comment w:id="90" w:author="Ashley Soden" w:date="2024-12-20T16:23:00Z" w:initials="AS">
    <w:p w14:paraId="2D11CC9E" w14:textId="77777777" w:rsidR="00F97E36" w:rsidRDefault="00F97E36" w:rsidP="00F97E36">
      <w:r>
        <w:rPr>
          <w:rStyle w:val="CommentReference"/>
        </w:rPr>
        <w:annotationRef/>
      </w:r>
      <w:r>
        <w:rPr>
          <w:rFonts w:ascii="Calibri" w:eastAsia="Calibri" w:hAnsi="Calibri" w:cs="Calibri"/>
          <w:color w:val="000000"/>
          <w:kern w:val="0"/>
          <w:sz w:val="20"/>
          <w:szCs w:val="20"/>
          <w14:ligatures w14:val="none"/>
        </w:rPr>
        <w:t xml:space="preserve">to be adjusted accordingly. Pending notes from Michelle per team meeting on 12/20/24 surrounding emphasis on economics. </w:t>
      </w:r>
    </w:p>
    <w:p w14:paraId="1EE391EE" w14:textId="77777777" w:rsidR="00F97E36" w:rsidRDefault="00F97E36" w:rsidP="00F97E36"/>
    <w:p w14:paraId="33B1F50D" w14:textId="77777777" w:rsidR="00F97E36" w:rsidRDefault="00F97E36" w:rsidP="00F97E36">
      <w:r>
        <w:rPr>
          <w:rFonts w:ascii="Calibri" w:eastAsia="Calibri" w:hAnsi="Calibri" w:cs="Calibri"/>
          <w:color w:val="000000"/>
          <w:kern w:val="0"/>
          <w:sz w:val="20"/>
          <w:szCs w:val="20"/>
          <w14:ligatures w14:val="none"/>
        </w:rPr>
        <w:t xml:space="preserve">Military base information has been added in a few places in the doc. </w:t>
      </w:r>
    </w:p>
  </w:comment>
  <w:comment w:id="94" w:author="Matthew Hart" w:date="2024-12-05T21:42:00Z" w:initials="MH">
    <w:p w14:paraId="64001629" w14:textId="200D3407" w:rsidR="00D96566" w:rsidRDefault="00D96566" w:rsidP="00D96566">
      <w:pPr>
        <w:pStyle w:val="CommentText"/>
      </w:pPr>
      <w:r>
        <w:rPr>
          <w:rStyle w:val="CommentReference"/>
        </w:rPr>
        <w:annotationRef/>
      </w:r>
      <w:r>
        <w:t>I feel like we want to introduce the partners in the opening pages, so the reviewers can see the depth of the initiative.</w:t>
      </w:r>
    </w:p>
    <w:p w14:paraId="725EFCF5" w14:textId="77777777" w:rsidR="00D96566" w:rsidRDefault="00D96566" w:rsidP="00D96566">
      <w:pPr>
        <w:pStyle w:val="CommentText"/>
      </w:pPr>
    </w:p>
    <w:p w14:paraId="1E132BE7" w14:textId="77777777" w:rsidR="00D96566" w:rsidRDefault="00D96566" w:rsidP="00D96566">
      <w:pPr>
        <w:pStyle w:val="CommentText"/>
      </w:pPr>
      <w:r>
        <w:t>Also, I live in CA, so I understand how the geographies and transportation systems work, but our reviewers will almost certainly be from other regions (because they want the panelist to avoid conflicts of interest). So I think the visual would help tell the story.</w:t>
      </w:r>
    </w:p>
  </w:comment>
  <w:comment w:id="95" w:author="Ashley Soden" w:date="2024-12-20T14:27:00Z" w:initials="AS">
    <w:p w14:paraId="37284FBF" w14:textId="262527A9" w:rsidR="00261312" w:rsidRDefault="00261312" w:rsidP="00261312">
      <w:r>
        <w:rPr>
          <w:rStyle w:val="CommentReference"/>
        </w:rPr>
        <w:annotationRef/>
      </w:r>
      <w:r>
        <w:rPr>
          <w:rFonts w:ascii="Calibri" w:eastAsia="Calibri" w:hAnsi="Calibri" w:cs="Calibri"/>
          <w:color w:val="000000"/>
          <w:kern w:val="0"/>
          <w:sz w:val="20"/>
          <w:szCs w:val="20"/>
          <w14:ligatures w14:val="none"/>
        </w:rPr>
        <w:t xml:space="preserve">The core partners were added to the introduction on page 1, then more in depth in the b. Proposing Team section. Please let me know if you think I should add the project team beneath this image, as well. </w:t>
      </w:r>
    </w:p>
  </w:comment>
  <w:comment w:id="96" w:author="Ashley Soden" w:date="2024-12-20T16:24:00Z" w:initials="AS">
    <w:p w14:paraId="0D9CD148" w14:textId="77777777" w:rsidR="006F176D" w:rsidRDefault="00F97E36" w:rsidP="006F176D">
      <w:r>
        <w:rPr>
          <w:rStyle w:val="CommentReference"/>
        </w:rPr>
        <w:annotationRef/>
      </w:r>
      <w:r w:rsidR="006F176D">
        <w:rPr>
          <w:rFonts w:ascii="Calibri" w:eastAsia="Calibri" w:hAnsi="Calibri" w:cs="Calibri"/>
          <w:kern w:val="0"/>
          <w:sz w:val="20"/>
          <w:szCs w:val="20"/>
          <w14:ligatures w14:val="none"/>
        </w:rPr>
        <w:t xml:space="preserve">Absolutely—I have added a PLACEHOLDER to estimate the space this will occupy. </w:t>
      </w:r>
    </w:p>
    <w:p w14:paraId="54156709" w14:textId="77777777" w:rsidR="006F176D" w:rsidRDefault="006F176D" w:rsidP="006F176D"/>
    <w:p w14:paraId="248A28A0" w14:textId="77777777" w:rsidR="006F176D" w:rsidRDefault="006F176D" w:rsidP="006F176D">
      <w:r>
        <w:rPr>
          <w:rFonts w:ascii="Calibri" w:eastAsia="Calibri" w:hAnsi="Calibri" w:cs="Calibri"/>
          <w:kern w:val="0"/>
          <w:sz w:val="20"/>
          <w:szCs w:val="20"/>
          <w14:ligatures w14:val="none"/>
        </w:rPr>
        <w:t>@CMC, are you able to provide an updated image as done with the 2022 proposal?</w:t>
      </w:r>
    </w:p>
  </w:comment>
  <w:comment w:id="97" w:author="Shannon Boettcher" w:date="2025-01-04T08:04:00Z" w:initials="SB">
    <w:p w14:paraId="1795C91A" w14:textId="77777777" w:rsidR="00225C03" w:rsidRDefault="00225C03" w:rsidP="00225C03">
      <w:pPr>
        <w:pStyle w:val="CommentText"/>
      </w:pPr>
      <w:r>
        <w:rPr>
          <w:rStyle w:val="CommentReference"/>
        </w:rPr>
        <w:annotationRef/>
      </w:r>
      <w:r>
        <w:t xml:space="preserve">Can someone find vector image for this so it can be edited and condensed in appropriate way specific for this proposal? Please send to me in *.ai, *.pdf, etc. format </w:t>
      </w:r>
    </w:p>
  </w:comment>
  <w:comment w:id="102" w:author="Ashley Soden" w:date="2024-12-05T22:37:00Z" w:initials="AS">
    <w:p w14:paraId="43AFA756" w14:textId="1CDD6463" w:rsidR="00D26436" w:rsidRDefault="00D26436" w:rsidP="00D26436">
      <w:r>
        <w:rPr>
          <w:rStyle w:val="CommentReference"/>
        </w:rPr>
        <w:annotationRef/>
      </w:r>
      <w:r>
        <w:rPr>
          <w:rFonts w:ascii="Calibri" w:eastAsia="Calibri" w:hAnsi="Calibri" w:cs="Calibri"/>
          <w:kern w:val="0"/>
          <w:sz w:val="20"/>
          <w:szCs w:val="20"/>
          <w14:ligatures w14:val="none"/>
        </w:rPr>
        <w:t xml:space="preserve">All sources/citations to be amended for proper numerical order. Sources are to be compiled and listed on the references page, which is a separate document. </w:t>
      </w:r>
    </w:p>
  </w:comment>
  <w:comment w:id="103" w:author="Ashley Soden" w:date="2024-12-20T13:54:00Z" w:initials="AS">
    <w:p w14:paraId="6B0882D6" w14:textId="77777777" w:rsidR="00D6778B" w:rsidRDefault="00D6778B" w:rsidP="00D6778B">
      <w:r>
        <w:rPr>
          <w:rStyle w:val="CommentReference"/>
        </w:rPr>
        <w:annotationRef/>
      </w:r>
      <w:r>
        <w:rPr>
          <w:rFonts w:ascii="Calibri" w:eastAsia="Calibri" w:hAnsi="Calibri" w:cs="Calibri"/>
          <w:kern w:val="0"/>
          <w:sz w:val="20"/>
          <w:szCs w:val="20"/>
          <w14:ligatures w14:val="none"/>
        </w:rPr>
        <w:t xml:space="preserve">All citations will be reconciled and added to the Resourced page in January before the final draft is disseminated. In the meantime, please ignore these highlights and if the numbering is out of order. </w:t>
      </w:r>
    </w:p>
  </w:comment>
  <w:comment w:id="114" w:author="Jane Dong" w:date="2024-12-12T16:43:00Z" w:initials="JD">
    <w:p w14:paraId="52536BBE" w14:textId="27418479" w:rsidR="001B55E6" w:rsidRDefault="001B55E6" w:rsidP="001B55E6">
      <w:pPr>
        <w:pStyle w:val="CommentText"/>
      </w:pPr>
      <w:r>
        <w:rPr>
          <w:rStyle w:val="CommentReference"/>
        </w:rPr>
        <w:annotationRef/>
      </w:r>
      <w:r>
        <w:t xml:space="preserve">I like the highlight of inequalities. </w:t>
      </w:r>
    </w:p>
  </w:comment>
  <w:comment w:id="115" w:author="Jane Dong" w:date="2024-12-12T16:46:00Z" w:initials="JD">
    <w:p w14:paraId="6559359B" w14:textId="77777777" w:rsidR="001B55E6" w:rsidRDefault="001B55E6" w:rsidP="001B55E6">
      <w:pPr>
        <w:pStyle w:val="CommentText"/>
      </w:pPr>
      <w:r>
        <w:rPr>
          <w:rStyle w:val="CommentReference"/>
        </w:rPr>
        <w:annotationRef/>
      </w:r>
      <w:r>
        <w:t xml:space="preserve">Here is another data point that may be useful: </w:t>
      </w:r>
      <w:r>
        <w:rPr>
          <w:color w:val="202122"/>
        </w:rPr>
        <w:t>Kern County’s unemployment, poverty rate, high school graduation and persons with a bachelor’s degree or higher was 7.4%, 20%, 73% and 16% compared to the State’s 4.1%, 13%, 83% and 34%</w:t>
      </w:r>
    </w:p>
  </w:comment>
  <w:comment w:id="131" w:author="Ashley Soden" w:date="2024-12-20T16:24:00Z" w:initials="AS">
    <w:p w14:paraId="6044782F" w14:textId="77777777" w:rsidR="00F97E36" w:rsidRDefault="00F97E36" w:rsidP="00F97E36">
      <w:r>
        <w:rPr>
          <w:rStyle w:val="CommentReference"/>
        </w:rPr>
        <w:annotationRef/>
      </w:r>
      <w:r>
        <w:rPr>
          <w:rFonts w:ascii="Calibri" w:eastAsia="Calibri" w:hAnsi="Calibri" w:cs="Calibri"/>
          <w:color w:val="000000"/>
          <w:kern w:val="0"/>
          <w:sz w:val="20"/>
          <w:szCs w:val="20"/>
          <w14:ligatures w14:val="none"/>
        </w:rPr>
        <w:t>Pending - to be added here</w:t>
      </w:r>
    </w:p>
  </w:comment>
  <w:comment w:id="132" w:author="Ashley Soden" w:date="2025-01-03T09:30:00Z" w:initials="AS">
    <w:p w14:paraId="36232BFF" w14:textId="77777777" w:rsidR="00A95281" w:rsidRDefault="006F176D" w:rsidP="00A95281">
      <w:r>
        <w:rPr>
          <w:rStyle w:val="CommentReference"/>
        </w:rPr>
        <w:annotationRef/>
      </w:r>
      <w:r w:rsidR="00A95281">
        <w:rPr>
          <w:rFonts w:ascii="Calibri" w:eastAsia="Calibri" w:hAnsi="Calibri" w:cs="Calibri"/>
          <w:kern w:val="0"/>
          <w:sz w:val="20"/>
          <w:szCs w:val="20"/>
          <w14:ligatures w14:val="none"/>
        </w:rPr>
        <w:t xml:space="preserve">Can we have a list of the zip codes in the region of service to provide an accurate boundary? </w:t>
      </w:r>
    </w:p>
  </w:comment>
  <w:comment w:id="137" w:author="Shannon Boettcher" w:date="2025-01-04T08:10:00Z" w:initials="SB">
    <w:p w14:paraId="60ED7B55" w14:textId="77777777" w:rsidR="00EF5439" w:rsidRDefault="00EF5439" w:rsidP="00EF5439">
      <w:pPr>
        <w:pStyle w:val="CommentText"/>
      </w:pPr>
      <w:r>
        <w:rPr>
          <w:rStyle w:val="CommentReference"/>
        </w:rPr>
        <w:annotationRef/>
      </w:r>
      <w:r>
        <w:t>My sense is explaining percentile twice in a row is redundant and not needed for our reviewers</w:t>
      </w:r>
    </w:p>
  </w:comment>
  <w:comment w:id="140" w:author="Shannon Boettcher" w:date="2025-01-04T08:40:00Z" w:initials="SB">
    <w:p w14:paraId="6F91FCD1" w14:textId="77777777" w:rsidR="00477461" w:rsidRDefault="00477461" w:rsidP="00477461">
      <w:pPr>
        <w:pStyle w:val="CommentText"/>
      </w:pPr>
      <w:r>
        <w:rPr>
          <w:rStyle w:val="CommentReference"/>
        </w:rPr>
        <w:annotationRef/>
      </w:r>
      <w:r>
        <w:t>Avoid emotionally charged language, like “bleak” etc</w:t>
      </w:r>
    </w:p>
  </w:comment>
  <w:comment w:id="147" w:author="Shannon Boettcher" w:date="2025-01-04T08:11:00Z" w:initials="SB">
    <w:p w14:paraId="64358B16" w14:textId="6636DD14" w:rsidR="00AF5C89" w:rsidRDefault="00AF5C89" w:rsidP="00AF5C89">
      <w:pPr>
        <w:pStyle w:val="CommentText"/>
      </w:pPr>
      <w:r>
        <w:rPr>
          <w:rStyle w:val="CommentReference"/>
        </w:rPr>
        <w:annotationRef/>
      </w:r>
      <w:r>
        <w:t xml:space="preserve">No need to assign specific causation </w:t>
      </w:r>
    </w:p>
  </w:comment>
  <w:comment w:id="162" w:author="Shannon Boettcher" w:date="2025-01-04T08:14:00Z" w:initials="SB">
    <w:p w14:paraId="5FCA55C8" w14:textId="77777777" w:rsidR="006A64B9" w:rsidRDefault="006A64B9" w:rsidP="006A64B9">
      <w:pPr>
        <w:pStyle w:val="CommentText"/>
      </w:pPr>
      <w:r>
        <w:rPr>
          <w:rStyle w:val="CommentReference"/>
        </w:rPr>
        <w:annotationRef/>
      </w:r>
      <w:r>
        <w:t>Again, no need to assign specific causation which could be debated. The facts are indeed more compelling alone.</w:t>
      </w:r>
    </w:p>
  </w:comment>
  <w:comment w:id="158" w:author="Shannon Boettcher" w:date="2025-01-04T08:38:00Z" w:initials="SB">
    <w:p w14:paraId="7B1C0788" w14:textId="77777777" w:rsidR="00BF3755" w:rsidRDefault="00BF3755" w:rsidP="00BF3755">
      <w:pPr>
        <w:pStyle w:val="CommentText"/>
      </w:pPr>
      <w:r>
        <w:rPr>
          <w:rStyle w:val="CommentReference"/>
        </w:rPr>
        <w:annotationRef/>
      </w:r>
      <w:r>
        <w:t xml:space="preserve">I suggest not using terms like BIPOC etc. that can emphasize certain racial categories as these terms are not appreciated across the political spectrum </w:t>
      </w:r>
    </w:p>
  </w:comment>
  <w:comment w:id="215" w:author="Orville Thomas" w:date="2024-12-12T08:55:00Z" w:initials="OT">
    <w:p w14:paraId="49BA84C0" w14:textId="55D529BF" w:rsidR="006247D8" w:rsidRDefault="006247D8" w:rsidP="006247D8">
      <w:r>
        <w:rPr>
          <w:rStyle w:val="CommentReference"/>
        </w:rPr>
        <w:annotationRef/>
      </w:r>
      <w:r>
        <w:rPr>
          <w:rFonts w:ascii="Calibri" w:eastAsia="Calibri" w:hAnsi="Calibri" w:cs="Calibri"/>
          <w:color w:val="000000"/>
          <w:kern w:val="0"/>
          <w:sz w:val="20"/>
          <w:szCs w:val="20"/>
          <w14:ligatures w14:val="none"/>
        </w:rPr>
        <w:t xml:space="preserve">Geostrategy also can include being strategic partners with several military bases in the region to ensure they are receiving domestically produced batteries and energy technology, </w:t>
      </w:r>
    </w:p>
  </w:comment>
  <w:comment w:id="222" w:author="Jane Dong" w:date="2024-12-12T16:53:00Z" w:initials="JD">
    <w:p w14:paraId="59FF29CD" w14:textId="77777777" w:rsidR="00946AFE" w:rsidRDefault="00946AFE" w:rsidP="00946AFE">
      <w:pPr>
        <w:pStyle w:val="CommentText"/>
      </w:pPr>
      <w:r>
        <w:rPr>
          <w:rStyle w:val="CommentReference"/>
        </w:rPr>
        <w:annotationRef/>
      </w:r>
      <w:r>
        <w:t>Kern County is the largest provider of oil and renewable energy in CA, producing 60% of solar power and has the largest wind project in the nation.</w:t>
      </w:r>
    </w:p>
  </w:comment>
  <w:comment w:id="226" w:author="Elizabeth Pankhurst" w:date="2024-11-14T14:35:00Z" w:initials="EP">
    <w:p w14:paraId="05414890" w14:textId="7434C90C" w:rsidR="001A16C2" w:rsidRDefault="001A16C2" w:rsidP="001A16C2">
      <w:pPr>
        <w:pStyle w:val="CommentText"/>
      </w:pPr>
      <w:r>
        <w:t>How do you propose to deal with competing organizations and proprietary information? Rural areas also compete for the same workforce, and so identifying resolutions and plans to mitigate any negative impact will be well received</w:t>
      </w:r>
      <w:r>
        <w:rPr>
          <w:rStyle w:val="CommentReference"/>
        </w:rPr>
        <w:annotationRef/>
      </w:r>
    </w:p>
  </w:comment>
  <w:comment w:id="229" w:author="Matthew Hart" w:date="2025-01-02T23:15:00Z" w:initials="MH">
    <w:p w14:paraId="77056545" w14:textId="77777777" w:rsidR="001A7CFB" w:rsidRDefault="001A7CFB" w:rsidP="001A7CFB">
      <w:pPr>
        <w:pStyle w:val="CommentText"/>
      </w:pPr>
      <w:r>
        <w:rPr>
          <w:rStyle w:val="CommentReference"/>
        </w:rPr>
        <w:annotationRef/>
      </w:r>
      <w:r>
        <w:t>Do we want to highlight SMUD and Yuba Water here? I know SMUD has very competitive electricity rates in CA (and nationwide, I believe)</w:t>
      </w:r>
    </w:p>
  </w:comment>
  <w:comment w:id="230" w:author="Ashley Soden" w:date="2024-12-04T22:06:00Z" w:initials="AS">
    <w:p w14:paraId="334A04E3" w14:textId="38FE38DF" w:rsidR="006247D8" w:rsidRDefault="006247D8" w:rsidP="006247D8">
      <w:r>
        <w:rPr>
          <w:rStyle w:val="CommentReference"/>
        </w:rPr>
        <w:annotationRef/>
      </w:r>
      <w:r>
        <w:rPr>
          <w:rFonts w:ascii="Calibri" w:eastAsia="Calibri" w:hAnsi="Calibri" w:cs="Calibri"/>
          <w:kern w:val="0"/>
          <w:sz w:val="20"/>
          <w:szCs w:val="20"/>
          <w14:ligatures w14:val="none"/>
        </w:rPr>
        <w:t>Examples of companies that have been contact? Manufacturing coalitions may also be a good place to start (Joby Aero)</w:t>
      </w:r>
    </w:p>
  </w:comment>
  <w:comment w:id="231" w:author="Orville Thomas" w:date="2024-12-12T08:56:00Z" w:initials="OT">
    <w:p w14:paraId="39AA450B" w14:textId="77777777" w:rsidR="006247D8" w:rsidRDefault="006247D8" w:rsidP="006247D8">
      <w:r>
        <w:rPr>
          <w:rStyle w:val="CommentReference"/>
        </w:rPr>
        <w:annotationRef/>
      </w:r>
      <w:r>
        <w:rPr>
          <w:rFonts w:ascii="Calibri" w:eastAsia="Calibri" w:hAnsi="Calibri" w:cs="Calibri"/>
          <w:color w:val="000000"/>
          <w:kern w:val="0"/>
          <w:sz w:val="20"/>
          <w:szCs w:val="20"/>
          <w14:ligatures w14:val="none"/>
        </w:rPr>
        <w:t xml:space="preserve">Sparkz, Sepion, LiCap, Lunar, are all smaller startups. Then you have mature companies like Tesla that are already in the San Joaquin Valley for their power wall being able to grow. PGE and other utilities are already testing out microgrids and v2g capabilities. </w:t>
      </w:r>
    </w:p>
  </w:comment>
  <w:comment w:id="232" w:author="Ashley Soden" w:date="2024-12-04T22:07:00Z" w:initials="AS">
    <w:p w14:paraId="587DC718" w14:textId="77777777" w:rsidR="000F0E3E" w:rsidRDefault="000F0E3E" w:rsidP="000F0E3E">
      <w:r>
        <w:rPr>
          <w:rStyle w:val="CommentReference"/>
        </w:rPr>
        <w:annotationRef/>
      </w:r>
      <w:r>
        <w:rPr>
          <w:rFonts w:ascii="Calibri" w:eastAsia="Calibri" w:hAnsi="Calibri" w:cs="Calibri"/>
          <w:color w:val="000000"/>
          <w:kern w:val="0"/>
          <w:sz w:val="20"/>
          <w:szCs w:val="20"/>
          <w14:ligatures w14:val="none"/>
        </w:rPr>
        <w:t xml:space="preserve">Can we get specific here? i.e., </w:t>
      </w:r>
      <w:r>
        <w:rPr>
          <w:rFonts w:ascii="Calibri" w:eastAsia="Calibri" w:hAnsi="Calibri" w:cs="Calibri"/>
          <w:kern w:val="0"/>
          <w:sz w:val="20"/>
          <w:szCs w:val="20"/>
          <w14:ligatures w14:val="none"/>
        </w:rPr>
        <w:t>Tesla, Ford, Nissan</w:t>
      </w:r>
    </w:p>
  </w:comment>
  <w:comment w:id="233" w:author="Orville Thomas" w:date="2024-12-12T08:58:00Z" w:initials="OT">
    <w:p w14:paraId="6C4BBC0F" w14:textId="77777777" w:rsidR="000F0E3E" w:rsidRDefault="000F0E3E" w:rsidP="000F0E3E">
      <w:r>
        <w:rPr>
          <w:rStyle w:val="CommentReference"/>
        </w:rPr>
        <w:annotationRef/>
      </w:r>
      <w:r>
        <w:rPr>
          <w:rFonts w:ascii="Calibri" w:eastAsia="Calibri" w:hAnsi="Calibri" w:cs="Calibri"/>
          <w:color w:val="000000"/>
          <w:kern w:val="0"/>
          <w:sz w:val="20"/>
          <w:szCs w:val="20"/>
          <w14:ligatures w14:val="none"/>
        </w:rPr>
        <w:t xml:space="preserve">Tesla, Rivian, GM, Ford, and then you have MHD companies like volvo/Mack, Daimler, International, and school buses. California also passed a law pushing vehicles and charging to be bidirectional in the next 15 years. </w:t>
      </w:r>
    </w:p>
  </w:comment>
  <w:comment w:id="236" w:author="Elizabeth Pankhurst" w:date="2024-11-14T14:28:00Z" w:initials="EP">
    <w:p w14:paraId="05CB7F3C" w14:textId="77777777" w:rsidR="001A16C2" w:rsidRDefault="001A16C2" w:rsidP="001A16C2">
      <w:pPr>
        <w:pStyle w:val="CommentText"/>
      </w:pPr>
      <w:r>
        <w:t>Maas Energy Works</w:t>
      </w:r>
      <w:r>
        <w:rPr>
          <w:rStyle w:val="CommentReference"/>
        </w:rPr>
        <w:annotationRef/>
      </w:r>
    </w:p>
  </w:comment>
  <w:comment w:id="237" w:author="Elizabeth Pankhurst" w:date="2024-11-14T14:29:00Z" w:initials="EP">
    <w:p w14:paraId="6ADCD52B" w14:textId="77777777" w:rsidR="001A16C2" w:rsidRDefault="001A16C2" w:rsidP="001A16C2">
      <w:pPr>
        <w:pStyle w:val="CommentText"/>
      </w:pPr>
      <w:r>
        <w:t xml:space="preserve">Anareobic manure digester, but they produce renewable natural gas. A bit outside of scope but wonder if there is a place? </w:t>
      </w:r>
      <w:r>
        <w:rPr>
          <w:rStyle w:val="CommentReference"/>
        </w:rPr>
        <w:annotationRef/>
      </w:r>
    </w:p>
    <w:p w14:paraId="34EAD18D" w14:textId="77777777" w:rsidR="001A16C2" w:rsidRDefault="001A16C2" w:rsidP="001A16C2">
      <w:pPr>
        <w:pStyle w:val="CommentText"/>
      </w:pPr>
    </w:p>
  </w:comment>
  <w:comment w:id="238" w:author="Elizabeth Pankhurst" w:date="2024-11-14T14:29:00Z" w:initials="EP">
    <w:p w14:paraId="2F75DC86" w14:textId="77777777" w:rsidR="001A16C2" w:rsidRDefault="001A16C2" w:rsidP="001A16C2">
      <w:pPr>
        <w:pStyle w:val="CommentText"/>
      </w:pPr>
      <w:r>
        <w:t xml:space="preserve">Fortera? </w:t>
      </w:r>
      <w:r>
        <w:rPr>
          <w:rStyle w:val="CommentReference"/>
        </w:rPr>
        <w:annotationRef/>
      </w:r>
    </w:p>
  </w:comment>
  <w:comment w:id="239" w:author="Ashley Soden" w:date="2024-12-04T22:08:00Z" w:initials="AS">
    <w:p w14:paraId="5799D366" w14:textId="77777777" w:rsidR="001A16C2" w:rsidRDefault="001A16C2" w:rsidP="001A16C2">
      <w:r>
        <w:rPr>
          <w:rStyle w:val="CommentReference"/>
        </w:rPr>
        <w:annotationRef/>
      </w:r>
      <w:r>
        <w:rPr>
          <w:rFonts w:ascii="Calibri" w:eastAsia="Calibri" w:hAnsi="Calibri" w:cs="Calibri"/>
          <w:kern w:val="0"/>
          <w:sz w:val="20"/>
          <w:szCs w:val="20"/>
          <w14:ligatures w14:val="none"/>
        </w:rPr>
        <w:t xml:space="preserve">Can we talk to the region's City Councils and Business Chambers? Perhaps expand into North/Far North and pull in the agricultural sector </w:t>
      </w:r>
    </w:p>
  </w:comment>
  <w:comment w:id="247" w:author="Elizabeth Pankhurst" w:date="2024-11-14T14:31:00Z" w:initials="EP">
    <w:p w14:paraId="434FDE46" w14:textId="77777777" w:rsidR="001A16C2" w:rsidRDefault="001A16C2" w:rsidP="001A16C2">
      <w:pPr>
        <w:pStyle w:val="CommentText"/>
      </w:pPr>
      <w:r>
        <w:t xml:space="preserve">Have we talked with the workforce development boards? </w:t>
      </w:r>
      <w:r>
        <w:rPr>
          <w:rStyle w:val="CommentReference"/>
        </w:rPr>
        <w:annotationRef/>
      </w:r>
    </w:p>
  </w:comment>
  <w:comment w:id="248" w:author="Elizabeth Pankhurst" w:date="2024-11-14T14:32:00Z" w:initials="EP">
    <w:p w14:paraId="6A0F04AF" w14:textId="77777777" w:rsidR="001A16C2" w:rsidRDefault="001A16C2" w:rsidP="001A16C2">
      <w:pPr>
        <w:pStyle w:val="CommentText"/>
      </w:pPr>
      <w:r>
        <w:t xml:space="preserve">Rotary clubs? </w:t>
      </w:r>
      <w:r>
        <w:rPr>
          <w:rStyle w:val="CommentReference"/>
        </w:rPr>
        <w:annotationRef/>
      </w:r>
    </w:p>
  </w:comment>
  <w:comment w:id="252" w:author="Elizabeth Pankhurst" w:date="2024-11-14T14:33:00Z" w:initials="EP">
    <w:p w14:paraId="28D94AF3" w14:textId="1D8B7AEB" w:rsidR="00DF0C62" w:rsidRDefault="00DF0C62" w:rsidP="00DF0C62">
      <w:pPr>
        <w:pStyle w:val="CommentText"/>
      </w:pPr>
      <w:r>
        <w:t xml:space="preserve">Have we talked to CTE advisors in school districts? </w:t>
      </w:r>
      <w:r>
        <w:rPr>
          <w:rStyle w:val="CommentReference"/>
        </w:rPr>
        <w:annotationRef/>
      </w:r>
    </w:p>
  </w:comment>
  <w:comment w:id="257" w:author="Ashley Soden" w:date="2024-12-04T22:13:00Z" w:initials="AS">
    <w:p w14:paraId="5A580139" w14:textId="77777777" w:rsidR="00AE7883" w:rsidRDefault="00DF0C62" w:rsidP="00AE7883">
      <w:r>
        <w:rPr>
          <w:rStyle w:val="CommentReference"/>
        </w:rPr>
        <w:annotationRef/>
      </w:r>
      <w:r w:rsidR="00AE7883">
        <w:rPr>
          <w:rFonts w:ascii="Calibri" w:eastAsia="Calibri" w:hAnsi="Calibri" w:cs="Calibri"/>
          <w:kern w:val="0"/>
          <w:sz w:val="20"/>
          <w:szCs w:val="20"/>
          <w14:ligatures w14:val="none"/>
        </w:rPr>
        <w:t>note to self: citations to be revised and added to the references page.</w:t>
      </w:r>
    </w:p>
  </w:comment>
  <w:comment w:id="258" w:author="Orville Thomas" w:date="2024-12-12T09:00:00Z" w:initials="OT">
    <w:p w14:paraId="37799C81" w14:textId="77777777" w:rsidR="006247D8" w:rsidRDefault="006247D8" w:rsidP="006247D8">
      <w:r>
        <w:rPr>
          <w:rStyle w:val="CommentReference"/>
        </w:rPr>
        <w:annotationRef/>
      </w:r>
      <w:r>
        <w:rPr>
          <w:rFonts w:ascii="Calibri" w:eastAsia="Calibri" w:hAnsi="Calibri" w:cs="Calibri"/>
          <w:color w:val="000000"/>
          <w:kern w:val="0"/>
          <w:sz w:val="20"/>
          <w:szCs w:val="20"/>
          <w14:ligatures w14:val="none"/>
        </w:rPr>
        <w:t xml:space="preserve">Do we want to include UCs, CSUs, National labs, CEC, CARB, CPUC, and GO-Biz by name? I think I put something towards the bottom. We can also say bringing those together with industry trade groups like CALSTART, California Hydrogen Coalition, and others. </w:t>
      </w:r>
    </w:p>
  </w:comment>
  <w:comment w:id="277" w:author="Ashley Soden" w:date="2024-12-04T22:35:00Z" w:initials="AS">
    <w:p w14:paraId="48AE1C5E" w14:textId="77777777" w:rsidR="00EC2CFF" w:rsidRDefault="00EC2CFF" w:rsidP="00EC2CFF">
      <w:r>
        <w:rPr>
          <w:rStyle w:val="CommentReference"/>
        </w:rPr>
        <w:annotationRef/>
      </w:r>
      <w:r>
        <w:rPr>
          <w:rFonts w:ascii="Calibri" w:eastAsia="Calibri" w:hAnsi="Calibri" w:cs="Calibri"/>
          <w:color w:val="000000"/>
          <w:kern w:val="0"/>
          <w:sz w:val="20"/>
          <w:szCs w:val="20"/>
          <w14:ligatures w14:val="none"/>
        </w:rPr>
        <w:t>Need to expand on commercialization aspects throughout the proposal. To be added after deliberating with Elizabeth on the Commercialization Focus Group.</w:t>
      </w:r>
    </w:p>
  </w:comment>
  <w:comment w:id="309" w:author="Ashley Soden" w:date="2024-12-05T11:49:00Z" w:initials="AS">
    <w:p w14:paraId="70EB87CC" w14:textId="77777777" w:rsidR="007105A7" w:rsidRDefault="007105A7" w:rsidP="007105A7">
      <w:r>
        <w:rPr>
          <w:rStyle w:val="CommentReference"/>
        </w:rPr>
        <w:annotationRef/>
      </w:r>
      <w:r>
        <w:rPr>
          <w:rFonts w:ascii="Calibri" w:eastAsia="Calibri" w:hAnsi="Calibri" w:cs="Calibri"/>
          <w:color w:val="000000"/>
          <w:kern w:val="0"/>
          <w:sz w:val="20"/>
          <w:szCs w:val="20"/>
          <w:highlight w:val="yellow"/>
          <w14:ligatures w14:val="none"/>
        </w:rPr>
        <w:t xml:space="preserve">Instructions: </w:t>
      </w:r>
    </w:p>
    <w:p w14:paraId="16C5826A" w14:textId="77777777" w:rsidR="007105A7" w:rsidRDefault="007105A7" w:rsidP="007105A7">
      <w:r>
        <w:rPr>
          <w:rFonts w:ascii="Calibri" w:eastAsia="Calibri" w:hAnsi="Calibri" w:cs="Calibri"/>
          <w:color w:val="000000"/>
          <w:kern w:val="0"/>
          <w:sz w:val="20"/>
          <w:szCs w:val="20"/>
          <w:highlight w:val="yellow"/>
          <w14:ligatures w14:val="none"/>
        </w:rPr>
        <w:t>Describe the overall organizational structure, which should be illustrated with an organization chart. The section must include at least one table that lists all committed NSF Engine organizations, the core management/leadership team, and any advisory or governance boards. Personnel fulfilling core management functions should be identified along with their qualifications for these roles. Proposals must also describe the role(s) of core partners and stakeholder organizations (e.g., government, industry, entrepreneurs, capital investors, academic institutions, non- profits, community, and labor organizations) within the NSF Engine along with their relevant expertise or organizational focus. This section should elaborate on governance and management, described as a key driver in Section II.B.2.</w:t>
      </w:r>
    </w:p>
    <w:p w14:paraId="3228E62A" w14:textId="77777777" w:rsidR="007105A7" w:rsidRDefault="007105A7" w:rsidP="007105A7">
      <w:r>
        <w:rPr>
          <w:rFonts w:ascii="Calibri" w:eastAsia="Calibri" w:hAnsi="Calibri" w:cs="Calibri"/>
          <w:color w:val="000000"/>
          <w:kern w:val="0"/>
          <w:sz w:val="20"/>
          <w:szCs w:val="20"/>
          <w:highlight w:val="yellow"/>
          <w14:ligatures w14:val="none"/>
        </w:rPr>
        <w:t>The leadership team will be evaluated for its experience, vision, plans for inclusion, and sufficient authority for decision-making and implementing key drivers of ecosystem change within the Engine and among its core partners and regional stakeholders.</w:t>
      </w:r>
    </w:p>
    <w:p w14:paraId="523318A4" w14:textId="77777777" w:rsidR="007105A7" w:rsidRDefault="007105A7" w:rsidP="007105A7"/>
  </w:comment>
  <w:comment w:id="310" w:author="Jane Dong" w:date="2025-01-06T16:11:00Z" w:initials="JD">
    <w:p w14:paraId="5203A554" w14:textId="77777777" w:rsidR="00510BBB" w:rsidRDefault="00510BBB" w:rsidP="00510BBB">
      <w:pPr>
        <w:pStyle w:val="CommentText"/>
      </w:pPr>
      <w:r>
        <w:rPr>
          <w:rStyle w:val="CommentReference"/>
        </w:rPr>
        <w:annotationRef/>
      </w:r>
      <w:r>
        <w:t xml:space="preserve">While the org chart shows who is the lead and main contributors, it is not very effective to show the collaboration among different members. For example, LBNL/UCB is the lead for research and innovation, but CSUB will collaborate with the lead in some of the research areas, and we hope to develop applied research to address the regional needs through our collaboration. I am not sure what type of graph will do a better job to identify the lead and the inter0section collaboration. </w:t>
      </w:r>
    </w:p>
  </w:comment>
  <w:comment w:id="311" w:author="Ashley Soden" w:date="2024-12-20T15:55:00Z" w:initials="AS">
    <w:p w14:paraId="2CB28FB9" w14:textId="0717A337" w:rsidR="00270DD1" w:rsidRDefault="00270DD1" w:rsidP="00270DD1">
      <w:r>
        <w:rPr>
          <w:rStyle w:val="CommentReference"/>
        </w:rPr>
        <w:annotationRef/>
      </w:r>
      <w:r>
        <w:rPr>
          <w:rFonts w:ascii="Calibri" w:eastAsia="Calibri" w:hAnsi="Calibri" w:cs="Calibri"/>
          <w:kern w:val="0"/>
          <w:sz w:val="20"/>
          <w:szCs w:val="20"/>
          <w14:ligatures w14:val="none"/>
        </w:rPr>
        <w:t xml:space="preserve">Updated per Matt’s notes on  conversation with Orville. @Matt, can you take a look at this and confirm if this aligns so far? Feel free to adjust this if you see anything off or that has changed since that conversation </w:t>
      </w:r>
    </w:p>
  </w:comment>
  <w:comment w:id="312" w:author="Ashley Soden" w:date="2025-01-03T09:32:00Z" w:initials="AS">
    <w:p w14:paraId="3F050E8A" w14:textId="77777777" w:rsidR="00C77DFA" w:rsidRDefault="00C77DFA" w:rsidP="00C77DFA">
      <w:r>
        <w:rPr>
          <w:rStyle w:val="CommentReference"/>
        </w:rPr>
        <w:annotationRef/>
      </w:r>
      <w:r>
        <w:rPr>
          <w:rFonts w:ascii="Calibri" w:eastAsia="Calibri" w:hAnsi="Calibri" w:cs="Calibri"/>
          <w:color w:val="000000"/>
          <w:kern w:val="0"/>
          <w:sz w:val="20"/>
          <w:szCs w:val="20"/>
          <w14:ligatures w14:val="none"/>
        </w:rPr>
        <w:t xml:space="preserve">@Sac State: in your review, please indicate what changes need to be made to the org chart, if any. </w:t>
      </w:r>
    </w:p>
  </w:comment>
  <w:comment w:id="313" w:author="Shannon Boettcher" w:date="2025-01-04T11:54:00Z" w:initials="SB">
    <w:p w14:paraId="45F0BEFF" w14:textId="77777777" w:rsidR="001275DF" w:rsidRDefault="001275DF" w:rsidP="001275DF">
      <w:pPr>
        <w:pStyle w:val="CommentText"/>
      </w:pPr>
      <w:r>
        <w:rPr>
          <w:rStyle w:val="CommentReference"/>
        </w:rPr>
        <w:annotationRef/>
      </w:r>
      <w:r>
        <w:t>Remove most acronyms in org chart; clean up for readability and efficiency, color code for roles</w:t>
      </w:r>
    </w:p>
  </w:comment>
  <w:comment w:id="314" w:author="Ashley Soden" w:date="2024-12-20T01:00:00Z" w:initials="AS">
    <w:p w14:paraId="5FAC4F85" w14:textId="1AF079A9" w:rsidR="0008327A" w:rsidRDefault="0008327A" w:rsidP="0008327A">
      <w:r>
        <w:rPr>
          <w:rStyle w:val="CommentReference"/>
        </w:rPr>
        <w:annotationRef/>
      </w:r>
      <w:r>
        <w:rPr>
          <w:rFonts w:ascii="Calibri" w:eastAsia="Calibri" w:hAnsi="Calibri" w:cs="Calibri"/>
          <w:color w:val="000000"/>
          <w:kern w:val="0"/>
          <w:sz w:val="20"/>
          <w:szCs w:val="20"/>
          <w14:ligatures w14:val="none"/>
        </w:rPr>
        <w:t>What are the full names of the following entities (to be included in the written description):</w:t>
      </w:r>
    </w:p>
    <w:p w14:paraId="70739048" w14:textId="77777777" w:rsidR="0008327A" w:rsidRDefault="0008327A" w:rsidP="0008327A"/>
    <w:p w14:paraId="1C731ABC" w14:textId="77777777" w:rsidR="0008327A" w:rsidRDefault="0008327A" w:rsidP="0008327A">
      <w:r>
        <w:rPr>
          <w:rFonts w:ascii="Calibri" w:eastAsia="Calibri" w:hAnsi="Calibri" w:cs="Calibri"/>
          <w:color w:val="000000"/>
          <w:kern w:val="0"/>
          <w:sz w:val="20"/>
          <w:szCs w:val="20"/>
          <w14:ligatures w14:val="none"/>
        </w:rPr>
        <w:t>LLNL, SLAC, LACI, NEX, GSEC, B3K, BAC</w:t>
      </w:r>
    </w:p>
  </w:comment>
  <w:comment w:id="315" w:author="Ashley Soden" w:date="2024-12-20T01:03:00Z" w:initials="AS">
    <w:p w14:paraId="06D56C73" w14:textId="77777777" w:rsidR="0008327A" w:rsidRDefault="0008327A" w:rsidP="0008327A">
      <w:r>
        <w:rPr>
          <w:rStyle w:val="CommentReference"/>
        </w:rPr>
        <w:annotationRef/>
      </w:r>
      <w:r>
        <w:rPr>
          <w:rFonts w:ascii="Calibri" w:eastAsia="Calibri" w:hAnsi="Calibri" w:cs="Calibri"/>
          <w:kern w:val="0"/>
          <w:sz w:val="20"/>
          <w:szCs w:val="20"/>
          <w14:ligatures w14:val="none"/>
        </w:rPr>
        <w:t xml:space="preserve">Are we planning to list out labor partners, or shall we keep it listed as is? What about “other regional economic devel partners”? </w:t>
      </w:r>
    </w:p>
    <w:p w14:paraId="44AE3C90" w14:textId="77777777" w:rsidR="0008327A" w:rsidRDefault="0008327A" w:rsidP="0008327A"/>
    <w:p w14:paraId="6B563069" w14:textId="77777777" w:rsidR="0008327A" w:rsidRDefault="0008327A" w:rsidP="0008327A">
      <w:r>
        <w:rPr>
          <w:rFonts w:ascii="Calibri" w:eastAsia="Calibri" w:hAnsi="Calibri" w:cs="Calibri"/>
          <w:kern w:val="0"/>
          <w:sz w:val="20"/>
          <w:szCs w:val="20"/>
          <w14:ligatures w14:val="none"/>
        </w:rPr>
        <w:t xml:space="preserve">If leaving as is within the chart itself, do we have any examples to include for the purpose of the written narrative explanation to add more tangibility? </w:t>
      </w:r>
    </w:p>
  </w:comment>
  <w:comment w:id="322" w:author="Ashley Soden" w:date="2024-12-20T09:17:00Z" w:initials="AS">
    <w:p w14:paraId="6B6986E5" w14:textId="77777777" w:rsidR="00D15B62" w:rsidRDefault="00D15B62" w:rsidP="00D15B62">
      <w:r>
        <w:rPr>
          <w:rStyle w:val="CommentReference"/>
        </w:rPr>
        <w:annotationRef/>
      </w:r>
      <w:r>
        <w:rPr>
          <w:rFonts w:ascii="Calibri" w:eastAsia="Calibri" w:hAnsi="Calibri" w:cs="Calibri"/>
          <w:color w:val="000000"/>
          <w:kern w:val="0"/>
          <w:sz w:val="20"/>
          <w:szCs w:val="20"/>
          <w14:ligatures w14:val="none"/>
        </w:rPr>
        <w:t>Final roles/scopes to be added here</w:t>
      </w:r>
    </w:p>
  </w:comment>
  <w:comment w:id="317" w:author="Shannon Boettcher" w:date="2025-01-04T11:54:00Z" w:initials="SB">
    <w:p w14:paraId="05E90B36" w14:textId="77777777" w:rsidR="000004E5" w:rsidRDefault="000004E5" w:rsidP="000004E5">
      <w:pPr>
        <w:pStyle w:val="CommentText"/>
      </w:pPr>
      <w:r>
        <w:rPr>
          <w:rStyle w:val="CommentReference"/>
        </w:rPr>
        <w:annotationRef/>
      </w:r>
      <w:r>
        <w:t>This is redundant from the intro text and table, just reference the org chart and remove hard to remember acronyms from org chart</w:t>
      </w:r>
    </w:p>
  </w:comment>
  <w:comment w:id="328" w:author="Ashley Soden" w:date="2024-12-20T09:19:00Z" w:initials="AS">
    <w:p w14:paraId="2CE9D9A5" w14:textId="59810458" w:rsidR="00D15B62" w:rsidRDefault="00D15B62" w:rsidP="00D15B62">
      <w:r>
        <w:rPr>
          <w:rStyle w:val="CommentReference"/>
        </w:rPr>
        <w:annotationRef/>
      </w:r>
      <w:r>
        <w:rPr>
          <w:rFonts w:ascii="Calibri" w:eastAsia="Calibri" w:hAnsi="Calibri" w:cs="Calibri"/>
          <w:color w:val="000000"/>
          <w:kern w:val="0"/>
          <w:sz w:val="20"/>
          <w:szCs w:val="20"/>
          <w14:ligatures w14:val="none"/>
        </w:rPr>
        <w:t>What are Fresno’s contributions?</w:t>
      </w:r>
    </w:p>
  </w:comment>
  <w:comment w:id="331" w:author="Matthew Hart" w:date="2024-12-05T22:52:00Z" w:initials="MH">
    <w:p w14:paraId="24E77F36" w14:textId="32D0D792" w:rsidR="00EC4C89" w:rsidRDefault="00EC4C89" w:rsidP="00EC4C89">
      <w:pPr>
        <w:pStyle w:val="CommentText"/>
      </w:pPr>
      <w:r>
        <w:rPr>
          <w:rStyle w:val="CommentReference"/>
        </w:rPr>
        <w:annotationRef/>
      </w:r>
      <w:r>
        <w:t>In the Pre-Proposal we jump back and forth a bit between LBNL and UC Berkeley. Obviously there is a close, but distinct relationship. How would you like it presented?</w:t>
      </w:r>
    </w:p>
  </w:comment>
  <w:comment w:id="341" w:author="Ashley Soden" w:date="2024-12-04T22:45:00Z" w:initials="AS">
    <w:p w14:paraId="31FD7484" w14:textId="77777777" w:rsidR="004D4007" w:rsidRDefault="004D4007" w:rsidP="004D4007">
      <w:r>
        <w:rPr>
          <w:rStyle w:val="CommentReference"/>
        </w:rPr>
        <w:annotationRef/>
      </w:r>
      <w:r>
        <w:rPr>
          <w:rFonts w:ascii="Calibri" w:eastAsia="Calibri" w:hAnsi="Calibri" w:cs="Calibri"/>
          <w:color w:val="000000"/>
          <w:kern w:val="0"/>
          <w:sz w:val="20"/>
          <w:szCs w:val="20"/>
          <w14:ligatures w14:val="none"/>
        </w:rPr>
        <w:t xml:space="preserve">Is this still accurate? Anyone else we want to include here? </w:t>
      </w:r>
    </w:p>
  </w:comment>
  <w:comment w:id="342" w:author="Matthew Hart" w:date="2024-12-05T22:53:00Z" w:initials="MH">
    <w:p w14:paraId="636BB814" w14:textId="77777777" w:rsidR="004D4007" w:rsidRDefault="004D4007" w:rsidP="004D4007">
      <w:pPr>
        <w:pStyle w:val="CommentText"/>
      </w:pPr>
      <w:r>
        <w:rPr>
          <w:rStyle w:val="CommentReference"/>
        </w:rPr>
        <w:annotationRef/>
      </w:r>
      <w:r>
        <w:t>Specifically on the PI front, do we want a specific academic lead?</w:t>
      </w:r>
    </w:p>
  </w:comment>
  <w:comment w:id="348" w:author="Ashley Soden" w:date="2025-01-03T09:57:00Z" w:initials="AS">
    <w:p w14:paraId="3FFF6327" w14:textId="77777777" w:rsidR="00660912" w:rsidRDefault="00660912" w:rsidP="00660912">
      <w:r>
        <w:rPr>
          <w:rStyle w:val="CommentReference"/>
        </w:rPr>
        <w:annotationRef/>
      </w:r>
      <w:r>
        <w:rPr>
          <w:rFonts w:ascii="Calibri" w:eastAsia="Calibri" w:hAnsi="Calibri" w:cs="Calibri"/>
          <w:color w:val="000000"/>
          <w:kern w:val="0"/>
          <w:sz w:val="20"/>
          <w:szCs w:val="20"/>
          <w14:ligatures w14:val="none"/>
        </w:rPr>
        <w:t xml:space="preserve">Are we missing anyone? </w:t>
      </w:r>
    </w:p>
  </w:comment>
  <w:comment w:id="349" w:author="Ashley Soden" w:date="2025-01-03T09:57:00Z" w:initials="AS">
    <w:p w14:paraId="26D2B13B" w14:textId="154BEC3B" w:rsidR="00660912" w:rsidRDefault="00660912" w:rsidP="00660912">
      <w:r>
        <w:rPr>
          <w:rStyle w:val="CommentReference"/>
        </w:rPr>
        <w:annotationRef/>
      </w:r>
      <w:r>
        <w:rPr>
          <w:rFonts w:ascii="Calibri" w:eastAsia="Calibri" w:hAnsi="Calibri" w:cs="Calibri"/>
          <w:color w:val="000000"/>
          <w:kern w:val="0"/>
          <w:sz w:val="20"/>
          <w:szCs w:val="20"/>
          <w14:ligatures w14:val="none"/>
        </w:rPr>
        <w:t>@Michelle - please add your experience and quals here</w:t>
      </w:r>
    </w:p>
  </w:comment>
  <w:comment w:id="350" w:author="Ashley Soden" w:date="2025-01-03T09:33:00Z" w:initials="AS">
    <w:p w14:paraId="5F7265B4" w14:textId="2DCCD751" w:rsidR="00C77DFA" w:rsidRDefault="00C77DFA" w:rsidP="00C77DFA">
      <w:r>
        <w:rPr>
          <w:rStyle w:val="CommentReference"/>
        </w:rPr>
        <w:annotationRef/>
      </w:r>
      <w:r>
        <w:rPr>
          <w:rFonts w:ascii="Calibri" w:eastAsia="Calibri" w:hAnsi="Calibri" w:cs="Calibri"/>
          <w:kern w:val="0"/>
          <w:sz w:val="20"/>
          <w:szCs w:val="20"/>
          <w14:ligatures w14:val="none"/>
        </w:rPr>
        <w:t>@Shannon - please add your experience and quals here</w:t>
      </w:r>
    </w:p>
  </w:comment>
  <w:comment w:id="365" w:author="Ashley Soden" w:date="2025-01-03T09:33:00Z" w:initials="AS">
    <w:p w14:paraId="7ED912E2" w14:textId="77777777" w:rsidR="00C77DFA" w:rsidRDefault="00C77DFA" w:rsidP="00C77DFA">
      <w:r>
        <w:rPr>
          <w:rStyle w:val="CommentReference"/>
        </w:rPr>
        <w:annotationRef/>
      </w:r>
      <w:r>
        <w:rPr>
          <w:rFonts w:ascii="Calibri" w:eastAsia="Calibri" w:hAnsi="Calibri" w:cs="Calibri"/>
          <w:kern w:val="0"/>
          <w:sz w:val="20"/>
          <w:szCs w:val="20"/>
          <w14:ligatures w14:val="none"/>
        </w:rPr>
        <w:t>@Jane - please add your experience and quals here</w:t>
      </w:r>
    </w:p>
  </w:comment>
  <w:comment w:id="369" w:author="Ashley Soden" w:date="2025-01-03T09:35:00Z" w:initials="AS">
    <w:p w14:paraId="2ABE47C4" w14:textId="77777777" w:rsidR="00C77DFA" w:rsidRDefault="00C77DFA" w:rsidP="00C77DFA">
      <w:r>
        <w:rPr>
          <w:rStyle w:val="CommentReference"/>
        </w:rPr>
        <w:annotationRef/>
      </w:r>
      <w:r>
        <w:rPr>
          <w:rFonts w:ascii="Calibri" w:eastAsia="Calibri" w:hAnsi="Calibri" w:cs="Calibri"/>
          <w:kern w:val="0"/>
          <w:sz w:val="20"/>
          <w:szCs w:val="20"/>
          <w14:ligatures w14:val="none"/>
        </w:rPr>
        <w:t>Who is being named from Fresno? @Fresno, please provide the Name + experience/quals of the key personnel to be listed in the chart</w:t>
      </w:r>
    </w:p>
  </w:comment>
  <w:comment w:id="379" w:author="Ashley Soden" w:date="2024-12-05T21:32:00Z" w:initials="AS">
    <w:p w14:paraId="4CB83491" w14:textId="3FB716E3" w:rsidR="00F26865" w:rsidRDefault="00F26865" w:rsidP="00F26865">
      <w:r>
        <w:rPr>
          <w:rStyle w:val="CommentReference"/>
        </w:rPr>
        <w:annotationRef/>
      </w:r>
      <w:r>
        <w:rPr>
          <w:rFonts w:ascii="Calibri" w:eastAsia="Calibri" w:hAnsi="Calibri" w:cs="Calibri"/>
          <w:kern w:val="0"/>
          <w:sz w:val="20"/>
          <w:szCs w:val="20"/>
          <w14:ligatures w14:val="none"/>
        </w:rPr>
        <w:t>Name pulled from the preliminary proposal. Confirm that this is the appropriate label for the focus groups.</w:t>
      </w:r>
    </w:p>
  </w:comment>
  <w:comment w:id="381" w:author="Ashley Soden" w:date="2024-12-05T21:27:00Z" w:initials="AS">
    <w:p w14:paraId="0CDBBF35" w14:textId="77777777" w:rsidR="00841E80" w:rsidRDefault="00F26865" w:rsidP="00841E80">
      <w:r>
        <w:rPr>
          <w:rStyle w:val="CommentReference"/>
        </w:rPr>
        <w:annotationRef/>
      </w:r>
      <w:r w:rsidR="00841E80">
        <w:rPr>
          <w:rFonts w:ascii="Calibri" w:eastAsia="Calibri" w:hAnsi="Calibri" w:cs="Calibri"/>
          <w:kern w:val="0"/>
          <w:sz w:val="20"/>
          <w:szCs w:val="20"/>
          <w14:ligatures w14:val="none"/>
        </w:rPr>
        <w:t xml:space="preserve">Figure # to be updated. </w:t>
      </w:r>
      <w:r w:rsidR="00841E80">
        <w:rPr>
          <w:rFonts w:ascii="Calibri" w:eastAsia="Calibri" w:hAnsi="Calibri" w:cs="Calibri"/>
          <w:kern w:val="0"/>
          <w:sz w:val="20"/>
          <w:szCs w:val="20"/>
          <w14:ligatures w14:val="none"/>
        </w:rPr>
        <w:cr/>
      </w:r>
      <w:r w:rsidR="00841E80">
        <w:rPr>
          <w:rFonts w:ascii="Calibri" w:eastAsia="Calibri" w:hAnsi="Calibri" w:cs="Calibri"/>
          <w:kern w:val="0"/>
          <w:sz w:val="20"/>
          <w:szCs w:val="20"/>
          <w14:ligatures w14:val="none"/>
        </w:rPr>
        <w:cr/>
        <w:t>Who are we naming for the Community Engagement partner? Ogilvie Labs or another entity?</w:t>
      </w:r>
    </w:p>
  </w:comment>
  <w:comment w:id="382" w:author="Shannon Boettcher" w:date="2025-01-04T12:06:00Z" w:initials="SB">
    <w:p w14:paraId="7D360B7E" w14:textId="77777777" w:rsidR="00EB00F1" w:rsidRDefault="00EB00F1" w:rsidP="00EB00F1">
      <w:pPr>
        <w:pStyle w:val="CommentText"/>
      </w:pPr>
      <w:r>
        <w:rPr>
          <w:rStyle w:val="CommentReference"/>
        </w:rPr>
        <w:annotationRef/>
      </w:r>
      <w:r>
        <w:t>Label executive steering committee on this graphic, provide original editable figure file in shared drive</w:t>
      </w:r>
    </w:p>
  </w:comment>
  <w:comment w:id="385" w:author="Orville Thomas" w:date="2024-12-12T08:30:00Z" w:initials="OT">
    <w:p w14:paraId="2C3B861E" w14:textId="111A3777" w:rsidR="00F26865" w:rsidRDefault="00F26865" w:rsidP="00F26865">
      <w:r>
        <w:rPr>
          <w:rStyle w:val="CommentReference"/>
        </w:rPr>
        <w:annotationRef/>
      </w:r>
      <w:r>
        <w:rPr>
          <w:rFonts w:ascii="Calibri" w:eastAsia="Calibri" w:hAnsi="Calibri" w:cs="Calibri"/>
          <w:color w:val="000000"/>
          <w:kern w:val="0"/>
          <w:sz w:val="20"/>
          <w:szCs w:val="20"/>
          <w14:ligatures w14:val="none"/>
        </w:rPr>
        <w:t>Are we calling them Focus Groups or Working Groups?</w:t>
      </w:r>
    </w:p>
  </w:comment>
  <w:comment w:id="386" w:author="Ashley Soden" w:date="2024-12-20T00:50:00Z" w:initials="AS">
    <w:p w14:paraId="0294EE2A" w14:textId="77777777" w:rsidR="00F26865" w:rsidRDefault="00F26865" w:rsidP="00F26865">
      <w:r>
        <w:rPr>
          <w:rStyle w:val="CommentReference"/>
        </w:rPr>
        <w:annotationRef/>
      </w:r>
      <w:r>
        <w:rPr>
          <w:rFonts w:ascii="Calibri" w:eastAsia="Calibri" w:hAnsi="Calibri" w:cs="Calibri"/>
          <w:color w:val="000000"/>
          <w:kern w:val="0"/>
          <w:sz w:val="20"/>
          <w:szCs w:val="20"/>
          <w14:ligatures w14:val="none"/>
        </w:rPr>
        <w:t>The narrative has been amended to define the functional working groups as “Focus Groups”</w:t>
      </w:r>
    </w:p>
  </w:comment>
  <w:comment w:id="389" w:author="Shannon Boettcher" w:date="2025-01-04T12:12:00Z" w:initials="SB">
    <w:p w14:paraId="2E8CDE6A" w14:textId="77777777" w:rsidR="00867807" w:rsidRDefault="00867807" w:rsidP="00867807">
      <w:pPr>
        <w:pStyle w:val="CommentText"/>
      </w:pPr>
      <w:r>
        <w:rPr>
          <w:rStyle w:val="CommentReference"/>
        </w:rPr>
        <w:annotationRef/>
      </w:r>
      <w:r>
        <w:t>Minimize use of acronyms that increase reading difficulty</w:t>
      </w:r>
    </w:p>
  </w:comment>
  <w:comment w:id="401" w:author="Ashley Soden" w:date="2024-12-05T21:33:00Z" w:initials="AS">
    <w:p w14:paraId="26817CC1" w14:textId="6129865D" w:rsidR="00F26865" w:rsidRDefault="00F26865" w:rsidP="00F26865">
      <w:r>
        <w:rPr>
          <w:rStyle w:val="CommentReference"/>
        </w:rPr>
        <w:annotationRef/>
      </w:r>
      <w:r>
        <w:rPr>
          <w:rFonts w:ascii="Calibri" w:eastAsia="Calibri" w:hAnsi="Calibri" w:cs="Calibri"/>
          <w:color w:val="000000"/>
          <w:kern w:val="0"/>
          <w:sz w:val="20"/>
          <w:szCs w:val="20"/>
          <w14:ligatures w14:val="none"/>
        </w:rPr>
        <w:t>Is this accurate?</w:t>
      </w:r>
    </w:p>
  </w:comment>
  <w:comment w:id="412" w:author="Ashley Soden" w:date="2024-12-20T00:45:00Z" w:initials="AS">
    <w:p w14:paraId="6C31E55C" w14:textId="77777777" w:rsidR="00F97E36" w:rsidRDefault="004D4007" w:rsidP="00F97E36">
      <w:r>
        <w:rPr>
          <w:rStyle w:val="CommentReference"/>
        </w:rPr>
        <w:annotationRef/>
      </w:r>
      <w:r w:rsidR="00F97E36">
        <w:rPr>
          <w:rFonts w:ascii="Calibri" w:eastAsia="Calibri" w:hAnsi="Calibri" w:cs="Calibri"/>
          <w:kern w:val="0"/>
          <w:sz w:val="20"/>
          <w:szCs w:val="20"/>
          <w14:ligatures w14:val="none"/>
        </w:rPr>
        <w:t xml:space="preserve">To be reviewed - (has not been updated) </w:t>
      </w:r>
      <w:r w:rsidR="00F97E36">
        <w:rPr>
          <w:rFonts w:ascii="Calibri" w:eastAsia="Calibri" w:hAnsi="Calibri" w:cs="Calibri"/>
          <w:kern w:val="0"/>
          <w:sz w:val="20"/>
          <w:szCs w:val="20"/>
          <w14:ligatures w14:val="none"/>
        </w:rPr>
        <w:cr/>
      </w:r>
      <w:r w:rsidR="00F97E36">
        <w:rPr>
          <w:rFonts w:ascii="Calibri" w:eastAsia="Calibri" w:hAnsi="Calibri" w:cs="Calibri"/>
          <w:kern w:val="0"/>
          <w:sz w:val="20"/>
          <w:szCs w:val="20"/>
          <w14:ligatures w14:val="none"/>
        </w:rPr>
        <w:cr/>
        <w:t>Does anyone need to be removed? Is anyone on here who is not on the org chart that needs to be?</w:t>
      </w:r>
    </w:p>
  </w:comment>
  <w:comment w:id="413" w:author="Ashley Soden" w:date="2024-12-04T23:19:00Z" w:initials="AS">
    <w:p w14:paraId="5138DD67" w14:textId="18D1B9D0" w:rsidR="004D4007" w:rsidRDefault="004D4007" w:rsidP="004D4007">
      <w:r>
        <w:rPr>
          <w:rStyle w:val="CommentReference"/>
        </w:rPr>
        <w:annotationRef/>
      </w:r>
      <w:r>
        <w:rPr>
          <w:rFonts w:ascii="Calibri" w:eastAsia="Calibri" w:hAnsi="Calibri" w:cs="Calibri"/>
          <w:kern w:val="0"/>
          <w:sz w:val="20"/>
          <w:szCs w:val="20"/>
          <w14:ligatures w14:val="none"/>
        </w:rPr>
        <w:t>Have we identified which project management systems to streamline coordination and track progress? If we know the name of the system, it would be great to include the name and perhaps some background information on it to provide some weight to this sentence.</w:t>
      </w:r>
    </w:p>
  </w:comment>
  <w:comment w:id="414" w:author="Ashley Soden" w:date="2024-12-04T23:19:00Z" w:initials="AS">
    <w:p w14:paraId="0D929050" w14:textId="77777777" w:rsidR="004D4007" w:rsidRDefault="004D4007" w:rsidP="004D4007">
      <w:r>
        <w:rPr>
          <w:rStyle w:val="CommentReference"/>
        </w:rPr>
        <w:annotationRef/>
      </w:r>
      <w:r>
        <w:rPr>
          <w:rFonts w:ascii="Calibri" w:eastAsia="Calibri" w:hAnsi="Calibri" w:cs="Calibri"/>
          <w:kern w:val="0"/>
          <w:sz w:val="20"/>
          <w:szCs w:val="20"/>
          <w14:ligatures w14:val="none"/>
        </w:rPr>
        <w:t xml:space="preserve">What will be the conflict resolution measures? If it is structured, it would be great to include some details here on that. </w:t>
      </w:r>
    </w:p>
  </w:comment>
  <w:comment w:id="415" w:author="Shannon Boettcher" w:date="2025-01-04T12:17:00Z" w:initials="SB">
    <w:p w14:paraId="07FB4F30" w14:textId="77777777" w:rsidR="00220C2F" w:rsidRDefault="00220C2F" w:rsidP="00220C2F">
      <w:pPr>
        <w:pStyle w:val="CommentText"/>
      </w:pPr>
      <w:r>
        <w:rPr>
          <w:rStyle w:val="CommentReference"/>
        </w:rPr>
        <w:annotationRef/>
      </w:r>
      <w:r>
        <w:t xml:space="preserve">We need an Advisory Board outside of the region and should use this advisory board to help address conflicts. Have we discussed an external advisory board? Leadership from other national labs (Argonne, ONRL, NREL) and industry leaders in different regions for example. </w:t>
      </w:r>
    </w:p>
  </w:comment>
  <w:comment w:id="416" w:author="Ashley Soden" w:date="2024-12-04T23:23:00Z" w:initials="AS">
    <w:p w14:paraId="4AB70303" w14:textId="137FFB11" w:rsidR="004D4007" w:rsidRDefault="004D4007" w:rsidP="004D4007">
      <w:r>
        <w:rPr>
          <w:rStyle w:val="CommentReference"/>
        </w:rPr>
        <w:annotationRef/>
      </w:r>
      <w:r>
        <w:rPr>
          <w:rFonts w:ascii="Calibri" w:eastAsia="Calibri" w:hAnsi="Calibri" w:cs="Calibri"/>
          <w:kern w:val="0"/>
          <w:sz w:val="20"/>
          <w:szCs w:val="20"/>
          <w14:ligatures w14:val="none"/>
        </w:rPr>
        <w:t xml:space="preserve">to be expanded upon - risk mitigation table to be added. Placement within the narrative TBD. Add reference to proper section here when added. </w:t>
      </w:r>
    </w:p>
  </w:comment>
  <w:comment w:id="417" w:author="Ashley Soden" w:date="2024-12-20T16:29:00Z" w:initials="AS">
    <w:p w14:paraId="40D22486" w14:textId="77777777" w:rsidR="00F97E36" w:rsidRDefault="00F97E36" w:rsidP="00F97E36">
      <w:r>
        <w:rPr>
          <w:rStyle w:val="CommentReference"/>
        </w:rPr>
        <w:annotationRef/>
      </w:r>
      <w:r>
        <w:rPr>
          <w:rFonts w:ascii="Calibri" w:eastAsia="Calibri" w:hAnsi="Calibri" w:cs="Calibri"/>
          <w:color w:val="000000"/>
          <w:kern w:val="0"/>
          <w:sz w:val="20"/>
          <w:szCs w:val="20"/>
          <w14:ligatures w14:val="none"/>
        </w:rPr>
        <w:t xml:space="preserve">Risks and mitigation were added in another section in bullet format. If we run low on space, I’ll convert it to table format. </w:t>
      </w:r>
    </w:p>
  </w:comment>
  <w:comment w:id="419" w:author="Ashley Soden" w:date="2024-12-05T11:39:00Z" w:initials="AS">
    <w:p w14:paraId="71BF3102" w14:textId="17E37E4B" w:rsidR="005B33F4" w:rsidRDefault="005B33F4" w:rsidP="005B33F4">
      <w:r>
        <w:rPr>
          <w:rStyle w:val="CommentReference"/>
        </w:rPr>
        <w:annotationRef/>
      </w:r>
      <w:r>
        <w:rPr>
          <w:rFonts w:ascii="Calibri" w:eastAsia="Calibri" w:hAnsi="Calibri" w:cs="Calibri"/>
          <w:color w:val="000000"/>
          <w:kern w:val="0"/>
          <w:sz w:val="20"/>
          <w:szCs w:val="20"/>
          <w:highlight w:val="yellow"/>
          <w14:ligatures w14:val="none"/>
        </w:rPr>
        <w:t xml:space="preserve">Instructions: </w:t>
      </w:r>
    </w:p>
    <w:p w14:paraId="4EC7FEF4" w14:textId="77777777" w:rsidR="005B33F4" w:rsidRDefault="005B33F4" w:rsidP="005B33F4">
      <w:r>
        <w:rPr>
          <w:rFonts w:ascii="Calibri" w:eastAsia="Calibri" w:hAnsi="Calibri" w:cs="Calibri"/>
          <w:color w:val="000000"/>
          <w:kern w:val="0"/>
          <w:sz w:val="20"/>
          <w:szCs w:val="20"/>
          <w:highlight w:val="yellow"/>
          <w14:ligatures w14:val="none"/>
        </w:rPr>
        <w:t>Include an overall strategic plan that describes the NSF Engine's high-level goals and objectives to be accomplished by the end of years 2, 5, and 10 of the proposed Engine (corresponding to the phases shown in Section II.B.1). See Section II.B.2, which describes the strategic plan as a foundation element for an NSF Engine. The proposed plan should connect and leverage the NSF Engine's key drivers of ecosystem change in a coordinated and intentional way to elevate and transform an entire region of service into a leading innovation ecosystem in key technology areas while simultaneously addressing the chosen regional, national, societal, and/or geostrategic challenge(s).</w:t>
      </w:r>
    </w:p>
    <w:p w14:paraId="698CBFC3" w14:textId="77777777" w:rsidR="005B33F4" w:rsidRDefault="005B33F4" w:rsidP="005B33F4">
      <w:r>
        <w:rPr>
          <w:rFonts w:ascii="Calibri" w:eastAsia="Calibri" w:hAnsi="Calibri" w:cs="Calibri"/>
          <w:color w:val="000000"/>
          <w:kern w:val="0"/>
          <w:sz w:val="20"/>
          <w:szCs w:val="20"/>
          <w:highlight w:val="yellow"/>
          <w14:ligatures w14:val="none"/>
        </w:rPr>
        <w:t>Evaluation will focus on the approaches to risk assessment and risk mitigation for the Engine beyond the period of NSF funding, including the current competitive landscape in industry and the region of service for the chosen topic and support structures to allow team leadership to move quickly at speed and scale to adapt to evolving conditions.</w:t>
      </w:r>
    </w:p>
    <w:p w14:paraId="57A595F9" w14:textId="77777777" w:rsidR="005B33F4" w:rsidRDefault="005B33F4" w:rsidP="005B33F4">
      <w:r>
        <w:rPr>
          <w:rFonts w:ascii="Calibri" w:eastAsia="Calibri" w:hAnsi="Calibri" w:cs="Calibri"/>
          <w:color w:val="000000"/>
          <w:kern w:val="0"/>
          <w:sz w:val="20"/>
          <w:szCs w:val="20"/>
          <w:highlight w:val="yellow"/>
          <w14:ligatures w14:val="none"/>
        </w:rPr>
        <w:t>The commitment to foster an inclusive culture in all Engine activities will be evaluated on the strategy for building a leadership team, inclusive engagement of stakeholders, the realism of the plans to broaden participation and bring untapped talent into the innovation ecosystem, and clear plans and resource allocations to expand the interdependent regional network into new communities and geographies within the region of service.</w:t>
      </w:r>
    </w:p>
    <w:p w14:paraId="2B3D5C29" w14:textId="77777777" w:rsidR="005B33F4" w:rsidRDefault="005B33F4" w:rsidP="005B33F4"/>
  </w:comment>
  <w:comment w:id="519" w:author="Andrew Haddad" w:date="2024-12-23T10:45:00Z" w:initials="AH">
    <w:p w14:paraId="5C315A70" w14:textId="77777777" w:rsidR="0099745B" w:rsidRDefault="0099745B" w:rsidP="0099745B">
      <w:pPr>
        <w:pStyle w:val="CommentText"/>
      </w:pPr>
      <w:r>
        <w:rPr>
          <w:rStyle w:val="CommentReference"/>
        </w:rPr>
        <w:annotationRef/>
      </w:r>
      <w:r>
        <w:t>Can delete, or we can add more examples.</w:t>
      </w:r>
      <w:r>
        <w:br/>
      </w:r>
      <w:r>
        <w:br/>
        <w:t>Calion is from ESDR</w:t>
      </w:r>
      <w:r>
        <w:br/>
        <w:t>Calectra is from ESDR</w:t>
      </w:r>
      <w:r>
        <w:br/>
        <w:t xml:space="preserve">Magrathea has LBNl roots </w:t>
      </w:r>
      <w:r>
        <w:br/>
        <w:t>there are many examples we can add if needed.</w:t>
      </w:r>
    </w:p>
  </w:comment>
  <w:comment w:id="569" w:author="Andrew Haddad" w:date="2024-12-23T10:39:00Z" w:initials="AH">
    <w:p w14:paraId="6C675A12" w14:textId="77777777" w:rsidR="0099745B" w:rsidRDefault="0099745B" w:rsidP="0099745B">
      <w:pPr>
        <w:pStyle w:val="CommentText"/>
      </w:pPr>
      <w:r>
        <w:rPr>
          <w:rStyle w:val="CommentReference"/>
        </w:rPr>
        <w:annotationRef/>
      </w:r>
      <w:r>
        <w:t>Can provide data and plots on performance energy and cost reductions if needed.</w:t>
      </w:r>
    </w:p>
  </w:comment>
  <w:comment w:id="570" w:author="Shannon Boettcher" w:date="2025-01-04T13:29:00Z" w:initials="SB">
    <w:p w14:paraId="23E889F2" w14:textId="77777777" w:rsidR="00A62AF6" w:rsidRDefault="00A62AF6" w:rsidP="00A62AF6">
      <w:pPr>
        <w:pStyle w:val="CommentText"/>
      </w:pPr>
      <w:r>
        <w:rPr>
          <w:rStyle w:val="CommentReference"/>
        </w:rPr>
        <w:annotationRef/>
      </w:r>
      <w:r>
        <w:t>Will need references</w:t>
      </w:r>
    </w:p>
  </w:comment>
  <w:comment w:id="665" w:author="Matthew Hart" w:date="2024-12-05T23:01:00Z" w:initials="MH">
    <w:p w14:paraId="0409435D" w14:textId="41286E8E" w:rsidR="00BE1E4D" w:rsidRDefault="00BE1E4D" w:rsidP="00BE1E4D">
      <w:pPr>
        <w:pStyle w:val="CommentText"/>
      </w:pPr>
      <w:r>
        <w:rPr>
          <w:rStyle w:val="CommentReference"/>
        </w:rPr>
        <w:annotationRef/>
      </w:r>
      <w:r>
        <w:t>Is this sufficiently similar to the other electrochemical technologies that we want to include it? Or does this stretch our purview too far?</w:t>
      </w:r>
    </w:p>
  </w:comment>
  <w:comment w:id="666" w:author="Ashley Soden" w:date="2024-12-19T22:29:00Z" w:initials="AS">
    <w:p w14:paraId="6C129DDD" w14:textId="77777777" w:rsidR="00165153" w:rsidRDefault="00165153" w:rsidP="00165153">
      <w:r>
        <w:rPr>
          <w:rStyle w:val="CommentReference"/>
        </w:rPr>
        <w:annotationRef/>
      </w:r>
      <w:r>
        <w:rPr>
          <w:rFonts w:ascii="Calibri" w:eastAsia="Calibri" w:hAnsi="Calibri" w:cs="Calibri"/>
          <w:kern w:val="0"/>
          <w:sz w:val="20"/>
          <w:szCs w:val="20"/>
          <w14:ligatures w14:val="none"/>
        </w:rPr>
        <w:t xml:space="preserve">Per live team discussion, this is warranted and does not stretch it too far. </w:t>
      </w:r>
    </w:p>
  </w:comment>
  <w:comment w:id="674" w:author="Jane Dong" w:date="2024-12-12T17:20:00Z" w:initials="JD">
    <w:p w14:paraId="53693B95" w14:textId="77777777" w:rsidR="000C4313" w:rsidRDefault="000C4313" w:rsidP="000C4313">
      <w:pPr>
        <w:pStyle w:val="CommentText"/>
      </w:pPr>
      <w:r>
        <w:rPr>
          <w:rStyle w:val="CommentReference"/>
        </w:rPr>
        <w:annotationRef/>
      </w:r>
      <w:r>
        <w:t>A lot of tech areas are described here. DAC is not the focus of research, and seems to be further away from battery technology. Is this a long-term activity that we plan to do through partners?</w:t>
      </w:r>
    </w:p>
  </w:comment>
  <w:comment w:id="675" w:author="Ashley Soden" w:date="2024-12-20T16:30:00Z" w:initials="AS">
    <w:p w14:paraId="50BD554F" w14:textId="77777777" w:rsidR="00F97E36" w:rsidRDefault="00F97E36" w:rsidP="00F97E36">
      <w:r>
        <w:rPr>
          <w:rStyle w:val="CommentReference"/>
        </w:rPr>
        <w:annotationRef/>
      </w:r>
      <w:r>
        <w:rPr>
          <w:rFonts w:ascii="Calibri" w:eastAsia="Calibri" w:hAnsi="Calibri" w:cs="Calibri"/>
          <w:color w:val="000000"/>
          <w:kern w:val="0"/>
          <w:sz w:val="20"/>
          <w:szCs w:val="20"/>
          <w14:ligatures w14:val="none"/>
        </w:rPr>
        <w:t xml:space="preserve">Question to pose to the collective for discussion </w:t>
      </w:r>
    </w:p>
  </w:comment>
  <w:comment w:id="676" w:author="Shannon Boettcher" w:date="2025-01-04T12:16:00Z" w:initials="SB">
    <w:p w14:paraId="3A914A75" w14:textId="77777777" w:rsidR="00C74EC6" w:rsidRDefault="00C74EC6" w:rsidP="00C74EC6">
      <w:pPr>
        <w:pStyle w:val="CommentText"/>
      </w:pPr>
      <w:r>
        <w:rPr>
          <w:rStyle w:val="CommentReference"/>
        </w:rPr>
        <w:annotationRef/>
      </w:r>
      <w:r>
        <w:t>Jane and others - who are the key senior personnel we can add at the CSU to be close partners with the LBL and UCB teams? I am adding about 10 scientists and engineers from UCB/LBL as senior personnel contributors and would like to specifically call out partnership and collaboration strategy with CSU.</w:t>
      </w:r>
    </w:p>
  </w:comment>
  <w:comment w:id="680" w:author="Shannon Boettcher" w:date="2025-01-04T14:40:00Z" w:initials="SB">
    <w:p w14:paraId="3511C135" w14:textId="77777777" w:rsidR="00CB5824" w:rsidRDefault="00CB5824" w:rsidP="00CB5824">
      <w:pPr>
        <w:pStyle w:val="CommentText"/>
      </w:pPr>
      <w:r>
        <w:rPr>
          <w:rStyle w:val="CommentReference"/>
        </w:rPr>
        <w:annotationRef/>
      </w:r>
      <w:r>
        <w:t>Do we want to include specific R&amp;D milestones?</w:t>
      </w:r>
    </w:p>
  </w:comment>
  <w:comment w:id="681" w:author="Shannon Boettcher" w:date="2025-01-04T18:20:00Z" w:initials="SB">
    <w:p w14:paraId="7EA43CAB" w14:textId="77777777" w:rsidR="00861144" w:rsidRDefault="00861144" w:rsidP="00861144">
      <w:pPr>
        <w:pStyle w:val="CommentText"/>
      </w:pPr>
      <w:r>
        <w:rPr>
          <w:rStyle w:val="CommentReference"/>
        </w:rPr>
        <w:annotationRef/>
      </w:r>
      <w:r>
        <w:t>As a reviewer I would want details on the lab testing faciltites proposed particularly as well as the R&amp;D</w:t>
      </w:r>
    </w:p>
  </w:comment>
  <w:comment w:id="682" w:author="Shannon Boettcher" w:date="2025-01-04T18:54:00Z" w:initials="SB">
    <w:p w14:paraId="6A1B70D5" w14:textId="77777777" w:rsidR="00792897" w:rsidRDefault="00792897" w:rsidP="00792897">
      <w:pPr>
        <w:pStyle w:val="CommentText"/>
      </w:pPr>
      <w:r>
        <w:rPr>
          <w:rStyle w:val="CommentReference"/>
        </w:rPr>
        <w:annotationRef/>
      </w:r>
      <w:r>
        <w:t>We should try to be very specific for the first two years of action items in this table. Perhaps we can have a section with details on year 1 and 2 with exactly who will do what where and the impact targeted.</w:t>
      </w:r>
    </w:p>
  </w:comment>
  <w:comment w:id="683" w:author="Ashley Soden" w:date="2024-12-05T21:40:00Z" w:initials="AS">
    <w:p w14:paraId="187F4C68" w14:textId="164B3A17" w:rsidR="00165153" w:rsidRDefault="00165153" w:rsidP="00165153">
      <w:r>
        <w:rPr>
          <w:rStyle w:val="CommentReference"/>
        </w:rPr>
        <w:annotationRef/>
      </w:r>
      <w:r>
        <w:rPr>
          <w:rFonts w:ascii="Calibri" w:eastAsia="Calibri" w:hAnsi="Calibri" w:cs="Calibri"/>
          <w:color w:val="000000"/>
          <w:kern w:val="0"/>
          <w:sz w:val="20"/>
          <w:szCs w:val="20"/>
          <w14:ligatures w14:val="none"/>
        </w:rPr>
        <w:t>Are we comfortable with adding the Risk Assessment Task Force to the Governance FG?</w:t>
      </w:r>
    </w:p>
  </w:comment>
  <w:comment w:id="684" w:author="Ashley Soden" w:date="2024-12-05T21:41:00Z" w:initials="AS">
    <w:p w14:paraId="66A3015A" w14:textId="77777777" w:rsidR="00165153" w:rsidRDefault="00165153" w:rsidP="00165153">
      <w:r>
        <w:rPr>
          <w:rStyle w:val="CommentReference"/>
        </w:rPr>
        <w:annotationRef/>
      </w:r>
      <w:r>
        <w:rPr>
          <w:rFonts w:ascii="Calibri" w:eastAsia="Calibri" w:hAnsi="Calibri" w:cs="Calibri"/>
          <w:color w:val="000000"/>
          <w:kern w:val="0"/>
          <w:sz w:val="20"/>
          <w:szCs w:val="20"/>
          <w14:ligatures w14:val="none"/>
        </w:rPr>
        <w:t xml:space="preserve">Preliminary proposal mentioned a structured protocol to risk management. Is this information already existing or does it need to be developed? It would be great to include elaborated information here. </w:t>
      </w:r>
    </w:p>
  </w:comment>
  <w:comment w:id="685" w:author="Orville Thomas" w:date="2024-12-12T08:41:00Z" w:initials="OT">
    <w:p w14:paraId="1677D627" w14:textId="77777777" w:rsidR="00165153" w:rsidRDefault="00165153" w:rsidP="00165153">
      <w:r>
        <w:rPr>
          <w:rStyle w:val="CommentReference"/>
        </w:rPr>
        <w:annotationRef/>
      </w:r>
      <w:r>
        <w:rPr>
          <w:rFonts w:ascii="Calibri" w:eastAsia="Calibri" w:hAnsi="Calibri" w:cs="Calibri"/>
          <w:color w:val="000000"/>
          <w:kern w:val="0"/>
          <w:sz w:val="20"/>
          <w:szCs w:val="20"/>
          <w14:ligatures w14:val="none"/>
        </w:rPr>
        <w:t>I believe it needs to be developed</w:t>
      </w:r>
    </w:p>
  </w:comment>
  <w:comment w:id="686" w:author="Shannon Boettcher" w:date="2025-01-04T18:54:00Z" w:initials="SB">
    <w:p w14:paraId="1E180DFE" w14:textId="77777777" w:rsidR="00792897" w:rsidRDefault="00792897" w:rsidP="00792897">
      <w:pPr>
        <w:pStyle w:val="CommentText"/>
      </w:pPr>
      <w:r>
        <w:rPr>
          <w:rStyle w:val="CommentReference"/>
        </w:rPr>
        <w:annotationRef/>
      </w:r>
      <w:r>
        <w:t>We need external advisory board too</w:t>
      </w:r>
    </w:p>
  </w:comment>
  <w:comment w:id="687" w:author="Ashley Soden" w:date="2024-12-05T21:42:00Z" w:initials="AS">
    <w:p w14:paraId="74E5A67B" w14:textId="2515226E" w:rsidR="00A068BC" w:rsidRDefault="00A068BC" w:rsidP="00A068BC">
      <w:r>
        <w:rPr>
          <w:rStyle w:val="CommentReference"/>
        </w:rPr>
        <w:annotationRef/>
      </w:r>
      <w:r>
        <w:rPr>
          <w:rFonts w:ascii="Calibri" w:eastAsia="Calibri" w:hAnsi="Calibri" w:cs="Calibri"/>
          <w:color w:val="000000"/>
          <w:kern w:val="0"/>
          <w:sz w:val="20"/>
          <w:szCs w:val="20"/>
          <w14:ligatures w14:val="none"/>
        </w:rPr>
        <w:t xml:space="preserve">Any additional mitigation strategies should we account for? </w:t>
      </w:r>
    </w:p>
  </w:comment>
  <w:comment w:id="690" w:author="Ashley Soden" w:date="2024-12-05T11:41:00Z" w:initials="AS">
    <w:p w14:paraId="4E4FD7CD" w14:textId="33CA0388" w:rsidR="001C42A4" w:rsidRDefault="001C42A4" w:rsidP="001C42A4">
      <w:r>
        <w:rPr>
          <w:rStyle w:val="CommentReference"/>
        </w:rPr>
        <w:annotationRef/>
      </w:r>
      <w:r>
        <w:rPr>
          <w:rFonts w:ascii="Calibri" w:eastAsia="Calibri" w:hAnsi="Calibri" w:cs="Calibri"/>
          <w:color w:val="000000"/>
          <w:kern w:val="0"/>
          <w:sz w:val="20"/>
          <w:szCs w:val="20"/>
          <w:highlight w:val="yellow"/>
          <w14:ligatures w14:val="none"/>
        </w:rPr>
        <w:t xml:space="preserve">Intruction for the following 6 subsections: </w:t>
      </w:r>
    </w:p>
    <w:p w14:paraId="6816AD76" w14:textId="77777777" w:rsidR="001C42A4" w:rsidRDefault="001C42A4" w:rsidP="001C42A4">
      <w:r>
        <w:rPr>
          <w:rFonts w:ascii="Calibri" w:eastAsia="Calibri" w:hAnsi="Calibri" w:cs="Calibri"/>
          <w:color w:val="000000"/>
          <w:kern w:val="0"/>
          <w:sz w:val="20"/>
          <w:szCs w:val="20"/>
          <w:highlight w:val="yellow"/>
          <w14:ligatures w14:val="none"/>
        </w:rPr>
        <w:t>Each subsection should describe the path to achieving the proposed goals through specific activities, timelines, and milestones. The plans should describe how the team will address gaps in the current ecosystem related to the key drivers of ecosystem change. As relevant, describe the state of practice and provide baseline data that characterize the ecosystem gaps in the region of service as well as specific activities and initiatives that the NSF Engine intends to support to address gaps with respect to the key drivers. Note, the seventh driver, governance and management, should have been covered in the above section b - Proposing Team and Organizational Structure.</w:t>
      </w:r>
    </w:p>
    <w:p w14:paraId="3EFC13D5" w14:textId="77777777" w:rsidR="001C42A4" w:rsidRDefault="001C42A4" w:rsidP="001C42A4"/>
  </w:comment>
  <w:comment w:id="698" w:author="Shannon Boettcher" w:date="2025-01-04T14:44:00Z" w:initials="SB">
    <w:p w14:paraId="780313E8" w14:textId="77777777" w:rsidR="004703FA" w:rsidRDefault="004703FA" w:rsidP="004703FA">
      <w:pPr>
        <w:pStyle w:val="CommentText"/>
      </w:pPr>
      <w:r>
        <w:rPr>
          <w:rStyle w:val="CommentReference"/>
        </w:rPr>
        <w:annotationRef/>
      </w:r>
      <w:r>
        <w:t>Is this redundant with previous description of executive council and focus groups?</w:t>
      </w:r>
    </w:p>
  </w:comment>
  <w:comment w:id="729" w:author="Shannon Boettcher" w:date="2025-01-04T19:05:00Z" w:initials="SB">
    <w:p w14:paraId="5EDD5281" w14:textId="77777777" w:rsidR="00A44C20" w:rsidRDefault="00A44C20" w:rsidP="00A44C20">
      <w:pPr>
        <w:pStyle w:val="CommentText"/>
      </w:pPr>
      <w:r>
        <w:rPr>
          <w:rStyle w:val="CommentReference"/>
        </w:rPr>
        <w:annotationRef/>
      </w:r>
      <w:r>
        <w:t>The first three paragraphs here are highly redundant. We will want to streamline all the text and remove redundant high-level statements to make space for details nuts and bolts actions etc.</w:t>
      </w:r>
    </w:p>
  </w:comment>
  <w:comment w:id="739" w:author="Shannon Boettcher" w:date="2025-01-04T19:08:00Z" w:initials="SB">
    <w:p w14:paraId="6CCEC06B" w14:textId="77777777" w:rsidR="007D7562" w:rsidRDefault="007D7562" w:rsidP="007D7562">
      <w:pPr>
        <w:pStyle w:val="CommentText"/>
      </w:pPr>
      <w:r>
        <w:rPr>
          <w:rStyle w:val="CommentReference"/>
        </w:rPr>
        <w:annotationRef/>
      </w:r>
      <w:r>
        <w:t>Redundant. We should decide where the meet of the technical R&amp;D proposal component will go. Here or in the previous section where it is now.</w:t>
      </w:r>
    </w:p>
  </w:comment>
  <w:comment w:id="741" w:author="Shannon Boettcher" w:date="2025-01-04T19:07:00Z" w:initials="SB">
    <w:p w14:paraId="36222BAF" w14:textId="64CC6645" w:rsidR="00DF55CB" w:rsidRDefault="00DF55CB" w:rsidP="00DF55CB">
      <w:pPr>
        <w:pStyle w:val="CommentText"/>
      </w:pPr>
      <w:r>
        <w:rPr>
          <w:rStyle w:val="CommentReference"/>
        </w:rPr>
        <w:annotationRef/>
      </w:r>
      <w:r>
        <w:t>We can imagine and articulate  electrochemical approaches to processing and upgrading biowaste</w:t>
      </w:r>
    </w:p>
  </w:comment>
  <w:comment w:id="740" w:author="Shannon Boettcher" w:date="2025-01-04T19:06:00Z" w:initials="SB">
    <w:p w14:paraId="1A62452D" w14:textId="460864BD" w:rsidR="00DF55CB" w:rsidRDefault="00DF55CB" w:rsidP="00DF55CB">
      <w:pPr>
        <w:pStyle w:val="CommentText"/>
      </w:pPr>
      <w:r>
        <w:rPr>
          <w:rStyle w:val="CommentReference"/>
        </w:rPr>
        <w:annotationRef/>
      </w:r>
      <w:r>
        <w:t>Who are the key players here? What are the specific research items? We have a possible fertilizer and water nutrient recovery technology approach that is relevant</w:t>
      </w:r>
    </w:p>
  </w:comment>
  <w:comment w:id="742" w:author="Shannon Boettcher" w:date="2025-01-04T19:03:00Z" w:initials="SB">
    <w:p w14:paraId="391D3B78" w14:textId="51497C8C" w:rsidR="00967765" w:rsidRDefault="00967765" w:rsidP="00967765">
      <w:pPr>
        <w:pStyle w:val="CommentText"/>
      </w:pPr>
      <w:r>
        <w:rPr>
          <w:rStyle w:val="CommentReference"/>
        </w:rPr>
        <w:annotationRef/>
      </w:r>
      <w:r>
        <w:t>Who are the key players here? We will want to develop this and connect in detail to that of LBL/UCB text developing still</w:t>
      </w:r>
    </w:p>
  </w:comment>
  <w:comment w:id="771" w:author="Shannon Boettcher" w:date="2025-01-04T19:08:00Z" w:initials="SB">
    <w:p w14:paraId="4848871B" w14:textId="77777777" w:rsidR="00631E49" w:rsidRDefault="00631E49" w:rsidP="00631E49">
      <w:pPr>
        <w:pStyle w:val="CommentText"/>
      </w:pPr>
      <w:r>
        <w:rPr>
          <w:rStyle w:val="CommentReference"/>
        </w:rPr>
        <w:annotationRef/>
      </w:r>
      <w:r>
        <w:t>What is proposed? Who?</w:t>
      </w:r>
    </w:p>
  </w:comment>
  <w:comment w:id="772" w:author="Shannon Boettcher" w:date="2025-01-04T19:09:00Z" w:initials="SB">
    <w:p w14:paraId="62EAE161" w14:textId="77777777" w:rsidR="00631E49" w:rsidRDefault="00631E49" w:rsidP="00631E49">
      <w:pPr>
        <w:pStyle w:val="CommentText"/>
      </w:pPr>
      <w:r>
        <w:rPr>
          <w:rStyle w:val="CommentReference"/>
        </w:rPr>
        <w:annotationRef/>
      </w:r>
      <w:r>
        <w:t>Let’s articulate a specific executable focus group composition and goal and include efforts in years 1-2 to deliver one such impact</w:t>
      </w:r>
    </w:p>
  </w:comment>
  <w:comment w:id="774" w:author="Shannon Boettcher" w:date="2025-01-05T11:40:00Z" w:initials="SB">
    <w:p w14:paraId="1683583E" w14:textId="77777777" w:rsidR="00F34F96" w:rsidRDefault="00F34F96" w:rsidP="00F34F96">
      <w:pPr>
        <w:pStyle w:val="CommentText"/>
      </w:pPr>
      <w:r>
        <w:rPr>
          <w:rStyle w:val="CommentReference"/>
        </w:rPr>
        <w:annotationRef/>
      </w:r>
      <w:r>
        <w:t xml:space="preserve">We will want to articulate more on this. We can connect perhaps to Bakar Climate innovation hub on campus. If we propose this it would be excellent to propose in stages and what each stage will entail. </w:t>
      </w:r>
    </w:p>
  </w:comment>
  <w:comment w:id="805" w:author="Shannon Boettcher" w:date="2025-01-04T19:14:00Z" w:initials="SB">
    <w:p w14:paraId="594401DC" w14:textId="6E62C5D6" w:rsidR="002F2E91" w:rsidRDefault="002F2E91" w:rsidP="002F2E91">
      <w:pPr>
        <w:pStyle w:val="CommentText"/>
      </w:pPr>
      <w:r>
        <w:rPr>
          <w:rStyle w:val="CommentReference"/>
        </w:rPr>
        <w:annotationRef/>
      </w:r>
      <w:r>
        <w:t>This is perhaps the wrong argument. I wonder if the argument  is that all the innovation has happened in the silicon valley because of historical reasons, but now the opporutnity to leverage lower cost land, workforce, and less expensive energy through strategic coupled devleopment in the Engine allows the traditional Silicon Valley innovation hub of LBL/UCB to drive innovation development eastwardr through close parternship with the CSUs etc.</w:t>
      </w:r>
    </w:p>
  </w:comment>
  <w:comment w:id="806" w:author="Shannon Boettcher" w:date="2025-01-04T19:15:00Z" w:initials="SB">
    <w:p w14:paraId="1AFADA19" w14:textId="77777777" w:rsidR="00B2245F" w:rsidRDefault="00B2245F" w:rsidP="00B2245F">
      <w:pPr>
        <w:pStyle w:val="CommentText"/>
      </w:pPr>
      <w:r>
        <w:rPr>
          <w:rStyle w:val="CommentReference"/>
        </w:rPr>
        <w:annotationRef/>
      </w:r>
      <w:r>
        <w:t>We might want to map the different partner activities and proposed technology on the TRL levels</w:t>
      </w:r>
    </w:p>
  </w:comment>
  <w:comment w:id="807" w:author="Ashley Soden" w:date="2024-12-20T09:33:00Z" w:initials="AS">
    <w:p w14:paraId="1B4FFDE1" w14:textId="607E040A" w:rsidR="00623E7C" w:rsidRDefault="00623E7C" w:rsidP="00623E7C">
      <w:r>
        <w:rPr>
          <w:rStyle w:val="CommentReference"/>
        </w:rPr>
        <w:annotationRef/>
      </w:r>
      <w:r>
        <w:rPr>
          <w:rFonts w:ascii="Calibri" w:eastAsia="Calibri" w:hAnsi="Calibri" w:cs="Calibri"/>
          <w:kern w:val="0"/>
          <w:sz w:val="20"/>
          <w:szCs w:val="20"/>
          <w14:ligatures w14:val="none"/>
        </w:rPr>
        <w:t xml:space="preserve">Image from NSF slideshow -  to be recreated to avoid copywriting issues </w:t>
      </w:r>
    </w:p>
  </w:comment>
  <w:comment w:id="808" w:author="Ashley Soden" w:date="2024-12-20T11:33:00Z" w:initials="AS">
    <w:p w14:paraId="46855F64" w14:textId="77777777" w:rsidR="008B0D60" w:rsidRDefault="008B0D60" w:rsidP="008B0D60">
      <w:r>
        <w:rPr>
          <w:rStyle w:val="CommentReference"/>
        </w:rPr>
        <w:annotationRef/>
      </w:r>
      <w:r>
        <w:rPr>
          <w:rFonts w:ascii="Calibri" w:eastAsia="Calibri" w:hAnsi="Calibri" w:cs="Calibri"/>
          <w:color w:val="000000"/>
          <w:kern w:val="0"/>
          <w:sz w:val="20"/>
          <w:szCs w:val="20"/>
          <w14:ligatures w14:val="none"/>
        </w:rPr>
        <w:t xml:space="preserve">It is likely this image will be split into two separate figures so the images are larger/clearer (TRL and ARL) References to each to be added within the written language accordinly. </w:t>
      </w:r>
    </w:p>
  </w:comment>
  <w:comment w:id="812" w:author="Ashley Soden" w:date="2024-12-20T11:11:00Z" w:initials="AS">
    <w:p w14:paraId="6A89DCF6" w14:textId="521FECE5" w:rsidR="00623E7C" w:rsidRDefault="008E7445" w:rsidP="00623E7C">
      <w:r>
        <w:rPr>
          <w:rStyle w:val="CommentReference"/>
        </w:rPr>
        <w:annotationRef/>
      </w:r>
      <w:r w:rsidR="00623E7C">
        <w:rPr>
          <w:rFonts w:ascii="Calibri" w:eastAsia="Calibri" w:hAnsi="Calibri" w:cs="Calibri"/>
          <w:kern w:val="0"/>
          <w:sz w:val="20"/>
          <w:szCs w:val="20"/>
          <w14:ligatures w14:val="none"/>
        </w:rPr>
        <w:t>Do we want to leave this as could, or change it to “will”? (passive language sounds a bit unsure, though if this is not going to be the case 100% of the time, then leaving it as “could” seems appropriate)</w:t>
      </w:r>
    </w:p>
  </w:comment>
  <w:comment w:id="815" w:author="Ashley Soden" w:date="2024-12-20T11:13:00Z" w:initials="AS">
    <w:p w14:paraId="61BC6B32" w14:textId="77777777" w:rsidR="00623E7C" w:rsidRDefault="00623E7C" w:rsidP="00623E7C">
      <w:r>
        <w:rPr>
          <w:rStyle w:val="CommentReference"/>
        </w:rPr>
        <w:annotationRef/>
      </w:r>
      <w:r>
        <w:rPr>
          <w:rFonts w:ascii="Calibri" w:eastAsia="Calibri" w:hAnsi="Calibri" w:cs="Calibri"/>
          <w:color w:val="000000"/>
          <w:kern w:val="0"/>
          <w:sz w:val="20"/>
          <w:szCs w:val="20"/>
          <w14:ligatures w14:val="none"/>
        </w:rPr>
        <w:t>Do we have a list of the specific facility names, locations, or both?</w:t>
      </w:r>
    </w:p>
  </w:comment>
  <w:comment w:id="816" w:author="Shannon Boettcher" w:date="2025-01-04T19:18:00Z" w:initials="SB">
    <w:p w14:paraId="19BF5CC5" w14:textId="77777777" w:rsidR="00497656" w:rsidRDefault="00497656" w:rsidP="00497656">
      <w:pPr>
        <w:pStyle w:val="CommentText"/>
      </w:pPr>
      <w:r>
        <w:rPr>
          <w:rStyle w:val="CommentReference"/>
        </w:rPr>
        <w:annotationRef/>
      </w:r>
      <w:r>
        <w:t xml:space="preserve">We have discussed device prototyping, materials scale up, high power testing, and pilot production facilities. We must decide what a detailed roadmap will look like. I have ideas, but we need to rally around a specific roadmap to propose with timeline that can evolve with time. </w:t>
      </w:r>
    </w:p>
  </w:comment>
  <w:comment w:id="817" w:author="Ashley Soden" w:date="2024-12-05T21:44:00Z" w:initials="AS">
    <w:p w14:paraId="49A17326" w14:textId="3D7EEA53" w:rsidR="00803334" w:rsidRDefault="00803334" w:rsidP="00803334">
      <w:r>
        <w:rPr>
          <w:rStyle w:val="CommentReference"/>
        </w:rPr>
        <w:annotationRef/>
      </w:r>
      <w:r>
        <w:rPr>
          <w:rFonts w:ascii="Calibri" w:eastAsia="Calibri" w:hAnsi="Calibri" w:cs="Calibri"/>
          <w:kern w:val="0"/>
          <w:sz w:val="20"/>
          <w:szCs w:val="20"/>
          <w:highlight w:val="yellow"/>
          <w14:ligatures w14:val="none"/>
        </w:rPr>
        <w:t>instructions: The vision for workforce development and plans for relevant workforce development activities in the region of service will be evaluated based on quality of partnerships, resource allocations, plans to reach diverse untapped populations, co-design efforts that engage with regional stakeholders and communities, and a plan for recruiting, training, and retaining diverse workers.</w:t>
      </w:r>
      <w:r>
        <w:rPr>
          <w:rFonts w:ascii="Calibri" w:eastAsia="Calibri" w:hAnsi="Calibri" w:cs="Calibri"/>
          <w:kern w:val="0"/>
          <w:sz w:val="20"/>
          <w:szCs w:val="20"/>
          <w14:ligatures w14:val="none"/>
        </w:rPr>
        <w:cr/>
      </w:r>
    </w:p>
  </w:comment>
  <w:comment w:id="826" w:author="Ashley Soden" w:date="2024-12-05T21:50:00Z" w:initials="AS">
    <w:p w14:paraId="6A7915A2" w14:textId="77777777" w:rsidR="00FB5E5A" w:rsidRDefault="00FB5E5A" w:rsidP="00FB5E5A">
      <w:r>
        <w:rPr>
          <w:rStyle w:val="CommentReference"/>
        </w:rPr>
        <w:annotationRef/>
      </w:r>
      <w:r>
        <w:rPr>
          <w:rFonts w:ascii="Calibri" w:eastAsia="Calibri" w:hAnsi="Calibri" w:cs="Calibri"/>
          <w:color w:val="000000"/>
          <w:kern w:val="0"/>
          <w:sz w:val="20"/>
          <w:szCs w:val="20"/>
          <w14:ligatures w14:val="none"/>
        </w:rPr>
        <w:t xml:space="preserve">What are target numbers? This will hold more weight if we can quantify specific outcomes. </w:t>
      </w:r>
    </w:p>
  </w:comment>
  <w:comment w:id="827" w:author="Ashley Soden" w:date="2024-12-05T22:05:00Z" w:initials="AS">
    <w:p w14:paraId="4407FF0E" w14:textId="77777777" w:rsidR="00B67609" w:rsidRDefault="00B67609" w:rsidP="00B67609">
      <w:r>
        <w:rPr>
          <w:rStyle w:val="CommentReference"/>
        </w:rPr>
        <w:annotationRef/>
      </w:r>
      <w:r>
        <w:rPr>
          <w:rFonts w:ascii="Calibri" w:eastAsia="Calibri" w:hAnsi="Calibri" w:cs="Calibri"/>
          <w:color w:val="000000"/>
          <w:kern w:val="0"/>
          <w:sz w:val="20"/>
          <w:szCs w:val="20"/>
          <w14:ligatures w14:val="none"/>
        </w:rPr>
        <w:t>see example paragraph below</w:t>
      </w:r>
    </w:p>
  </w:comment>
  <w:comment w:id="877" w:author="Shannon Boettcher" w:date="2025-01-05T11:44:00Z" w:initials="SB">
    <w:p w14:paraId="75920656" w14:textId="77777777" w:rsidR="00811EF6" w:rsidRDefault="00811EF6" w:rsidP="00811EF6">
      <w:pPr>
        <w:pStyle w:val="CommentText"/>
      </w:pPr>
      <w:r>
        <w:rPr>
          <w:rStyle w:val="CommentReference"/>
        </w:rPr>
        <w:annotationRef/>
      </w:r>
      <w:r>
        <w:t>What exactly is proposed?</w:t>
      </w:r>
    </w:p>
  </w:comment>
  <w:comment w:id="878" w:author="Shannon Boettcher" w:date="2025-01-05T11:51:00Z" w:initials="SB">
    <w:p w14:paraId="7DD9D534" w14:textId="77777777" w:rsidR="00EF2693" w:rsidRDefault="00EF2693" w:rsidP="00EF2693">
      <w:pPr>
        <w:pStyle w:val="CommentText"/>
      </w:pPr>
      <w:r>
        <w:rPr>
          <w:rStyle w:val="CommentReference"/>
        </w:rPr>
        <w:annotationRef/>
      </w:r>
      <w:r>
        <w:t>We should discuss how we will do this and what we will accomplish</w:t>
      </w:r>
    </w:p>
  </w:comment>
  <w:comment w:id="883" w:author="Ashley Soden" w:date="2024-12-05T22:05:00Z" w:initials="AS">
    <w:p w14:paraId="2748F286" w14:textId="5DFB85CF" w:rsidR="00B67609" w:rsidRDefault="00B67609" w:rsidP="00B67609">
      <w:r>
        <w:rPr>
          <w:rStyle w:val="CommentReference"/>
        </w:rPr>
        <w:annotationRef/>
      </w:r>
      <w:r>
        <w:rPr>
          <w:rFonts w:ascii="Calibri" w:eastAsia="Calibri" w:hAnsi="Calibri" w:cs="Calibri"/>
          <w:color w:val="000000"/>
          <w:kern w:val="0"/>
          <w:sz w:val="20"/>
          <w:szCs w:val="20"/>
          <w14:ligatures w14:val="none"/>
        </w:rPr>
        <w:t xml:space="preserve">Sample target numbers/stats. Update for accuracy. </w:t>
      </w:r>
    </w:p>
  </w:comment>
  <w:comment w:id="884" w:author="Ashley Soden" w:date="2024-12-05T22:11:00Z" w:initials="AS">
    <w:p w14:paraId="67EF1F2A" w14:textId="77777777" w:rsidR="00F02027" w:rsidRDefault="00F02027" w:rsidP="00F02027">
      <w:r>
        <w:rPr>
          <w:rStyle w:val="CommentReference"/>
        </w:rPr>
        <w:annotationRef/>
      </w:r>
      <w:r>
        <w:rPr>
          <w:rFonts w:ascii="Calibri" w:eastAsia="Calibri" w:hAnsi="Calibri" w:cs="Calibri"/>
          <w:color w:val="000000"/>
          <w:kern w:val="0"/>
          <w:sz w:val="20"/>
          <w:szCs w:val="20"/>
          <w14:ligatures w14:val="none"/>
        </w:rPr>
        <w:t>Please review table to ensure alignment and/or adjust to meet Cal EPIC’s plan</w:t>
      </w:r>
    </w:p>
  </w:comment>
  <w:comment w:id="887" w:author="Shannon Boettcher" w:date="2025-01-05T11:54:00Z" w:initials="SB">
    <w:p w14:paraId="0588C0C7" w14:textId="77777777" w:rsidR="00DC1890" w:rsidRDefault="00DC1890" w:rsidP="00DC1890">
      <w:pPr>
        <w:pStyle w:val="CommentText"/>
      </w:pPr>
      <w:r>
        <w:rPr>
          <w:rStyle w:val="CommentReference"/>
        </w:rPr>
        <w:annotationRef/>
      </w:r>
      <w:r>
        <w:t>Paragraphs like this are redundant. Space would be much better used to articulate the details of the strategy. Who what where how and what will  be the impact?</w:t>
      </w:r>
    </w:p>
  </w:comment>
  <w:comment w:id="888" w:author="Ashley Soden" w:date="2024-12-20T11:39:00Z" w:initials="AS">
    <w:p w14:paraId="72AA35A3" w14:textId="3874DEE2" w:rsidR="005D39F0" w:rsidRDefault="005D39F0" w:rsidP="005D39F0">
      <w:r>
        <w:rPr>
          <w:rStyle w:val="CommentReference"/>
        </w:rPr>
        <w:annotationRef/>
      </w:r>
      <w:r>
        <w:rPr>
          <w:rFonts w:ascii="Calibri" w:eastAsia="Calibri" w:hAnsi="Calibri" w:cs="Calibri"/>
          <w:color w:val="000000"/>
          <w:kern w:val="0"/>
          <w:sz w:val="20"/>
          <w:szCs w:val="20"/>
          <w14:ligatures w14:val="none"/>
        </w:rPr>
        <w:t>What do we think about these examples? Any others to add or any that should be removed?</w:t>
      </w:r>
    </w:p>
  </w:comment>
  <w:comment w:id="889" w:author="Jane Dong" w:date="2025-01-06T17:46:00Z" w:initials="JD">
    <w:p w14:paraId="40E148DE" w14:textId="77777777" w:rsidR="00226C3E" w:rsidRDefault="00226C3E" w:rsidP="00226C3E">
      <w:pPr>
        <w:pStyle w:val="CommentText"/>
      </w:pPr>
      <w:r>
        <w:rPr>
          <w:rStyle w:val="CommentReference"/>
        </w:rPr>
        <w:annotationRef/>
      </w:r>
      <w:r>
        <w:t xml:space="preserve">I would emphasize that CSUB, CSUF, and CSUS are all minority-serving institutions, where majority of our students are from under-served, underrepresented communities. And many of our students are first generation in their family to go to college. Since these MSI are essential members of the EPIC engine, the activities will bring broader impact to these students and the community they come from. </w:t>
      </w:r>
    </w:p>
  </w:comment>
  <w:comment w:id="891" w:author="Ashley Soden" w:date="2024-12-20T11:45:00Z" w:initials="AS">
    <w:p w14:paraId="25C20B3E" w14:textId="2DBA22B6" w:rsidR="00846215" w:rsidRDefault="00846215" w:rsidP="00846215">
      <w:r>
        <w:rPr>
          <w:rStyle w:val="CommentReference"/>
        </w:rPr>
        <w:annotationRef/>
      </w:r>
      <w:r>
        <w:rPr>
          <w:rFonts w:ascii="Calibri" w:eastAsia="Calibri" w:hAnsi="Calibri" w:cs="Calibri"/>
          <w:color w:val="000000"/>
          <w:kern w:val="0"/>
          <w:sz w:val="20"/>
          <w:szCs w:val="20"/>
          <w14:ligatures w14:val="none"/>
        </w:rPr>
        <w:t xml:space="preserve">Which rural example would fit best here? </w:t>
      </w:r>
    </w:p>
  </w:comment>
  <w:comment w:id="895" w:author="Ashley Soden" w:date="2024-12-05T11:40:00Z" w:initials="AS">
    <w:p w14:paraId="357BBDDD" w14:textId="53DBCAE8" w:rsidR="001C42A4" w:rsidRDefault="001C42A4" w:rsidP="001C42A4">
      <w:r>
        <w:rPr>
          <w:rStyle w:val="CommentReference"/>
        </w:rPr>
        <w:annotationRef/>
      </w:r>
      <w:r>
        <w:rPr>
          <w:rFonts w:ascii="Calibri" w:eastAsia="Calibri" w:hAnsi="Calibri" w:cs="Calibri"/>
          <w:color w:val="000000"/>
          <w:kern w:val="0"/>
          <w:sz w:val="20"/>
          <w:szCs w:val="20"/>
          <w:highlight w:val="yellow"/>
          <w14:ligatures w14:val="none"/>
        </w:rPr>
        <w:t>Instructions: Resources and the plan to attract additional outside investment capital to the region and the Engine's specific industry during and after the period of the award will be evaluated on the quality and diversity of the stakeholder coalition, the capacity for growth in the region of service, evidence of new resources already committed, and plans for sustaining the Engine into the future.</w:t>
      </w:r>
    </w:p>
    <w:p w14:paraId="2F5610E8" w14:textId="77777777" w:rsidR="001C42A4" w:rsidRDefault="001C42A4" w:rsidP="001C42A4"/>
  </w:comment>
  <w:comment w:id="896" w:author="Ashley Soden" w:date="2024-12-20T11:26:00Z" w:initials="AS">
    <w:p w14:paraId="558A398C" w14:textId="77777777" w:rsidR="00A15F86" w:rsidRDefault="00A15F86" w:rsidP="00A15F86">
      <w:r>
        <w:rPr>
          <w:rStyle w:val="CommentReference"/>
        </w:rPr>
        <w:annotationRef/>
      </w:r>
      <w:r>
        <w:rPr>
          <w:rFonts w:ascii="Calibri" w:eastAsia="Calibri" w:hAnsi="Calibri" w:cs="Calibri"/>
          <w:color w:val="000000"/>
          <w:kern w:val="0"/>
          <w:sz w:val="20"/>
          <w:szCs w:val="20"/>
          <w14:ligatures w14:val="none"/>
        </w:rPr>
        <w:t>Who can we add here?</w:t>
      </w:r>
    </w:p>
  </w:comment>
  <w:comment w:id="897" w:author="Ashley Soden" w:date="2024-12-20T11:27:00Z" w:initials="AS">
    <w:p w14:paraId="26A03118" w14:textId="77777777" w:rsidR="00A15F86" w:rsidRDefault="00A15F86" w:rsidP="00A15F86">
      <w:r>
        <w:rPr>
          <w:rStyle w:val="CommentReference"/>
        </w:rPr>
        <w:annotationRef/>
      </w:r>
      <w:r>
        <w:rPr>
          <w:rFonts w:ascii="Calibri" w:eastAsia="Calibri" w:hAnsi="Calibri" w:cs="Calibri"/>
          <w:kern w:val="0"/>
          <w:sz w:val="20"/>
          <w:szCs w:val="20"/>
          <w14:ligatures w14:val="none"/>
        </w:rPr>
        <w:t>What do we think about this subgroup within the governance structure? Would this fall into the Economic focus group?</w:t>
      </w:r>
    </w:p>
  </w:comment>
  <w:comment w:id="898" w:author="Ashley Soden" w:date="2024-12-05T11:43:00Z" w:initials="AS">
    <w:p w14:paraId="21537A91" w14:textId="32196289" w:rsidR="00E7286D" w:rsidRDefault="00E7286D" w:rsidP="00E7286D">
      <w:r>
        <w:rPr>
          <w:rStyle w:val="CommentReference"/>
        </w:rPr>
        <w:annotationRef/>
      </w:r>
      <w:r>
        <w:rPr>
          <w:rFonts w:ascii="Calibri" w:eastAsia="Calibri" w:hAnsi="Calibri" w:cs="Calibri"/>
          <w:color w:val="000000"/>
          <w:kern w:val="0"/>
          <w:sz w:val="20"/>
          <w:szCs w:val="20"/>
          <w:highlight w:val="yellow"/>
          <w14:ligatures w14:val="none"/>
        </w:rPr>
        <w:t>Instructions: Describe the evaluation plan for the various activities undertaken by the Engine. See section II.C for information requested.</w:t>
      </w:r>
    </w:p>
    <w:p w14:paraId="207D484A" w14:textId="77777777" w:rsidR="00E7286D" w:rsidRDefault="00E7286D" w:rsidP="00E7286D"/>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7FCC4D" w15:done="0"/>
  <w15:commentEx w15:paraId="117FA4D6" w15:paraIdParent="097FCC4D" w15:done="0"/>
  <w15:commentEx w15:paraId="2AC39917" w15:done="0"/>
  <w15:commentEx w15:paraId="39CC120C" w15:done="0"/>
  <w15:commentEx w15:paraId="7344E5D5" w15:done="0"/>
  <w15:commentEx w15:paraId="0EC43100" w15:paraIdParent="7344E5D5" w15:done="0"/>
  <w15:commentEx w15:paraId="76194D21" w15:done="0"/>
  <w15:commentEx w15:paraId="3B33A841" w15:done="0"/>
  <w15:commentEx w15:paraId="56B1ECAA" w15:done="0"/>
  <w15:commentEx w15:paraId="17D3B051" w15:done="1"/>
  <w15:commentEx w15:paraId="4B1C0072" w15:paraIdParent="17D3B051" w15:done="1"/>
  <w15:commentEx w15:paraId="27F6DED7" w15:done="0"/>
  <w15:commentEx w15:paraId="15CBC4B0" w15:done="0"/>
  <w15:commentEx w15:paraId="10375516" w15:done="0"/>
  <w15:commentEx w15:paraId="33B1F50D" w15:paraIdParent="10375516" w15:done="0"/>
  <w15:commentEx w15:paraId="1E132BE7" w15:done="0"/>
  <w15:commentEx w15:paraId="37284FBF" w15:paraIdParent="1E132BE7" w15:done="0"/>
  <w15:commentEx w15:paraId="248A28A0" w15:paraIdParent="1E132BE7" w15:done="0"/>
  <w15:commentEx w15:paraId="1795C91A" w15:done="0"/>
  <w15:commentEx w15:paraId="43AFA756" w15:done="0"/>
  <w15:commentEx w15:paraId="6B0882D6" w15:paraIdParent="43AFA756" w15:done="0"/>
  <w15:commentEx w15:paraId="52536BBE" w15:done="1"/>
  <w15:commentEx w15:paraId="6559359B" w15:paraIdParent="52536BBE" w15:done="1"/>
  <w15:commentEx w15:paraId="6044782F" w15:done="0"/>
  <w15:commentEx w15:paraId="36232BFF" w15:paraIdParent="6044782F" w15:done="0"/>
  <w15:commentEx w15:paraId="60ED7B55" w15:done="0"/>
  <w15:commentEx w15:paraId="6F91FCD1" w15:done="0"/>
  <w15:commentEx w15:paraId="64358B16" w15:done="0"/>
  <w15:commentEx w15:paraId="5FCA55C8" w15:done="0"/>
  <w15:commentEx w15:paraId="7B1C0788" w15:done="0"/>
  <w15:commentEx w15:paraId="49BA84C0" w15:done="1"/>
  <w15:commentEx w15:paraId="59FF29CD" w15:done="1"/>
  <w15:commentEx w15:paraId="05414890" w15:done="0"/>
  <w15:commentEx w15:paraId="77056545" w15:done="0"/>
  <w15:commentEx w15:paraId="334A04E3" w15:done="1"/>
  <w15:commentEx w15:paraId="39AA450B" w15:paraIdParent="334A04E3" w15:done="1"/>
  <w15:commentEx w15:paraId="587DC718" w15:done="1"/>
  <w15:commentEx w15:paraId="6C4BBC0F" w15:paraIdParent="587DC718" w15:done="1"/>
  <w15:commentEx w15:paraId="05CB7F3C" w15:done="0"/>
  <w15:commentEx w15:paraId="34EAD18D" w15:paraIdParent="05CB7F3C" w15:done="0"/>
  <w15:commentEx w15:paraId="2F75DC86" w15:paraIdParent="05CB7F3C" w15:done="0"/>
  <w15:commentEx w15:paraId="5799D366" w15:done="0"/>
  <w15:commentEx w15:paraId="434FDE46" w15:done="0"/>
  <w15:commentEx w15:paraId="6A0F04AF" w15:paraIdParent="434FDE46" w15:done="0"/>
  <w15:commentEx w15:paraId="28D94AF3" w15:done="0"/>
  <w15:commentEx w15:paraId="5A580139" w15:done="1"/>
  <w15:commentEx w15:paraId="37799C81" w15:done="0"/>
  <w15:commentEx w15:paraId="48AE1C5E" w15:done="0"/>
  <w15:commentEx w15:paraId="523318A4" w15:done="0"/>
  <w15:commentEx w15:paraId="5203A554" w15:paraIdParent="523318A4" w15:done="0"/>
  <w15:commentEx w15:paraId="2CB28FB9" w15:done="0"/>
  <w15:commentEx w15:paraId="3F050E8A" w15:paraIdParent="2CB28FB9" w15:done="0"/>
  <w15:commentEx w15:paraId="45F0BEFF" w15:paraIdParent="2CB28FB9" w15:done="0"/>
  <w15:commentEx w15:paraId="1C731ABC" w15:done="0"/>
  <w15:commentEx w15:paraId="6B563069" w15:paraIdParent="1C731ABC" w15:done="0"/>
  <w15:commentEx w15:paraId="6B6986E5" w15:done="0"/>
  <w15:commentEx w15:paraId="05E90B36" w15:done="0"/>
  <w15:commentEx w15:paraId="2CE9D9A5" w15:done="0"/>
  <w15:commentEx w15:paraId="24E77F36" w15:done="0"/>
  <w15:commentEx w15:paraId="31FD7484" w15:done="0"/>
  <w15:commentEx w15:paraId="636BB814" w15:paraIdParent="31FD7484" w15:done="0"/>
  <w15:commentEx w15:paraId="3FFF6327" w15:done="0"/>
  <w15:commentEx w15:paraId="26D2B13B" w15:done="0"/>
  <w15:commentEx w15:paraId="5F7265B4" w15:done="0"/>
  <w15:commentEx w15:paraId="7ED912E2" w15:done="0"/>
  <w15:commentEx w15:paraId="2ABE47C4" w15:done="0"/>
  <w15:commentEx w15:paraId="4CB83491" w15:done="0"/>
  <w15:commentEx w15:paraId="0CDBBF35" w15:done="0"/>
  <w15:commentEx w15:paraId="7D360B7E" w15:done="0"/>
  <w15:commentEx w15:paraId="2C3B861E" w15:done="1"/>
  <w15:commentEx w15:paraId="0294EE2A" w15:paraIdParent="2C3B861E" w15:done="1"/>
  <w15:commentEx w15:paraId="2E8CDE6A" w15:done="0"/>
  <w15:commentEx w15:paraId="26817CC1" w15:done="1"/>
  <w15:commentEx w15:paraId="6C31E55C" w15:done="0"/>
  <w15:commentEx w15:paraId="5138DD67" w15:done="0"/>
  <w15:commentEx w15:paraId="0D929050" w15:done="0"/>
  <w15:commentEx w15:paraId="07FB4F30" w15:paraIdParent="0D929050" w15:done="0"/>
  <w15:commentEx w15:paraId="4AB70303" w15:done="1"/>
  <w15:commentEx w15:paraId="40D22486" w15:paraIdParent="4AB70303" w15:done="1"/>
  <w15:commentEx w15:paraId="2B3D5C29" w15:done="0"/>
  <w15:commentEx w15:paraId="5C315A70" w15:done="0"/>
  <w15:commentEx w15:paraId="6C675A12" w15:done="0"/>
  <w15:commentEx w15:paraId="23E889F2" w15:paraIdParent="6C675A12" w15:done="0"/>
  <w15:commentEx w15:paraId="0409435D" w15:done="1"/>
  <w15:commentEx w15:paraId="6C129DDD" w15:paraIdParent="0409435D" w15:done="1"/>
  <w15:commentEx w15:paraId="53693B95" w15:done="0"/>
  <w15:commentEx w15:paraId="50BD554F" w15:paraIdParent="53693B95" w15:done="0"/>
  <w15:commentEx w15:paraId="3A914A75" w15:paraIdParent="53693B95" w15:done="0"/>
  <w15:commentEx w15:paraId="3511C135" w15:done="0"/>
  <w15:commentEx w15:paraId="7EA43CAB" w15:paraIdParent="3511C135" w15:done="0"/>
  <w15:commentEx w15:paraId="6A1B70D5" w15:done="0"/>
  <w15:commentEx w15:paraId="187F4C68" w15:done="0"/>
  <w15:commentEx w15:paraId="66A3015A" w15:paraIdParent="187F4C68" w15:done="0"/>
  <w15:commentEx w15:paraId="1677D627" w15:paraIdParent="187F4C68" w15:done="0"/>
  <w15:commentEx w15:paraId="1E180DFE" w15:paraIdParent="187F4C68" w15:done="0"/>
  <w15:commentEx w15:paraId="74E5A67B" w15:done="0"/>
  <w15:commentEx w15:paraId="3EFC13D5" w15:done="0"/>
  <w15:commentEx w15:paraId="780313E8" w15:done="0"/>
  <w15:commentEx w15:paraId="5EDD5281" w15:done="0"/>
  <w15:commentEx w15:paraId="6CCEC06B" w15:done="0"/>
  <w15:commentEx w15:paraId="36222BAF" w15:done="0"/>
  <w15:commentEx w15:paraId="1A62452D" w15:done="0"/>
  <w15:commentEx w15:paraId="391D3B78" w15:done="0"/>
  <w15:commentEx w15:paraId="4848871B" w15:done="0"/>
  <w15:commentEx w15:paraId="62EAE161" w15:done="0"/>
  <w15:commentEx w15:paraId="1683583E" w15:done="0"/>
  <w15:commentEx w15:paraId="594401DC" w15:done="0"/>
  <w15:commentEx w15:paraId="1AFADA19" w15:done="0"/>
  <w15:commentEx w15:paraId="1B4FFDE1" w15:done="0"/>
  <w15:commentEx w15:paraId="46855F64" w15:paraIdParent="1B4FFDE1" w15:done="0"/>
  <w15:commentEx w15:paraId="6A89DCF6" w15:done="0"/>
  <w15:commentEx w15:paraId="61BC6B32" w15:done="0"/>
  <w15:commentEx w15:paraId="19BF5CC5" w15:paraIdParent="61BC6B32" w15:done="0"/>
  <w15:commentEx w15:paraId="49A17326" w15:done="0"/>
  <w15:commentEx w15:paraId="6A7915A2" w15:done="0"/>
  <w15:commentEx w15:paraId="4407FF0E" w15:paraIdParent="6A7915A2" w15:done="0"/>
  <w15:commentEx w15:paraId="75920656" w15:done="0"/>
  <w15:commentEx w15:paraId="7DD9D534" w15:done="0"/>
  <w15:commentEx w15:paraId="2748F286" w15:done="0"/>
  <w15:commentEx w15:paraId="67EF1F2A" w15:done="0"/>
  <w15:commentEx w15:paraId="0588C0C7" w15:done="0"/>
  <w15:commentEx w15:paraId="72AA35A3" w15:done="0"/>
  <w15:commentEx w15:paraId="40E148DE" w15:paraIdParent="72AA35A3" w15:done="0"/>
  <w15:commentEx w15:paraId="25C20B3E" w15:done="0"/>
  <w15:commentEx w15:paraId="2F5610E8" w15:done="0"/>
  <w15:commentEx w15:paraId="558A398C" w15:done="0"/>
  <w15:commentEx w15:paraId="26A03118" w15:done="0"/>
  <w15:commentEx w15:paraId="207D48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0A3495" w16cex:dateUtc="2024-10-31T21:32:00Z"/>
  <w16cex:commentExtensible w16cex:durableId="5565D7DA" w16cex:dateUtc="2024-10-31T21:46:00Z"/>
  <w16cex:commentExtensible w16cex:durableId="22CFB3BA" w16cex:dateUtc="2024-12-05T04:24:00Z"/>
  <w16cex:commentExtensible w16cex:durableId="5280A737" w16cex:dateUtc="2024-10-31T22:06:00Z"/>
  <w16cex:commentExtensible w16cex:durableId="2AE08256" w16cex:dateUtc="2024-12-06T05:47:00Z"/>
  <w16cex:commentExtensible w16cex:durableId="59DCB054" w16cex:dateUtc="2025-01-04T15:17:00Z"/>
  <w16cex:commentExtensible w16cex:durableId="13E9671E" w16cex:dateUtc="2025-01-03T07:11:00Z"/>
  <w16cex:commentExtensible w16cex:durableId="6903B92C" w16cex:dateUtc="2025-01-03T07:21:00Z"/>
  <w16cex:commentExtensible w16cex:durableId="72E97F97" w16cex:dateUtc="2024-12-20T03:03:00Z"/>
  <w16cex:commentExtensible w16cex:durableId="4C676522" w16cex:dateUtc="2024-12-06T05:36:00Z">
    <w16cex:extLst>
      <w16:ext w16:uri="{CE6994B0-6A32-4C9F-8C6B-6E91EDA988CE}">
        <cr:reactions xmlns:cr="http://schemas.microsoft.com/office/comments/2020/reactions">
          <cr:reaction reactionType="1">
            <cr:reactionInfo dateUtc="2024-12-06T17:17:09Z">
              <cr:user userId="S::ashley.soden@buildmomentum.io::a7fae591-c4cd-48f6-bc2a-55b8f4fec9d0" userProvider="AD" userName="Ashley Soden"/>
            </cr:reactionInfo>
          </cr:reaction>
        </cr:reactions>
      </w16:ext>
    </w16cex:extLst>
  </w16cex:commentExtensible>
  <w16cex:commentExtensible w16cex:durableId="49E36A07" w16cex:dateUtc="2024-12-20T03:11:00Z"/>
  <w16cex:commentExtensible w16cex:durableId="5B0F5DE0" w16cex:dateUtc="2024-12-06T05:43:00Z"/>
  <w16cex:commentExtensible w16cex:durableId="578A20F7" w16cex:dateUtc="2025-01-05T19:22:00Z"/>
  <w16cex:commentExtensible w16cex:durableId="55968CED" w16cex:dateUtc="2024-12-20T03:52:00Z"/>
  <w16cex:commentExtensible w16cex:durableId="58AEF792" w16cex:dateUtc="2024-12-20T21:23:00Z"/>
  <w16cex:commentExtensible w16cex:durableId="642D929F" w16cex:dateUtc="2024-12-06T05:42:00Z">
    <w16cex:extLst>
      <w16:ext w16:uri="{CE6994B0-6A32-4C9F-8C6B-6E91EDA988CE}">
        <cr:reactions xmlns:cr="http://schemas.microsoft.com/office/comments/2020/reactions">
          <cr:reaction reactionType="1">
            <cr:reactionInfo dateUtc="2024-12-20T19:27:49Z">
              <cr:user userId="S::ashley.soden@buildmomentum.io::a7fae591-c4cd-48f6-bc2a-55b8f4fec9d0" userProvider="AD" userName="Ashley Soden"/>
            </cr:reactionInfo>
          </cr:reaction>
        </cr:reactions>
      </w16:ext>
    </w16cex:extLst>
  </w16cex:commentExtensible>
  <w16cex:commentExtensible w16cex:durableId="70C4DAF6" w16cex:dateUtc="2024-12-20T19:27:00Z"/>
  <w16cex:commentExtensible w16cex:durableId="180A2039" w16cex:dateUtc="2024-12-20T21:24:00Z"/>
  <w16cex:commentExtensible w16cex:durableId="36453947" w16cex:dateUtc="2025-01-04T16:04:00Z"/>
  <w16cex:commentExtensible w16cex:durableId="4285491D" w16cex:dateUtc="2024-12-06T03:37:00Z"/>
  <w16cex:commentExtensible w16cex:durableId="0A04ADCF" w16cex:dateUtc="2024-12-20T18:54:00Z"/>
  <w16cex:commentExtensible w16cex:durableId="48604653" w16cex:dateUtc="2024-12-13T00:43:00Z"/>
  <w16cex:commentExtensible w16cex:durableId="6EA52E5E" w16cex:dateUtc="2024-12-13T00:46:00Z">
    <w16cex:extLst>
      <w16:ext w16:uri="{CE6994B0-6A32-4C9F-8C6B-6E91EDA988CE}">
        <cr:reactions xmlns:cr="http://schemas.microsoft.com/office/comments/2020/reactions">
          <cr:reaction reactionType="1">
            <cr:reactionInfo dateUtc="2024-12-20T19:00:22Z">
              <cr:user userId="S::ashley.soden@buildmomentum.io::a7fae591-c4cd-48f6-bc2a-55b8f4fec9d0" userProvider="AD" userName="Ashley Soden"/>
            </cr:reactionInfo>
          </cr:reaction>
        </cr:reactions>
      </w16:ext>
    </w16cex:extLst>
  </w16cex:commentExtensible>
  <w16cex:commentExtensible w16cex:durableId="1105AD8C" w16cex:dateUtc="2024-12-20T21:24:00Z"/>
  <w16cex:commentExtensible w16cex:durableId="16C3459D" w16cex:dateUtc="2025-01-03T14:30:00Z"/>
  <w16cex:commentExtensible w16cex:durableId="0F0BAD33" w16cex:dateUtc="2025-01-04T16:10:00Z"/>
  <w16cex:commentExtensible w16cex:durableId="155EC97C" w16cex:dateUtc="2025-01-04T16:40:00Z"/>
  <w16cex:commentExtensible w16cex:durableId="32BFC159" w16cex:dateUtc="2025-01-04T16:11:00Z"/>
  <w16cex:commentExtensible w16cex:durableId="6B83B3A9" w16cex:dateUtc="2025-01-04T16:14:00Z"/>
  <w16cex:commentExtensible w16cex:durableId="36042005" w16cex:dateUtc="2025-01-04T16:38:00Z"/>
  <w16cex:commentExtensible w16cex:durableId="3FEC8481" w16cex:dateUtc="2024-12-12T16:55:00Z">
    <w16cex:extLst>
      <w16:ext w16:uri="{CE6994B0-6A32-4C9F-8C6B-6E91EDA988CE}">
        <cr:reactions xmlns:cr="http://schemas.microsoft.com/office/comments/2020/reactions">
          <cr:reaction reactionType="1">
            <cr:reactionInfo dateUtc="2024-12-20T19:07:04Z">
              <cr:user userId="S::ashley.soden@buildmomentum.io::a7fae591-c4cd-48f6-bc2a-55b8f4fec9d0" userProvider="AD" userName="Ashley Soden"/>
            </cr:reactionInfo>
          </cr:reaction>
        </cr:reactions>
      </w16:ext>
    </w16cex:extLst>
  </w16cex:commentExtensible>
  <w16cex:commentExtensible w16cex:durableId="1DD86A72" w16cex:dateUtc="2024-12-13T00:53:00Z">
    <w16cex:extLst>
      <w16:ext w16:uri="{CE6994B0-6A32-4C9F-8C6B-6E91EDA988CE}">
        <cr:reactions xmlns:cr="http://schemas.microsoft.com/office/comments/2020/reactions">
          <cr:reaction reactionType="1">
            <cr:reactionInfo dateUtc="2024-12-20T19:12:06Z">
              <cr:user userId="S::ashley.soden@buildmomentum.io::a7fae591-c4cd-48f6-bc2a-55b8f4fec9d0" userProvider="AD" userName="Ashley Soden"/>
            </cr:reactionInfo>
          </cr:reaction>
        </cr:reactions>
      </w16:ext>
    </w16cex:extLst>
  </w16cex:commentExtensible>
  <w16cex:commentExtensible w16cex:durableId="0FC0C919" w16cex:dateUtc="2024-11-14T21:35:00Z"/>
  <w16cex:commentExtensible w16cex:durableId="1FE42B9A" w16cex:dateUtc="2025-01-03T07:15:00Z"/>
  <w16cex:commentExtensible w16cex:durableId="75F50244" w16cex:dateUtc="2024-12-05T03:06:00Z"/>
  <w16cex:commentExtensible w16cex:durableId="14757657" w16cex:dateUtc="2024-12-12T16:56:00Z">
    <w16cex:extLst>
      <w16:ext w16:uri="{CE6994B0-6A32-4C9F-8C6B-6E91EDA988CE}">
        <cr:reactions xmlns:cr="http://schemas.microsoft.com/office/comments/2020/reactions">
          <cr:reaction reactionType="1">
            <cr:reactionInfo dateUtc="2024-12-20T19:25:03Z">
              <cr:user userId="S::ashley.soden@buildmomentum.io::a7fae591-c4cd-48f6-bc2a-55b8f4fec9d0" userProvider="AD" userName="Ashley Soden"/>
            </cr:reactionInfo>
          </cr:reaction>
        </cr:reactions>
      </w16:ext>
    </w16cex:extLst>
  </w16cex:commentExtensible>
  <w16cex:commentExtensible w16cex:durableId="3E774DAB" w16cex:dateUtc="2024-12-05T03:07:00Z"/>
  <w16cex:commentExtensible w16cex:durableId="41AD6696" w16cex:dateUtc="2024-12-12T16:58:00Z">
    <w16cex:extLst>
      <w16:ext w16:uri="{CE6994B0-6A32-4C9F-8C6B-6E91EDA988CE}">
        <cr:reactions xmlns:cr="http://schemas.microsoft.com/office/comments/2020/reactions">
          <cr:reaction reactionType="1">
            <cr:reactionInfo dateUtc="2024-12-20T19:24:57Z">
              <cr:user userId="S::ashley.soden@buildmomentum.io::a7fae591-c4cd-48f6-bc2a-55b8f4fec9d0" userProvider="AD" userName="Ashley Soden"/>
            </cr:reactionInfo>
          </cr:reaction>
        </cr:reactions>
      </w16:ext>
    </w16cex:extLst>
  </w16cex:commentExtensible>
  <w16cex:commentExtensible w16cex:durableId="7A5771E4" w16cex:dateUtc="2024-11-14T21:28:00Z"/>
  <w16cex:commentExtensible w16cex:durableId="5104A38A" w16cex:dateUtc="2024-11-14T21:29:00Z"/>
  <w16cex:commentExtensible w16cex:durableId="363034E9" w16cex:dateUtc="2024-11-14T21:29:00Z"/>
  <w16cex:commentExtensible w16cex:durableId="5631684B" w16cex:dateUtc="2024-12-05T03:08:00Z"/>
  <w16cex:commentExtensible w16cex:durableId="3B5CD8CB" w16cex:dateUtc="2024-11-14T21:31:00Z"/>
  <w16cex:commentExtensible w16cex:durableId="2A81C653" w16cex:dateUtc="2024-11-14T21:32:00Z"/>
  <w16cex:commentExtensible w16cex:durableId="4F6C1EE6" w16cex:dateUtc="2024-11-14T21:33:00Z"/>
  <w16cex:commentExtensible w16cex:durableId="025FC9A1" w16cex:dateUtc="2024-12-05T03:13:00Z"/>
  <w16cex:commentExtensible w16cex:durableId="3B9D5E9A" w16cex:dateUtc="2024-12-12T17:00:00Z"/>
  <w16cex:commentExtensible w16cex:durableId="756384B0" w16cex:dateUtc="2024-12-05T03:35:00Z"/>
  <w16cex:commentExtensible w16cex:durableId="78CA89F8" w16cex:dateUtc="2024-12-05T16:49:00Z"/>
  <w16cex:commentExtensible w16cex:durableId="42D7B8ED" w16cex:dateUtc="2025-01-07T00:11:00Z"/>
  <w16cex:commentExtensible w16cex:durableId="4732EF00" w16cex:dateUtc="2024-12-20T20:55:00Z"/>
  <w16cex:commentExtensible w16cex:durableId="0BF389A1" w16cex:dateUtc="2025-01-03T14:32:00Z"/>
  <w16cex:commentExtensible w16cex:durableId="5F0D7C24" w16cex:dateUtc="2025-01-04T19:54:00Z"/>
  <w16cex:commentExtensible w16cex:durableId="14F7F233" w16cex:dateUtc="2024-12-20T06:00:00Z"/>
  <w16cex:commentExtensible w16cex:durableId="09915CE9" w16cex:dateUtc="2024-12-20T06:03:00Z"/>
  <w16cex:commentExtensible w16cex:durableId="7C2B73A4" w16cex:dateUtc="2024-12-20T14:17:00Z"/>
  <w16cex:commentExtensible w16cex:durableId="7F18E886" w16cex:dateUtc="2025-01-04T19:54:00Z"/>
  <w16cex:commentExtensible w16cex:durableId="1EB9974D" w16cex:dateUtc="2024-12-20T14:19:00Z"/>
  <w16cex:commentExtensible w16cex:durableId="3BBC893C" w16cex:dateUtc="2024-12-06T06:52:00Z"/>
  <w16cex:commentExtensible w16cex:durableId="12CEE164" w16cex:dateUtc="2024-12-05T03:45:00Z"/>
  <w16cex:commentExtensible w16cex:durableId="17D1B8A0" w16cex:dateUtc="2024-12-06T06:53:00Z"/>
  <w16cex:commentExtensible w16cex:durableId="3BFED989" w16cex:dateUtc="2025-01-03T14:57:00Z"/>
  <w16cex:commentExtensible w16cex:durableId="468C654F" w16cex:dateUtc="2025-01-03T14:57:00Z"/>
  <w16cex:commentExtensible w16cex:durableId="5CB70B7D" w16cex:dateUtc="2025-01-03T14:33:00Z"/>
  <w16cex:commentExtensible w16cex:durableId="773DEE81" w16cex:dateUtc="2025-01-03T14:33:00Z"/>
  <w16cex:commentExtensible w16cex:durableId="30FB9B9D" w16cex:dateUtc="2025-01-03T14:35:00Z"/>
  <w16cex:commentExtensible w16cex:durableId="28245D11" w16cex:dateUtc="2024-12-06T02:32:00Z"/>
  <w16cex:commentExtensible w16cex:durableId="7E8A8D86" w16cex:dateUtc="2024-12-06T02:27:00Z"/>
  <w16cex:commentExtensible w16cex:durableId="0A8349DB" w16cex:dateUtc="2025-01-04T20:06:00Z"/>
  <w16cex:commentExtensible w16cex:durableId="7A6B8435" w16cex:dateUtc="2024-12-12T16:30:00Z"/>
  <w16cex:commentExtensible w16cex:durableId="504CD950" w16cex:dateUtc="2024-12-20T05:50:00Z"/>
  <w16cex:commentExtensible w16cex:durableId="0D42112C" w16cex:dateUtc="2025-01-04T20:12:00Z"/>
  <w16cex:commentExtensible w16cex:durableId="2F55A1BF" w16cex:dateUtc="2024-12-06T02:33:00Z"/>
  <w16cex:commentExtensible w16cex:durableId="751C8897" w16cex:dateUtc="2024-12-20T05:45:00Z"/>
  <w16cex:commentExtensible w16cex:durableId="18B2D01A" w16cex:dateUtc="2024-12-05T04:19:00Z"/>
  <w16cex:commentExtensible w16cex:durableId="7940B174" w16cex:dateUtc="2024-12-05T04:19:00Z"/>
  <w16cex:commentExtensible w16cex:durableId="70FF52BA" w16cex:dateUtc="2025-01-04T20:17:00Z"/>
  <w16cex:commentExtensible w16cex:durableId="017A323D" w16cex:dateUtc="2024-12-05T04:23:00Z"/>
  <w16cex:commentExtensible w16cex:durableId="04E45D31" w16cex:dateUtc="2024-12-20T21:29:00Z"/>
  <w16cex:commentExtensible w16cex:durableId="336A917D" w16cex:dateUtc="2024-12-05T16:39:00Z"/>
  <w16cex:commentExtensible w16cex:durableId="5BB40C84" w16cex:dateUtc="2024-12-23T18:45:00Z"/>
  <w16cex:commentExtensible w16cex:durableId="48E34397" w16cex:dateUtc="2024-12-23T18:39:00Z"/>
  <w16cex:commentExtensible w16cex:durableId="18625568" w16cex:dateUtc="2025-01-04T21:29:00Z"/>
  <w16cex:commentExtensible w16cex:durableId="70E4ED29" w16cex:dateUtc="2024-12-06T07:01:00Z">
    <w16cex:extLst>
      <w16:ext w16:uri="{CE6994B0-6A32-4C9F-8C6B-6E91EDA988CE}">
        <cr:reactions xmlns:cr="http://schemas.microsoft.com/office/comments/2020/reactions">
          <cr:reaction reactionType="1">
            <cr:reactionInfo dateUtc="2024-12-06T18:56:16Z">
              <cr:user userId="S::ashley.soden@buildmomentum.io::a7fae591-c4cd-48f6-bc2a-55b8f4fec9d0" userProvider="AD" userName="Ashley Soden"/>
            </cr:reactionInfo>
          </cr:reaction>
        </cr:reactions>
      </w16:ext>
    </w16cex:extLst>
  </w16cex:commentExtensible>
  <w16cex:commentExtensible w16cex:durableId="0F6A6A08" w16cex:dateUtc="2024-12-20T03:29:00Z"/>
  <w16cex:commentExtensible w16cex:durableId="5CE2446F" w16cex:dateUtc="2024-12-13T01:20:00Z"/>
  <w16cex:commentExtensible w16cex:durableId="7F38064D" w16cex:dateUtc="2024-12-20T21:30:00Z"/>
  <w16cex:commentExtensible w16cex:durableId="6EC62CB8" w16cex:dateUtc="2025-01-04T20:16:00Z"/>
  <w16cex:commentExtensible w16cex:durableId="0256BACA" w16cex:dateUtc="2025-01-04T22:40:00Z"/>
  <w16cex:commentExtensible w16cex:durableId="35539522" w16cex:dateUtc="2025-01-05T02:20:00Z"/>
  <w16cex:commentExtensible w16cex:durableId="31D9051A" w16cex:dateUtc="2025-01-05T02:54:00Z"/>
  <w16cex:commentExtensible w16cex:durableId="2FF58940" w16cex:dateUtc="2024-12-06T02:40:00Z"/>
  <w16cex:commentExtensible w16cex:durableId="71F26A39" w16cex:dateUtc="2024-12-06T02:41:00Z"/>
  <w16cex:commentExtensible w16cex:durableId="46BDF315" w16cex:dateUtc="2024-12-12T16:41:00Z">
    <w16cex:extLst>
      <w16:ext w16:uri="{CE6994B0-6A32-4C9F-8C6B-6E91EDA988CE}">
        <cr:reactions xmlns:cr="http://schemas.microsoft.com/office/comments/2020/reactions">
          <cr:reaction reactionType="1">
            <cr:reactionInfo dateUtc="2024-12-20T21:30:23Z">
              <cr:user userId="S::ashley.soden@buildmomentum.io::a7fae591-c4cd-48f6-bc2a-55b8f4fec9d0" userProvider="AD" userName="Ashley Soden"/>
            </cr:reactionInfo>
          </cr:reaction>
        </cr:reactions>
      </w16:ext>
    </w16cex:extLst>
  </w16cex:commentExtensible>
  <w16cex:commentExtensible w16cex:durableId="2CE12721" w16cex:dateUtc="2025-01-05T02:54:00Z"/>
  <w16cex:commentExtensible w16cex:durableId="31D05C04" w16cex:dateUtc="2024-12-06T02:42:00Z"/>
  <w16cex:commentExtensible w16cex:durableId="56C8EB6A" w16cex:dateUtc="2024-12-05T16:41:00Z"/>
  <w16cex:commentExtensible w16cex:durableId="45C0457F" w16cex:dateUtc="2025-01-04T22:44:00Z"/>
  <w16cex:commentExtensible w16cex:durableId="531431A7" w16cex:dateUtc="2025-01-05T03:05:00Z"/>
  <w16cex:commentExtensible w16cex:durableId="3B2110B3" w16cex:dateUtc="2025-01-05T03:08:00Z"/>
  <w16cex:commentExtensible w16cex:durableId="55B5C9EB" w16cex:dateUtc="2025-01-05T03:07:00Z"/>
  <w16cex:commentExtensible w16cex:durableId="031310E3" w16cex:dateUtc="2025-01-05T03:06:00Z"/>
  <w16cex:commentExtensible w16cex:durableId="719407F4" w16cex:dateUtc="2025-01-05T03:03:00Z"/>
  <w16cex:commentExtensible w16cex:durableId="1E03A348" w16cex:dateUtc="2025-01-05T03:08:00Z"/>
  <w16cex:commentExtensible w16cex:durableId="079B173D" w16cex:dateUtc="2025-01-05T03:09:00Z"/>
  <w16cex:commentExtensible w16cex:durableId="553D122D" w16cex:dateUtc="2025-01-05T19:40:00Z"/>
  <w16cex:commentExtensible w16cex:durableId="4F87D632" w16cex:dateUtc="2025-01-05T03:14:00Z"/>
  <w16cex:commentExtensible w16cex:durableId="7CA38C84" w16cex:dateUtc="2025-01-05T03:15:00Z"/>
  <w16cex:commentExtensible w16cex:durableId="089BC178" w16cex:dateUtc="2024-12-20T14:33:00Z"/>
  <w16cex:commentExtensible w16cex:durableId="10964F93" w16cex:dateUtc="2024-12-20T16:33:00Z"/>
  <w16cex:commentExtensible w16cex:durableId="32EFA936" w16cex:dateUtc="2024-12-20T16:11:00Z"/>
  <w16cex:commentExtensible w16cex:durableId="735D2243" w16cex:dateUtc="2024-12-20T16:13:00Z"/>
  <w16cex:commentExtensible w16cex:durableId="407788F2" w16cex:dateUtc="2025-01-05T03:18:00Z"/>
  <w16cex:commentExtensible w16cex:durableId="5D756949" w16cex:dateUtc="2024-12-06T02:44:00Z"/>
  <w16cex:commentExtensible w16cex:durableId="07B963A3" w16cex:dateUtc="2024-12-06T02:50:00Z"/>
  <w16cex:commentExtensible w16cex:durableId="1E26331C" w16cex:dateUtc="2024-12-06T03:05:00Z"/>
  <w16cex:commentExtensible w16cex:durableId="6D6BC582" w16cex:dateUtc="2025-01-05T19:44:00Z"/>
  <w16cex:commentExtensible w16cex:durableId="63D872CA" w16cex:dateUtc="2025-01-05T19:51:00Z"/>
  <w16cex:commentExtensible w16cex:durableId="5362A509" w16cex:dateUtc="2024-12-06T03:05:00Z"/>
  <w16cex:commentExtensible w16cex:durableId="01E6EB1D" w16cex:dateUtc="2024-12-06T03:11:00Z"/>
  <w16cex:commentExtensible w16cex:durableId="7E5A7419" w16cex:dateUtc="2025-01-05T19:54:00Z"/>
  <w16cex:commentExtensible w16cex:durableId="565E955D" w16cex:dateUtc="2024-12-20T16:39:00Z"/>
  <w16cex:commentExtensible w16cex:durableId="345CE6AD" w16cex:dateUtc="2025-01-07T01:46:00Z"/>
  <w16cex:commentExtensible w16cex:durableId="7D758C53" w16cex:dateUtc="2024-12-20T16:45:00Z"/>
  <w16cex:commentExtensible w16cex:durableId="45D88866" w16cex:dateUtc="2024-12-05T16:40:00Z"/>
  <w16cex:commentExtensible w16cex:durableId="5CC43E01" w16cex:dateUtc="2024-12-20T16:26:00Z"/>
  <w16cex:commentExtensible w16cex:durableId="02011EE9" w16cex:dateUtc="2024-12-20T16:27:00Z"/>
  <w16cex:commentExtensible w16cex:durableId="1FF2FD8A" w16cex:dateUtc="2024-12-05T1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7FCC4D" w16cid:durableId="2C0A3495"/>
  <w16cid:commentId w16cid:paraId="117FA4D6" w16cid:durableId="5565D7DA"/>
  <w16cid:commentId w16cid:paraId="2AC39917" w16cid:durableId="22CFB3BA"/>
  <w16cid:commentId w16cid:paraId="39CC120C" w16cid:durableId="5280A737"/>
  <w16cid:commentId w16cid:paraId="7344E5D5" w16cid:durableId="2AE08256"/>
  <w16cid:commentId w16cid:paraId="0EC43100" w16cid:durableId="59DCB054"/>
  <w16cid:commentId w16cid:paraId="76194D21" w16cid:durableId="13E9671E"/>
  <w16cid:commentId w16cid:paraId="3B33A841" w16cid:durableId="6903B92C"/>
  <w16cid:commentId w16cid:paraId="56B1ECAA" w16cid:durableId="72E97F97"/>
  <w16cid:commentId w16cid:paraId="17D3B051" w16cid:durableId="4C676522"/>
  <w16cid:commentId w16cid:paraId="4B1C0072" w16cid:durableId="49E36A07"/>
  <w16cid:commentId w16cid:paraId="27F6DED7" w16cid:durableId="5B0F5DE0"/>
  <w16cid:commentId w16cid:paraId="15CBC4B0" w16cid:durableId="578A20F7"/>
  <w16cid:commentId w16cid:paraId="10375516" w16cid:durableId="55968CED"/>
  <w16cid:commentId w16cid:paraId="33B1F50D" w16cid:durableId="58AEF792"/>
  <w16cid:commentId w16cid:paraId="1E132BE7" w16cid:durableId="642D929F"/>
  <w16cid:commentId w16cid:paraId="37284FBF" w16cid:durableId="70C4DAF6"/>
  <w16cid:commentId w16cid:paraId="248A28A0" w16cid:durableId="180A2039"/>
  <w16cid:commentId w16cid:paraId="1795C91A" w16cid:durableId="36453947"/>
  <w16cid:commentId w16cid:paraId="43AFA756" w16cid:durableId="4285491D"/>
  <w16cid:commentId w16cid:paraId="6B0882D6" w16cid:durableId="0A04ADCF"/>
  <w16cid:commentId w16cid:paraId="52536BBE" w16cid:durableId="48604653"/>
  <w16cid:commentId w16cid:paraId="6559359B" w16cid:durableId="6EA52E5E"/>
  <w16cid:commentId w16cid:paraId="6044782F" w16cid:durableId="1105AD8C"/>
  <w16cid:commentId w16cid:paraId="36232BFF" w16cid:durableId="16C3459D"/>
  <w16cid:commentId w16cid:paraId="60ED7B55" w16cid:durableId="0F0BAD33"/>
  <w16cid:commentId w16cid:paraId="6F91FCD1" w16cid:durableId="155EC97C"/>
  <w16cid:commentId w16cid:paraId="64358B16" w16cid:durableId="32BFC159"/>
  <w16cid:commentId w16cid:paraId="5FCA55C8" w16cid:durableId="6B83B3A9"/>
  <w16cid:commentId w16cid:paraId="7B1C0788" w16cid:durableId="36042005"/>
  <w16cid:commentId w16cid:paraId="49BA84C0" w16cid:durableId="3FEC8481"/>
  <w16cid:commentId w16cid:paraId="59FF29CD" w16cid:durableId="1DD86A72"/>
  <w16cid:commentId w16cid:paraId="05414890" w16cid:durableId="0FC0C919"/>
  <w16cid:commentId w16cid:paraId="77056545" w16cid:durableId="1FE42B9A"/>
  <w16cid:commentId w16cid:paraId="334A04E3" w16cid:durableId="75F50244"/>
  <w16cid:commentId w16cid:paraId="39AA450B" w16cid:durableId="14757657"/>
  <w16cid:commentId w16cid:paraId="587DC718" w16cid:durableId="3E774DAB"/>
  <w16cid:commentId w16cid:paraId="6C4BBC0F" w16cid:durableId="41AD6696"/>
  <w16cid:commentId w16cid:paraId="05CB7F3C" w16cid:durableId="7A5771E4"/>
  <w16cid:commentId w16cid:paraId="34EAD18D" w16cid:durableId="5104A38A"/>
  <w16cid:commentId w16cid:paraId="2F75DC86" w16cid:durableId="363034E9"/>
  <w16cid:commentId w16cid:paraId="5799D366" w16cid:durableId="5631684B"/>
  <w16cid:commentId w16cid:paraId="434FDE46" w16cid:durableId="3B5CD8CB"/>
  <w16cid:commentId w16cid:paraId="6A0F04AF" w16cid:durableId="2A81C653"/>
  <w16cid:commentId w16cid:paraId="28D94AF3" w16cid:durableId="4F6C1EE6"/>
  <w16cid:commentId w16cid:paraId="5A580139" w16cid:durableId="025FC9A1"/>
  <w16cid:commentId w16cid:paraId="37799C81" w16cid:durableId="3B9D5E9A"/>
  <w16cid:commentId w16cid:paraId="48AE1C5E" w16cid:durableId="756384B0"/>
  <w16cid:commentId w16cid:paraId="523318A4" w16cid:durableId="78CA89F8"/>
  <w16cid:commentId w16cid:paraId="5203A554" w16cid:durableId="42D7B8ED"/>
  <w16cid:commentId w16cid:paraId="2CB28FB9" w16cid:durableId="4732EF00"/>
  <w16cid:commentId w16cid:paraId="3F050E8A" w16cid:durableId="0BF389A1"/>
  <w16cid:commentId w16cid:paraId="45F0BEFF" w16cid:durableId="5F0D7C24"/>
  <w16cid:commentId w16cid:paraId="1C731ABC" w16cid:durableId="14F7F233"/>
  <w16cid:commentId w16cid:paraId="6B563069" w16cid:durableId="09915CE9"/>
  <w16cid:commentId w16cid:paraId="6B6986E5" w16cid:durableId="7C2B73A4"/>
  <w16cid:commentId w16cid:paraId="05E90B36" w16cid:durableId="7F18E886"/>
  <w16cid:commentId w16cid:paraId="2CE9D9A5" w16cid:durableId="1EB9974D"/>
  <w16cid:commentId w16cid:paraId="24E77F36" w16cid:durableId="3BBC893C"/>
  <w16cid:commentId w16cid:paraId="31FD7484" w16cid:durableId="12CEE164"/>
  <w16cid:commentId w16cid:paraId="636BB814" w16cid:durableId="17D1B8A0"/>
  <w16cid:commentId w16cid:paraId="3FFF6327" w16cid:durableId="3BFED989"/>
  <w16cid:commentId w16cid:paraId="26D2B13B" w16cid:durableId="468C654F"/>
  <w16cid:commentId w16cid:paraId="5F7265B4" w16cid:durableId="5CB70B7D"/>
  <w16cid:commentId w16cid:paraId="7ED912E2" w16cid:durableId="773DEE81"/>
  <w16cid:commentId w16cid:paraId="2ABE47C4" w16cid:durableId="30FB9B9D"/>
  <w16cid:commentId w16cid:paraId="4CB83491" w16cid:durableId="28245D11"/>
  <w16cid:commentId w16cid:paraId="0CDBBF35" w16cid:durableId="7E8A8D86"/>
  <w16cid:commentId w16cid:paraId="7D360B7E" w16cid:durableId="0A8349DB"/>
  <w16cid:commentId w16cid:paraId="2C3B861E" w16cid:durableId="7A6B8435"/>
  <w16cid:commentId w16cid:paraId="0294EE2A" w16cid:durableId="504CD950"/>
  <w16cid:commentId w16cid:paraId="2E8CDE6A" w16cid:durableId="0D42112C"/>
  <w16cid:commentId w16cid:paraId="26817CC1" w16cid:durableId="2F55A1BF"/>
  <w16cid:commentId w16cid:paraId="6C31E55C" w16cid:durableId="751C8897"/>
  <w16cid:commentId w16cid:paraId="5138DD67" w16cid:durableId="18B2D01A"/>
  <w16cid:commentId w16cid:paraId="0D929050" w16cid:durableId="7940B174"/>
  <w16cid:commentId w16cid:paraId="07FB4F30" w16cid:durableId="70FF52BA"/>
  <w16cid:commentId w16cid:paraId="4AB70303" w16cid:durableId="017A323D"/>
  <w16cid:commentId w16cid:paraId="40D22486" w16cid:durableId="04E45D31"/>
  <w16cid:commentId w16cid:paraId="2B3D5C29" w16cid:durableId="336A917D"/>
  <w16cid:commentId w16cid:paraId="5C315A70" w16cid:durableId="5BB40C84"/>
  <w16cid:commentId w16cid:paraId="6C675A12" w16cid:durableId="48E34397"/>
  <w16cid:commentId w16cid:paraId="23E889F2" w16cid:durableId="18625568"/>
  <w16cid:commentId w16cid:paraId="0409435D" w16cid:durableId="70E4ED29"/>
  <w16cid:commentId w16cid:paraId="6C129DDD" w16cid:durableId="0F6A6A08"/>
  <w16cid:commentId w16cid:paraId="53693B95" w16cid:durableId="5CE2446F"/>
  <w16cid:commentId w16cid:paraId="50BD554F" w16cid:durableId="7F38064D"/>
  <w16cid:commentId w16cid:paraId="3A914A75" w16cid:durableId="6EC62CB8"/>
  <w16cid:commentId w16cid:paraId="3511C135" w16cid:durableId="0256BACA"/>
  <w16cid:commentId w16cid:paraId="7EA43CAB" w16cid:durableId="35539522"/>
  <w16cid:commentId w16cid:paraId="6A1B70D5" w16cid:durableId="31D9051A"/>
  <w16cid:commentId w16cid:paraId="187F4C68" w16cid:durableId="2FF58940"/>
  <w16cid:commentId w16cid:paraId="66A3015A" w16cid:durableId="71F26A39"/>
  <w16cid:commentId w16cid:paraId="1677D627" w16cid:durableId="46BDF315"/>
  <w16cid:commentId w16cid:paraId="1E180DFE" w16cid:durableId="2CE12721"/>
  <w16cid:commentId w16cid:paraId="74E5A67B" w16cid:durableId="31D05C04"/>
  <w16cid:commentId w16cid:paraId="3EFC13D5" w16cid:durableId="56C8EB6A"/>
  <w16cid:commentId w16cid:paraId="780313E8" w16cid:durableId="45C0457F"/>
  <w16cid:commentId w16cid:paraId="5EDD5281" w16cid:durableId="531431A7"/>
  <w16cid:commentId w16cid:paraId="6CCEC06B" w16cid:durableId="3B2110B3"/>
  <w16cid:commentId w16cid:paraId="36222BAF" w16cid:durableId="55B5C9EB"/>
  <w16cid:commentId w16cid:paraId="1A62452D" w16cid:durableId="031310E3"/>
  <w16cid:commentId w16cid:paraId="391D3B78" w16cid:durableId="719407F4"/>
  <w16cid:commentId w16cid:paraId="4848871B" w16cid:durableId="1E03A348"/>
  <w16cid:commentId w16cid:paraId="62EAE161" w16cid:durableId="079B173D"/>
  <w16cid:commentId w16cid:paraId="1683583E" w16cid:durableId="553D122D"/>
  <w16cid:commentId w16cid:paraId="594401DC" w16cid:durableId="4F87D632"/>
  <w16cid:commentId w16cid:paraId="1AFADA19" w16cid:durableId="7CA38C84"/>
  <w16cid:commentId w16cid:paraId="1B4FFDE1" w16cid:durableId="089BC178"/>
  <w16cid:commentId w16cid:paraId="46855F64" w16cid:durableId="10964F93"/>
  <w16cid:commentId w16cid:paraId="6A89DCF6" w16cid:durableId="32EFA936"/>
  <w16cid:commentId w16cid:paraId="61BC6B32" w16cid:durableId="735D2243"/>
  <w16cid:commentId w16cid:paraId="19BF5CC5" w16cid:durableId="407788F2"/>
  <w16cid:commentId w16cid:paraId="49A17326" w16cid:durableId="5D756949"/>
  <w16cid:commentId w16cid:paraId="6A7915A2" w16cid:durableId="07B963A3"/>
  <w16cid:commentId w16cid:paraId="4407FF0E" w16cid:durableId="1E26331C"/>
  <w16cid:commentId w16cid:paraId="75920656" w16cid:durableId="6D6BC582"/>
  <w16cid:commentId w16cid:paraId="7DD9D534" w16cid:durableId="63D872CA"/>
  <w16cid:commentId w16cid:paraId="2748F286" w16cid:durableId="5362A509"/>
  <w16cid:commentId w16cid:paraId="67EF1F2A" w16cid:durableId="01E6EB1D"/>
  <w16cid:commentId w16cid:paraId="0588C0C7" w16cid:durableId="7E5A7419"/>
  <w16cid:commentId w16cid:paraId="72AA35A3" w16cid:durableId="565E955D"/>
  <w16cid:commentId w16cid:paraId="40E148DE" w16cid:durableId="345CE6AD"/>
  <w16cid:commentId w16cid:paraId="25C20B3E" w16cid:durableId="7D758C53"/>
  <w16cid:commentId w16cid:paraId="2F5610E8" w16cid:durableId="45D88866"/>
  <w16cid:commentId w16cid:paraId="558A398C" w16cid:durableId="5CC43E01"/>
  <w16cid:commentId w16cid:paraId="26A03118" w16cid:durableId="02011EE9"/>
  <w16cid:commentId w16cid:paraId="207D484A" w16cid:durableId="1FF2FD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1656B" w14:textId="77777777" w:rsidR="00B73393" w:rsidRDefault="00B73393" w:rsidP="000D7E9E">
      <w:r>
        <w:separator/>
      </w:r>
    </w:p>
  </w:endnote>
  <w:endnote w:type="continuationSeparator" w:id="0">
    <w:p w14:paraId="0D5EAF9B" w14:textId="77777777" w:rsidR="00B73393" w:rsidRDefault="00B73393" w:rsidP="000D7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93462"/>
      <w:docPartObj>
        <w:docPartGallery w:val="Page Numbers (Bottom of Page)"/>
        <w:docPartUnique/>
      </w:docPartObj>
    </w:sdtPr>
    <w:sdtEndPr>
      <w:rPr>
        <w:noProof/>
      </w:rPr>
    </w:sdtEndPr>
    <w:sdtContent>
      <w:p w14:paraId="567200C7" w14:textId="36D86DFA" w:rsidR="00D7154D" w:rsidRDefault="00D7154D" w:rsidP="00D715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307C4" w14:textId="77777777" w:rsidR="00B73393" w:rsidRDefault="00B73393" w:rsidP="000D7E9E">
      <w:r>
        <w:separator/>
      </w:r>
    </w:p>
  </w:footnote>
  <w:footnote w:type="continuationSeparator" w:id="0">
    <w:p w14:paraId="574A58C9" w14:textId="77777777" w:rsidR="00B73393" w:rsidRDefault="00B73393" w:rsidP="000D7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0E5A1" w14:textId="2981AD84" w:rsidR="000D7E9E" w:rsidRDefault="000D7E9E" w:rsidP="000D7E9E">
    <w:pPr>
      <w:pStyle w:val="Header"/>
      <w:jc w:val="center"/>
    </w:pPr>
    <w:r>
      <w:t xml:space="preserve">Review Asks: </w:t>
    </w:r>
    <w:r w:rsidRPr="000D7E9E">
      <w:rPr>
        <w:highlight w:val="green"/>
      </w:rPr>
      <w:t>Sac State</w:t>
    </w:r>
    <w:r>
      <w:t xml:space="preserve">, </w:t>
    </w:r>
    <w:r w:rsidRPr="000D7E9E">
      <w:rPr>
        <w:highlight w:val="cyan"/>
      </w:rPr>
      <w:t>CMC</w:t>
    </w:r>
    <w:r>
      <w:t xml:space="preserve">, </w:t>
    </w:r>
    <w:r w:rsidRPr="000D7E9E">
      <w:rPr>
        <w:highlight w:val="magenta"/>
      </w:rPr>
      <w:t>LBNL</w:t>
    </w:r>
    <w:r>
      <w:t xml:space="preserve">, </w:t>
    </w:r>
    <w:r w:rsidRPr="000D7E9E">
      <w:rPr>
        <w:highlight w:val="red"/>
      </w:rPr>
      <w:t>CSUB</w:t>
    </w:r>
    <w:r>
      <w:t xml:space="preserve">, </w:t>
    </w:r>
    <w:r w:rsidRPr="000D7E9E">
      <w:rPr>
        <w:highlight w:val="darkCyan"/>
      </w:rPr>
      <w:t>Fresno State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402"/>
    <w:multiLevelType w:val="multilevel"/>
    <w:tmpl w:val="FFFFFFFF"/>
    <w:lvl w:ilvl="0">
      <w:numFmt w:val="bullet"/>
      <w:lvlText w:val="●"/>
      <w:lvlJc w:val="left"/>
      <w:pPr>
        <w:ind w:left="819" w:hanging="361"/>
      </w:pPr>
      <w:rPr>
        <w:rFonts w:ascii="Arial" w:hAnsi="Arial" w:cs="Arial"/>
        <w:b w:val="0"/>
        <w:bCs w:val="0"/>
        <w:i w:val="0"/>
        <w:iCs w:val="0"/>
        <w:spacing w:val="0"/>
        <w:w w:val="100"/>
        <w:sz w:val="22"/>
        <w:szCs w:val="22"/>
      </w:rPr>
    </w:lvl>
    <w:lvl w:ilvl="1">
      <w:numFmt w:val="bullet"/>
      <w:lvlText w:val="ï"/>
      <w:lvlJc w:val="left"/>
      <w:pPr>
        <w:ind w:left="1696" w:hanging="361"/>
      </w:pPr>
    </w:lvl>
    <w:lvl w:ilvl="2">
      <w:numFmt w:val="bullet"/>
      <w:lvlText w:val="ï"/>
      <w:lvlJc w:val="left"/>
      <w:pPr>
        <w:ind w:left="2572" w:hanging="361"/>
      </w:pPr>
    </w:lvl>
    <w:lvl w:ilvl="3">
      <w:numFmt w:val="bullet"/>
      <w:lvlText w:val="ï"/>
      <w:lvlJc w:val="left"/>
      <w:pPr>
        <w:ind w:left="3448" w:hanging="361"/>
      </w:pPr>
    </w:lvl>
    <w:lvl w:ilvl="4">
      <w:numFmt w:val="bullet"/>
      <w:lvlText w:val="ï"/>
      <w:lvlJc w:val="left"/>
      <w:pPr>
        <w:ind w:left="4324" w:hanging="361"/>
      </w:pPr>
    </w:lvl>
    <w:lvl w:ilvl="5">
      <w:numFmt w:val="bullet"/>
      <w:lvlText w:val="ï"/>
      <w:lvlJc w:val="left"/>
      <w:pPr>
        <w:ind w:left="5200" w:hanging="361"/>
      </w:pPr>
    </w:lvl>
    <w:lvl w:ilvl="6">
      <w:numFmt w:val="bullet"/>
      <w:lvlText w:val="ï"/>
      <w:lvlJc w:val="left"/>
      <w:pPr>
        <w:ind w:left="6076" w:hanging="361"/>
      </w:pPr>
    </w:lvl>
    <w:lvl w:ilvl="7">
      <w:numFmt w:val="bullet"/>
      <w:lvlText w:val="ï"/>
      <w:lvlJc w:val="left"/>
      <w:pPr>
        <w:ind w:left="6952" w:hanging="361"/>
      </w:pPr>
    </w:lvl>
    <w:lvl w:ilvl="8">
      <w:numFmt w:val="bullet"/>
      <w:lvlText w:val="ï"/>
      <w:lvlJc w:val="left"/>
      <w:pPr>
        <w:ind w:left="7828" w:hanging="361"/>
      </w:pPr>
    </w:lvl>
  </w:abstractNum>
  <w:abstractNum w:abstractNumId="1" w15:restartNumberingAfterBreak="0">
    <w:nsid w:val="01B76528"/>
    <w:multiLevelType w:val="multilevel"/>
    <w:tmpl w:val="EEFE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66039"/>
    <w:multiLevelType w:val="hybridMultilevel"/>
    <w:tmpl w:val="AC6A13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74D4E"/>
    <w:multiLevelType w:val="hybridMultilevel"/>
    <w:tmpl w:val="EE605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B0D73"/>
    <w:multiLevelType w:val="multilevel"/>
    <w:tmpl w:val="D826DD72"/>
    <w:lvl w:ilvl="0">
      <w:start w:val="1"/>
      <w:numFmt w:val="decimal"/>
      <w:lvlText w:val="%1"/>
      <w:lvlJc w:val="left"/>
      <w:pPr>
        <w:ind w:left="432" w:hanging="432"/>
      </w:pPr>
    </w:lvl>
    <w:lvl w:ilvl="1">
      <w:start w:val="1"/>
      <w:numFmt w:val="lowerLetter"/>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03F1C5B"/>
    <w:multiLevelType w:val="multilevel"/>
    <w:tmpl w:val="5002F1DC"/>
    <w:lvl w:ilvl="0">
      <w:start w:val="1"/>
      <w:numFmt w:val="decimal"/>
      <w:lvlText w:val="%1."/>
      <w:lvlJc w:val="left"/>
      <w:pPr>
        <w:ind w:left="360" w:hanging="360"/>
      </w:pPr>
      <w:rPr>
        <w:rFonts w:ascii="Times New Roman" w:eastAsia="Arial" w:hAnsi="Times New Roman" w:cs="Times New Roman" w:hint="default"/>
        <w:b/>
        <w:bCs/>
        <w:i w:val="0"/>
        <w:iCs w:val="0"/>
        <w:color w:val="1B1B1B"/>
        <w:spacing w:val="0"/>
        <w:w w:val="103"/>
        <w:sz w:val="22"/>
        <w:szCs w:val="22"/>
        <w:lang w:val="en-US" w:eastAsia="en-US" w:bidi="ar-SA"/>
      </w:rPr>
    </w:lvl>
    <w:lvl w:ilvl="1">
      <w:start w:val="1"/>
      <w:numFmt w:val="lowerLetter"/>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CB65DFA"/>
    <w:multiLevelType w:val="hybridMultilevel"/>
    <w:tmpl w:val="1502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FF47F6"/>
    <w:multiLevelType w:val="multilevel"/>
    <w:tmpl w:val="F7E22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893458"/>
    <w:multiLevelType w:val="hybridMultilevel"/>
    <w:tmpl w:val="126E5EAE"/>
    <w:lvl w:ilvl="0" w:tplc="EE12BEB6">
      <w:start w:val="1"/>
      <w:numFmt w:val="decimal"/>
      <w:lvlText w:val="%1)"/>
      <w:lvlJc w:val="left"/>
      <w:pPr>
        <w:ind w:left="400" w:hanging="360"/>
      </w:pPr>
      <w:rPr>
        <w:rFonts w:hint="default"/>
      </w:rPr>
    </w:lvl>
    <w:lvl w:ilvl="1" w:tplc="04090019">
      <w:start w:val="1"/>
      <w:numFmt w:val="lowerLetter"/>
      <w:lvlText w:val="%2."/>
      <w:lvlJc w:val="left"/>
      <w:pPr>
        <w:ind w:left="1120" w:hanging="360"/>
      </w:pPr>
    </w:lvl>
    <w:lvl w:ilvl="2" w:tplc="0409001B">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9" w15:restartNumberingAfterBreak="0">
    <w:nsid w:val="59D50473"/>
    <w:multiLevelType w:val="multilevel"/>
    <w:tmpl w:val="9A82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B45789"/>
    <w:multiLevelType w:val="multilevel"/>
    <w:tmpl w:val="E98C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7707EF"/>
    <w:multiLevelType w:val="hybridMultilevel"/>
    <w:tmpl w:val="47D6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7712911">
    <w:abstractNumId w:val="4"/>
  </w:num>
  <w:num w:numId="2" w16cid:durableId="1932622048">
    <w:abstractNumId w:val="8"/>
  </w:num>
  <w:num w:numId="3" w16cid:durableId="2075809310">
    <w:abstractNumId w:val="5"/>
  </w:num>
  <w:num w:numId="4" w16cid:durableId="173812823">
    <w:abstractNumId w:val="7"/>
  </w:num>
  <w:num w:numId="5" w16cid:durableId="292054583">
    <w:abstractNumId w:val="3"/>
  </w:num>
  <w:num w:numId="6" w16cid:durableId="1933469457">
    <w:abstractNumId w:val="6"/>
  </w:num>
  <w:num w:numId="7" w16cid:durableId="1740863582">
    <w:abstractNumId w:val="11"/>
  </w:num>
  <w:num w:numId="8" w16cid:durableId="442961589">
    <w:abstractNumId w:val="0"/>
  </w:num>
  <w:num w:numId="9" w16cid:durableId="1519849147">
    <w:abstractNumId w:val="1"/>
  </w:num>
  <w:num w:numId="10" w16cid:durableId="894388491">
    <w:abstractNumId w:val="9"/>
  </w:num>
  <w:num w:numId="11" w16cid:durableId="793669476">
    <w:abstractNumId w:val="10"/>
  </w:num>
  <w:num w:numId="12" w16cid:durableId="147259558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shley Soden">
    <w15:presenceInfo w15:providerId="AD" w15:userId="S::ashley.soden@buildmomentum.io::a7fae591-c4cd-48f6-bc2a-55b8f4fec9d0"/>
  </w15:person>
  <w15:person w15:author="Shannon Boettcher">
    <w15:presenceInfo w15:providerId="AD" w15:userId="S::swb@uoregon.edu::aa1202d6-a45d-4c7d-95f7-59f34a81af91"/>
  </w15:person>
  <w15:person w15:author="Matthew Hart">
    <w15:presenceInfo w15:providerId="AD" w15:userId="S::matt@buildmomentum.io::149747d8-9093-49b1-bce5-6e3460fd965c"/>
  </w15:person>
  <w15:person w15:author="Jane Dong">
    <w15:presenceInfo w15:providerId="AD" w15:userId="S::jdong2@csub.edu::93cb3b91-3598-4735-975e-5a4055dc8fe1"/>
  </w15:person>
  <w15:person w15:author="Orville Thomas">
    <w15:presenceInfo w15:providerId="AD" w15:userId="S::orville.thomas@camobilitycenter.org::dcae7e56-ee46-4bad-842e-e8ed550057e7"/>
  </w15:person>
  <w15:person w15:author="Andrew Haddad">
    <w15:presenceInfo w15:providerId="AD" w15:userId="S::AZHaddad@lbl.gov::e6a23c5e-58c0-479e-96ed-77a854ec02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CS&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2fr2f0dp5e0erdepvzedj0p2ezxv5d2p5&quot;&gt;Shannon&amp;apos;s Publications 2022&lt;record-ids&gt;&lt;item&gt;342&lt;/item&gt;&lt;item&gt;352&lt;/item&gt;&lt;item&gt;465&lt;/item&gt;&lt;item&gt;518&lt;/item&gt;&lt;item&gt;2591&lt;/item&gt;&lt;item&gt;2593&lt;/item&gt;&lt;/record-ids&gt;&lt;/item&gt;&lt;/Libraries&gt;"/>
  </w:docVars>
  <w:rsids>
    <w:rsidRoot w:val="001807AE"/>
    <w:rsid w:val="000004E5"/>
    <w:rsid w:val="00002CA6"/>
    <w:rsid w:val="00005955"/>
    <w:rsid w:val="00006D86"/>
    <w:rsid w:val="00011D39"/>
    <w:rsid w:val="00013B6C"/>
    <w:rsid w:val="00013CA0"/>
    <w:rsid w:val="00023FAE"/>
    <w:rsid w:val="00025851"/>
    <w:rsid w:val="0002608B"/>
    <w:rsid w:val="00027AD5"/>
    <w:rsid w:val="000326C1"/>
    <w:rsid w:val="00033737"/>
    <w:rsid w:val="00034DD3"/>
    <w:rsid w:val="00063C41"/>
    <w:rsid w:val="0007172E"/>
    <w:rsid w:val="00081EDB"/>
    <w:rsid w:val="0008327A"/>
    <w:rsid w:val="000965F4"/>
    <w:rsid w:val="000A2CAE"/>
    <w:rsid w:val="000C4313"/>
    <w:rsid w:val="000C7C19"/>
    <w:rsid w:val="000D5C38"/>
    <w:rsid w:val="000D7E9E"/>
    <w:rsid w:val="000E0FE1"/>
    <w:rsid w:val="000E34D1"/>
    <w:rsid w:val="000E6437"/>
    <w:rsid w:val="000F0E3E"/>
    <w:rsid w:val="001026F8"/>
    <w:rsid w:val="00111B87"/>
    <w:rsid w:val="00123D1B"/>
    <w:rsid w:val="00124AB0"/>
    <w:rsid w:val="001275DF"/>
    <w:rsid w:val="00131B53"/>
    <w:rsid w:val="00131E9D"/>
    <w:rsid w:val="00152354"/>
    <w:rsid w:val="00164DF4"/>
    <w:rsid w:val="00165153"/>
    <w:rsid w:val="00170CB2"/>
    <w:rsid w:val="001721C6"/>
    <w:rsid w:val="001807AE"/>
    <w:rsid w:val="0019048A"/>
    <w:rsid w:val="001911A6"/>
    <w:rsid w:val="001917CD"/>
    <w:rsid w:val="0019767A"/>
    <w:rsid w:val="001A16C2"/>
    <w:rsid w:val="001A391C"/>
    <w:rsid w:val="001A58A5"/>
    <w:rsid w:val="001A7CFB"/>
    <w:rsid w:val="001B55E6"/>
    <w:rsid w:val="001C2A20"/>
    <w:rsid w:val="001C42A4"/>
    <w:rsid w:val="001D270B"/>
    <w:rsid w:val="001E1F44"/>
    <w:rsid w:val="001E2F1D"/>
    <w:rsid w:val="001F34DD"/>
    <w:rsid w:val="001F4F12"/>
    <w:rsid w:val="00206F29"/>
    <w:rsid w:val="00220C2F"/>
    <w:rsid w:val="00225C03"/>
    <w:rsid w:val="00226C3E"/>
    <w:rsid w:val="0024037D"/>
    <w:rsid w:val="00244DA4"/>
    <w:rsid w:val="0025122C"/>
    <w:rsid w:val="00261312"/>
    <w:rsid w:val="00261355"/>
    <w:rsid w:val="00265AE9"/>
    <w:rsid w:val="00270456"/>
    <w:rsid w:val="00270DD1"/>
    <w:rsid w:val="00272D0D"/>
    <w:rsid w:val="00275FBA"/>
    <w:rsid w:val="0028323A"/>
    <w:rsid w:val="00286C07"/>
    <w:rsid w:val="00290CA2"/>
    <w:rsid w:val="002B2EB9"/>
    <w:rsid w:val="002B51BB"/>
    <w:rsid w:val="002C411A"/>
    <w:rsid w:val="002D3382"/>
    <w:rsid w:val="002F2E91"/>
    <w:rsid w:val="00311202"/>
    <w:rsid w:val="00316714"/>
    <w:rsid w:val="0032034B"/>
    <w:rsid w:val="00321459"/>
    <w:rsid w:val="00322D78"/>
    <w:rsid w:val="00326F18"/>
    <w:rsid w:val="0033172A"/>
    <w:rsid w:val="00333D78"/>
    <w:rsid w:val="00350DE3"/>
    <w:rsid w:val="0035335E"/>
    <w:rsid w:val="00353DC0"/>
    <w:rsid w:val="00355F82"/>
    <w:rsid w:val="00360886"/>
    <w:rsid w:val="00361644"/>
    <w:rsid w:val="00373986"/>
    <w:rsid w:val="003761B2"/>
    <w:rsid w:val="0037755E"/>
    <w:rsid w:val="003908C7"/>
    <w:rsid w:val="003A7E6D"/>
    <w:rsid w:val="003C350A"/>
    <w:rsid w:val="003D25C7"/>
    <w:rsid w:val="003D3A92"/>
    <w:rsid w:val="003E2374"/>
    <w:rsid w:val="00414300"/>
    <w:rsid w:val="0042510E"/>
    <w:rsid w:val="004572FD"/>
    <w:rsid w:val="004574F2"/>
    <w:rsid w:val="004703FA"/>
    <w:rsid w:val="00471129"/>
    <w:rsid w:val="00477461"/>
    <w:rsid w:val="00480FD6"/>
    <w:rsid w:val="00481C64"/>
    <w:rsid w:val="00483622"/>
    <w:rsid w:val="00495581"/>
    <w:rsid w:val="00497656"/>
    <w:rsid w:val="004B2145"/>
    <w:rsid w:val="004B3485"/>
    <w:rsid w:val="004B3FFC"/>
    <w:rsid w:val="004C207C"/>
    <w:rsid w:val="004C7BCD"/>
    <w:rsid w:val="004D3727"/>
    <w:rsid w:val="004D3DE9"/>
    <w:rsid w:val="004D4007"/>
    <w:rsid w:val="004E1743"/>
    <w:rsid w:val="004E1770"/>
    <w:rsid w:val="004E3C54"/>
    <w:rsid w:val="00510BBB"/>
    <w:rsid w:val="00521EBA"/>
    <w:rsid w:val="00554B1E"/>
    <w:rsid w:val="00560EC5"/>
    <w:rsid w:val="00563499"/>
    <w:rsid w:val="00584652"/>
    <w:rsid w:val="00591F5B"/>
    <w:rsid w:val="005A6EF8"/>
    <w:rsid w:val="005B12FD"/>
    <w:rsid w:val="005B33F4"/>
    <w:rsid w:val="005C2AEB"/>
    <w:rsid w:val="005D39F0"/>
    <w:rsid w:val="005D5E46"/>
    <w:rsid w:val="005E04E3"/>
    <w:rsid w:val="005E45B4"/>
    <w:rsid w:val="005F194B"/>
    <w:rsid w:val="0060020C"/>
    <w:rsid w:val="00600897"/>
    <w:rsid w:val="0060495D"/>
    <w:rsid w:val="00611930"/>
    <w:rsid w:val="00620888"/>
    <w:rsid w:val="006234C9"/>
    <w:rsid w:val="00623E7C"/>
    <w:rsid w:val="006247D8"/>
    <w:rsid w:val="00631E49"/>
    <w:rsid w:val="00637C3A"/>
    <w:rsid w:val="00640A47"/>
    <w:rsid w:val="00660912"/>
    <w:rsid w:val="00667A02"/>
    <w:rsid w:val="00672A33"/>
    <w:rsid w:val="006846BB"/>
    <w:rsid w:val="00697AF3"/>
    <w:rsid w:val="006A64B9"/>
    <w:rsid w:val="006B299C"/>
    <w:rsid w:val="006B48DE"/>
    <w:rsid w:val="006D2E70"/>
    <w:rsid w:val="006D73C0"/>
    <w:rsid w:val="006E5FC4"/>
    <w:rsid w:val="006F176D"/>
    <w:rsid w:val="006F6D18"/>
    <w:rsid w:val="0070293D"/>
    <w:rsid w:val="00705264"/>
    <w:rsid w:val="007105A7"/>
    <w:rsid w:val="00723A45"/>
    <w:rsid w:val="007359C2"/>
    <w:rsid w:val="00737335"/>
    <w:rsid w:val="007471DF"/>
    <w:rsid w:val="007578E0"/>
    <w:rsid w:val="00760A87"/>
    <w:rsid w:val="00766A5C"/>
    <w:rsid w:val="0076732B"/>
    <w:rsid w:val="00770BAB"/>
    <w:rsid w:val="00770E74"/>
    <w:rsid w:val="00771839"/>
    <w:rsid w:val="00782978"/>
    <w:rsid w:val="007915C2"/>
    <w:rsid w:val="00792897"/>
    <w:rsid w:val="007D16B9"/>
    <w:rsid w:val="007D34D1"/>
    <w:rsid w:val="007D41B8"/>
    <w:rsid w:val="007D7562"/>
    <w:rsid w:val="007E77FA"/>
    <w:rsid w:val="007F012F"/>
    <w:rsid w:val="007F335D"/>
    <w:rsid w:val="00803334"/>
    <w:rsid w:val="00807E68"/>
    <w:rsid w:val="00811EF6"/>
    <w:rsid w:val="008179A7"/>
    <w:rsid w:val="00830880"/>
    <w:rsid w:val="00834B99"/>
    <w:rsid w:val="00835E36"/>
    <w:rsid w:val="00841E80"/>
    <w:rsid w:val="00843B4E"/>
    <w:rsid w:val="00845CF9"/>
    <w:rsid w:val="00846215"/>
    <w:rsid w:val="0085095B"/>
    <w:rsid w:val="00861144"/>
    <w:rsid w:val="00865B58"/>
    <w:rsid w:val="00867807"/>
    <w:rsid w:val="00876E67"/>
    <w:rsid w:val="00883DBD"/>
    <w:rsid w:val="008954B7"/>
    <w:rsid w:val="008974A1"/>
    <w:rsid w:val="008B0D60"/>
    <w:rsid w:val="008B65C5"/>
    <w:rsid w:val="008C478D"/>
    <w:rsid w:val="008D3FE4"/>
    <w:rsid w:val="008E558E"/>
    <w:rsid w:val="008E73C3"/>
    <w:rsid w:val="008E7445"/>
    <w:rsid w:val="008F3472"/>
    <w:rsid w:val="009018AF"/>
    <w:rsid w:val="00901C3D"/>
    <w:rsid w:val="00905358"/>
    <w:rsid w:val="00910ABC"/>
    <w:rsid w:val="009157D0"/>
    <w:rsid w:val="00930011"/>
    <w:rsid w:val="00933458"/>
    <w:rsid w:val="009407D6"/>
    <w:rsid w:val="00945875"/>
    <w:rsid w:val="00946AFE"/>
    <w:rsid w:val="00960872"/>
    <w:rsid w:val="00967765"/>
    <w:rsid w:val="00970EE6"/>
    <w:rsid w:val="0097317C"/>
    <w:rsid w:val="00973E10"/>
    <w:rsid w:val="00976FDA"/>
    <w:rsid w:val="009853F8"/>
    <w:rsid w:val="00993370"/>
    <w:rsid w:val="0099745B"/>
    <w:rsid w:val="009A1FC7"/>
    <w:rsid w:val="009A6183"/>
    <w:rsid w:val="009A6B7A"/>
    <w:rsid w:val="009B03A9"/>
    <w:rsid w:val="009D0AA5"/>
    <w:rsid w:val="009D5E9D"/>
    <w:rsid w:val="009E6796"/>
    <w:rsid w:val="009F25DE"/>
    <w:rsid w:val="00A068BC"/>
    <w:rsid w:val="00A15F86"/>
    <w:rsid w:val="00A3143A"/>
    <w:rsid w:val="00A44C20"/>
    <w:rsid w:val="00A45186"/>
    <w:rsid w:val="00A51CDF"/>
    <w:rsid w:val="00A62AF6"/>
    <w:rsid w:val="00A92E0A"/>
    <w:rsid w:val="00A944EB"/>
    <w:rsid w:val="00A95281"/>
    <w:rsid w:val="00A97FBE"/>
    <w:rsid w:val="00AB1636"/>
    <w:rsid w:val="00AC14EA"/>
    <w:rsid w:val="00AD4BD6"/>
    <w:rsid w:val="00AE44F0"/>
    <w:rsid w:val="00AE5803"/>
    <w:rsid w:val="00AE7883"/>
    <w:rsid w:val="00AF1351"/>
    <w:rsid w:val="00AF5C89"/>
    <w:rsid w:val="00B13CEA"/>
    <w:rsid w:val="00B2245F"/>
    <w:rsid w:val="00B27FB8"/>
    <w:rsid w:val="00B30B53"/>
    <w:rsid w:val="00B43889"/>
    <w:rsid w:val="00B45D6D"/>
    <w:rsid w:val="00B50909"/>
    <w:rsid w:val="00B568F3"/>
    <w:rsid w:val="00B57C30"/>
    <w:rsid w:val="00B62134"/>
    <w:rsid w:val="00B637BF"/>
    <w:rsid w:val="00B64DD8"/>
    <w:rsid w:val="00B67609"/>
    <w:rsid w:val="00B73393"/>
    <w:rsid w:val="00B73DFF"/>
    <w:rsid w:val="00B75F00"/>
    <w:rsid w:val="00B8418B"/>
    <w:rsid w:val="00B90221"/>
    <w:rsid w:val="00B91FF7"/>
    <w:rsid w:val="00B97AF3"/>
    <w:rsid w:val="00BA0DAF"/>
    <w:rsid w:val="00BA7D32"/>
    <w:rsid w:val="00BD203D"/>
    <w:rsid w:val="00BD41BC"/>
    <w:rsid w:val="00BE1E4D"/>
    <w:rsid w:val="00BE3718"/>
    <w:rsid w:val="00BF3755"/>
    <w:rsid w:val="00BF7DD4"/>
    <w:rsid w:val="00C01180"/>
    <w:rsid w:val="00C0281A"/>
    <w:rsid w:val="00C21FFB"/>
    <w:rsid w:val="00C3406C"/>
    <w:rsid w:val="00C34122"/>
    <w:rsid w:val="00C405E1"/>
    <w:rsid w:val="00C43D5B"/>
    <w:rsid w:val="00C52EDA"/>
    <w:rsid w:val="00C537C6"/>
    <w:rsid w:val="00C70E42"/>
    <w:rsid w:val="00C74EC6"/>
    <w:rsid w:val="00C77DFA"/>
    <w:rsid w:val="00C9199F"/>
    <w:rsid w:val="00C926DC"/>
    <w:rsid w:val="00C92BE0"/>
    <w:rsid w:val="00CA3208"/>
    <w:rsid w:val="00CA745A"/>
    <w:rsid w:val="00CB5824"/>
    <w:rsid w:val="00CC647E"/>
    <w:rsid w:val="00CD6856"/>
    <w:rsid w:val="00CF7794"/>
    <w:rsid w:val="00D03A56"/>
    <w:rsid w:val="00D15B62"/>
    <w:rsid w:val="00D160A6"/>
    <w:rsid w:val="00D22937"/>
    <w:rsid w:val="00D26436"/>
    <w:rsid w:val="00D45E83"/>
    <w:rsid w:val="00D468C8"/>
    <w:rsid w:val="00D47F10"/>
    <w:rsid w:val="00D50CFC"/>
    <w:rsid w:val="00D60AB4"/>
    <w:rsid w:val="00D6625A"/>
    <w:rsid w:val="00D663AE"/>
    <w:rsid w:val="00D6778B"/>
    <w:rsid w:val="00D7154D"/>
    <w:rsid w:val="00D71B23"/>
    <w:rsid w:val="00D772AD"/>
    <w:rsid w:val="00D807CE"/>
    <w:rsid w:val="00D92327"/>
    <w:rsid w:val="00D956BD"/>
    <w:rsid w:val="00D96566"/>
    <w:rsid w:val="00D9699C"/>
    <w:rsid w:val="00DA08D3"/>
    <w:rsid w:val="00DB14AD"/>
    <w:rsid w:val="00DB2A59"/>
    <w:rsid w:val="00DC1890"/>
    <w:rsid w:val="00DD0BDE"/>
    <w:rsid w:val="00DD5B54"/>
    <w:rsid w:val="00DE0428"/>
    <w:rsid w:val="00DF0C35"/>
    <w:rsid w:val="00DF0C62"/>
    <w:rsid w:val="00DF1B93"/>
    <w:rsid w:val="00DF3787"/>
    <w:rsid w:val="00DF55CB"/>
    <w:rsid w:val="00E10750"/>
    <w:rsid w:val="00E11AB9"/>
    <w:rsid w:val="00E17B02"/>
    <w:rsid w:val="00E21336"/>
    <w:rsid w:val="00E33A90"/>
    <w:rsid w:val="00E34694"/>
    <w:rsid w:val="00E355A2"/>
    <w:rsid w:val="00E44C75"/>
    <w:rsid w:val="00E502AE"/>
    <w:rsid w:val="00E56A06"/>
    <w:rsid w:val="00E6035E"/>
    <w:rsid w:val="00E613A2"/>
    <w:rsid w:val="00E66637"/>
    <w:rsid w:val="00E7286D"/>
    <w:rsid w:val="00E7570E"/>
    <w:rsid w:val="00E80483"/>
    <w:rsid w:val="00E854BC"/>
    <w:rsid w:val="00E87108"/>
    <w:rsid w:val="00EA49FF"/>
    <w:rsid w:val="00EB00F1"/>
    <w:rsid w:val="00EC2CFF"/>
    <w:rsid w:val="00EC3B14"/>
    <w:rsid w:val="00EC4C89"/>
    <w:rsid w:val="00EE3A48"/>
    <w:rsid w:val="00EE5185"/>
    <w:rsid w:val="00EF18DC"/>
    <w:rsid w:val="00EF2693"/>
    <w:rsid w:val="00EF5439"/>
    <w:rsid w:val="00F02027"/>
    <w:rsid w:val="00F10452"/>
    <w:rsid w:val="00F116E9"/>
    <w:rsid w:val="00F127FC"/>
    <w:rsid w:val="00F1598D"/>
    <w:rsid w:val="00F21D58"/>
    <w:rsid w:val="00F22586"/>
    <w:rsid w:val="00F245BA"/>
    <w:rsid w:val="00F26865"/>
    <w:rsid w:val="00F34F96"/>
    <w:rsid w:val="00F434AD"/>
    <w:rsid w:val="00F5394A"/>
    <w:rsid w:val="00F56584"/>
    <w:rsid w:val="00F568AE"/>
    <w:rsid w:val="00F57026"/>
    <w:rsid w:val="00F6633A"/>
    <w:rsid w:val="00F749CB"/>
    <w:rsid w:val="00F77DB1"/>
    <w:rsid w:val="00F97E36"/>
    <w:rsid w:val="00FA4D10"/>
    <w:rsid w:val="00FA7136"/>
    <w:rsid w:val="00FB5E5A"/>
    <w:rsid w:val="00FC4279"/>
    <w:rsid w:val="00FD3577"/>
    <w:rsid w:val="00FF6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FA25"/>
  <w15:chartTrackingRefBased/>
  <w15:docId w15:val="{4314B56F-42D3-7147-9EC6-EBAE6621A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5BA"/>
  </w:style>
  <w:style w:type="paragraph" w:styleId="Heading1">
    <w:name w:val="heading 1"/>
    <w:basedOn w:val="Normal"/>
    <w:next w:val="Normal"/>
    <w:link w:val="Heading1Char"/>
    <w:uiPriority w:val="9"/>
    <w:qFormat/>
    <w:rsid w:val="001807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07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07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807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7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7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7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7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7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7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07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7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807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7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7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7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7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7AE"/>
    <w:rPr>
      <w:rFonts w:eastAsiaTheme="majorEastAsia" w:cstheme="majorBidi"/>
      <w:color w:val="272727" w:themeColor="text1" w:themeTint="D8"/>
    </w:rPr>
  </w:style>
  <w:style w:type="paragraph" w:styleId="Title">
    <w:name w:val="Title"/>
    <w:basedOn w:val="Normal"/>
    <w:next w:val="Normal"/>
    <w:link w:val="TitleChar"/>
    <w:uiPriority w:val="10"/>
    <w:qFormat/>
    <w:rsid w:val="001807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7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7A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7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7A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807AE"/>
    <w:rPr>
      <w:i/>
      <w:iCs/>
      <w:color w:val="404040" w:themeColor="text1" w:themeTint="BF"/>
    </w:rPr>
  </w:style>
  <w:style w:type="paragraph" w:styleId="ListParagraph">
    <w:name w:val="List Paragraph"/>
    <w:basedOn w:val="Normal"/>
    <w:uiPriority w:val="34"/>
    <w:qFormat/>
    <w:rsid w:val="001807AE"/>
    <w:pPr>
      <w:ind w:left="720"/>
      <w:contextualSpacing/>
    </w:pPr>
  </w:style>
  <w:style w:type="character" w:styleId="IntenseEmphasis">
    <w:name w:val="Intense Emphasis"/>
    <w:basedOn w:val="DefaultParagraphFont"/>
    <w:uiPriority w:val="21"/>
    <w:qFormat/>
    <w:rsid w:val="001807AE"/>
    <w:rPr>
      <w:i/>
      <w:iCs/>
      <w:color w:val="0F4761" w:themeColor="accent1" w:themeShade="BF"/>
    </w:rPr>
  </w:style>
  <w:style w:type="paragraph" w:styleId="IntenseQuote">
    <w:name w:val="Intense Quote"/>
    <w:basedOn w:val="Normal"/>
    <w:next w:val="Normal"/>
    <w:link w:val="IntenseQuoteChar"/>
    <w:uiPriority w:val="30"/>
    <w:qFormat/>
    <w:rsid w:val="001807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7AE"/>
    <w:rPr>
      <w:i/>
      <w:iCs/>
      <w:color w:val="0F4761" w:themeColor="accent1" w:themeShade="BF"/>
    </w:rPr>
  </w:style>
  <w:style w:type="character" w:styleId="IntenseReference">
    <w:name w:val="Intense Reference"/>
    <w:basedOn w:val="DefaultParagraphFont"/>
    <w:uiPriority w:val="32"/>
    <w:qFormat/>
    <w:rsid w:val="001807AE"/>
    <w:rPr>
      <w:b/>
      <w:bCs/>
      <w:smallCaps/>
      <w:color w:val="0F4761" w:themeColor="accent1" w:themeShade="BF"/>
      <w:spacing w:val="5"/>
    </w:rPr>
  </w:style>
  <w:style w:type="character" w:styleId="CommentReference">
    <w:name w:val="annotation reference"/>
    <w:basedOn w:val="DefaultParagraphFont"/>
    <w:uiPriority w:val="99"/>
    <w:semiHidden/>
    <w:unhideWhenUsed/>
    <w:rsid w:val="001807AE"/>
    <w:rPr>
      <w:sz w:val="16"/>
      <w:szCs w:val="16"/>
    </w:rPr>
  </w:style>
  <w:style w:type="paragraph" w:styleId="NormalWeb">
    <w:name w:val="Normal (Web)"/>
    <w:basedOn w:val="Normal"/>
    <w:uiPriority w:val="99"/>
    <w:unhideWhenUsed/>
    <w:rsid w:val="009F25D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F25DE"/>
    <w:rPr>
      <w:b/>
      <w:bCs/>
    </w:rPr>
  </w:style>
  <w:style w:type="paragraph" w:styleId="CommentText">
    <w:name w:val="annotation text"/>
    <w:basedOn w:val="Normal"/>
    <w:link w:val="CommentTextChar"/>
    <w:uiPriority w:val="99"/>
    <w:unhideWhenUsed/>
    <w:rsid w:val="00F77DB1"/>
    <w:pPr>
      <w:spacing w:after="120"/>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F77DB1"/>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77DB1"/>
    <w:pPr>
      <w:spacing w:after="0"/>
    </w:pPr>
    <w:rPr>
      <w:rFonts w:asciiTheme="minorHAnsi" w:eastAsiaTheme="minorHAnsi" w:hAnsiTheme="minorHAnsi" w:cstheme="minorBidi"/>
      <w:b/>
      <w:bCs/>
      <w:kern w:val="2"/>
      <w14:ligatures w14:val="standardContextual"/>
    </w:rPr>
  </w:style>
  <w:style w:type="character" w:customStyle="1" w:styleId="CommentSubjectChar">
    <w:name w:val="Comment Subject Char"/>
    <w:basedOn w:val="CommentTextChar"/>
    <w:link w:val="CommentSubject"/>
    <w:uiPriority w:val="99"/>
    <w:semiHidden/>
    <w:rsid w:val="00F77DB1"/>
    <w:rPr>
      <w:rFonts w:ascii="Calibri" w:eastAsia="Calibri" w:hAnsi="Calibri" w:cs="Calibri"/>
      <w:b/>
      <w:bCs/>
      <w:kern w:val="0"/>
      <w:sz w:val="20"/>
      <w:szCs w:val="20"/>
      <w14:ligatures w14:val="none"/>
    </w:rPr>
  </w:style>
  <w:style w:type="table" w:styleId="TableGrid">
    <w:name w:val="Table Grid"/>
    <w:basedOn w:val="TableNormal"/>
    <w:uiPriority w:val="39"/>
    <w:rsid w:val="00563499"/>
    <w:pPr>
      <w:spacing w:after="120"/>
    </w:pPr>
    <w:rPr>
      <w:rFonts w:ascii="Calibri" w:eastAsia="Calibri" w:hAnsi="Calibri" w:cs="Calibr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E33A90"/>
    <w:pPr>
      <w:spacing w:after="120"/>
    </w:pPr>
  </w:style>
  <w:style w:type="character" w:customStyle="1" w:styleId="BodyTextChar">
    <w:name w:val="Body Text Char"/>
    <w:basedOn w:val="DefaultParagraphFont"/>
    <w:link w:val="BodyText"/>
    <w:uiPriority w:val="99"/>
    <w:semiHidden/>
    <w:rsid w:val="00E33A90"/>
  </w:style>
  <w:style w:type="character" w:styleId="Hyperlink">
    <w:name w:val="Hyperlink"/>
    <w:basedOn w:val="DefaultParagraphFont"/>
    <w:uiPriority w:val="99"/>
    <w:unhideWhenUsed/>
    <w:rsid w:val="00E33A90"/>
    <w:rPr>
      <w:color w:val="467886" w:themeColor="hyperlink"/>
      <w:u w:val="single"/>
    </w:rPr>
  </w:style>
  <w:style w:type="character" w:styleId="UnresolvedMention">
    <w:name w:val="Unresolved Mention"/>
    <w:basedOn w:val="DefaultParagraphFont"/>
    <w:uiPriority w:val="99"/>
    <w:semiHidden/>
    <w:unhideWhenUsed/>
    <w:rsid w:val="00E33A90"/>
    <w:rPr>
      <w:color w:val="605E5C"/>
      <w:shd w:val="clear" w:color="auto" w:fill="E1DFDD"/>
    </w:rPr>
  </w:style>
  <w:style w:type="paragraph" w:styleId="Header">
    <w:name w:val="header"/>
    <w:basedOn w:val="Normal"/>
    <w:link w:val="HeaderChar"/>
    <w:uiPriority w:val="99"/>
    <w:unhideWhenUsed/>
    <w:rsid w:val="000D7E9E"/>
    <w:pPr>
      <w:tabs>
        <w:tab w:val="center" w:pos="4680"/>
        <w:tab w:val="right" w:pos="9360"/>
      </w:tabs>
    </w:pPr>
  </w:style>
  <w:style w:type="character" w:customStyle="1" w:styleId="HeaderChar">
    <w:name w:val="Header Char"/>
    <w:basedOn w:val="DefaultParagraphFont"/>
    <w:link w:val="Header"/>
    <w:uiPriority w:val="99"/>
    <w:rsid w:val="000D7E9E"/>
  </w:style>
  <w:style w:type="paragraph" w:styleId="Footer">
    <w:name w:val="footer"/>
    <w:basedOn w:val="Normal"/>
    <w:link w:val="FooterChar"/>
    <w:uiPriority w:val="99"/>
    <w:unhideWhenUsed/>
    <w:rsid w:val="00D7154D"/>
    <w:pPr>
      <w:tabs>
        <w:tab w:val="center" w:pos="4680"/>
        <w:tab w:val="right" w:pos="9360"/>
      </w:tabs>
    </w:pPr>
    <w:rPr>
      <w:rFonts w:ascii="Times New Roman" w:hAnsi="Times New Roman"/>
      <w:sz w:val="22"/>
    </w:rPr>
  </w:style>
  <w:style w:type="character" w:customStyle="1" w:styleId="FooterChar">
    <w:name w:val="Footer Char"/>
    <w:basedOn w:val="DefaultParagraphFont"/>
    <w:link w:val="Footer"/>
    <w:uiPriority w:val="99"/>
    <w:rsid w:val="00D7154D"/>
    <w:rPr>
      <w:rFonts w:ascii="Times New Roman" w:hAnsi="Times New Roman"/>
      <w:sz w:val="22"/>
    </w:rPr>
  </w:style>
  <w:style w:type="paragraph" w:styleId="Revision">
    <w:name w:val="Revision"/>
    <w:hidden/>
    <w:uiPriority w:val="99"/>
    <w:semiHidden/>
    <w:rsid w:val="00CA745A"/>
  </w:style>
  <w:style w:type="paragraph" w:customStyle="1" w:styleId="EndNoteBibliographyTitle">
    <w:name w:val="EndNote Bibliography Title"/>
    <w:basedOn w:val="Normal"/>
    <w:link w:val="EndNoteBibliographyTitleChar"/>
    <w:rsid w:val="00321459"/>
    <w:pPr>
      <w:jc w:val="center"/>
    </w:pPr>
    <w:rPr>
      <w:rFonts w:ascii="Aptos" w:hAnsi="Aptos"/>
      <w:noProof/>
    </w:rPr>
  </w:style>
  <w:style w:type="character" w:customStyle="1" w:styleId="EndNoteBibliographyTitleChar">
    <w:name w:val="EndNote Bibliography Title Char"/>
    <w:basedOn w:val="DefaultParagraphFont"/>
    <w:link w:val="EndNoteBibliographyTitle"/>
    <w:rsid w:val="00321459"/>
    <w:rPr>
      <w:rFonts w:ascii="Aptos" w:hAnsi="Aptos"/>
      <w:noProof/>
    </w:rPr>
  </w:style>
  <w:style w:type="paragraph" w:customStyle="1" w:styleId="EndNoteBibliography">
    <w:name w:val="EndNote Bibliography"/>
    <w:basedOn w:val="Normal"/>
    <w:link w:val="EndNoteBibliographyChar"/>
    <w:rsid w:val="00321459"/>
    <w:pPr>
      <w:jc w:val="both"/>
    </w:pPr>
    <w:rPr>
      <w:rFonts w:ascii="Aptos" w:hAnsi="Aptos"/>
      <w:noProof/>
    </w:rPr>
  </w:style>
  <w:style w:type="character" w:customStyle="1" w:styleId="EndNoteBibliographyChar">
    <w:name w:val="EndNote Bibliography Char"/>
    <w:basedOn w:val="DefaultParagraphFont"/>
    <w:link w:val="EndNoteBibliography"/>
    <w:rsid w:val="00321459"/>
    <w:rPr>
      <w:rFonts w:ascii="Aptos" w:hAnsi="Apto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183629">
      <w:bodyDiv w:val="1"/>
      <w:marLeft w:val="0"/>
      <w:marRight w:val="0"/>
      <w:marTop w:val="0"/>
      <w:marBottom w:val="0"/>
      <w:divBdr>
        <w:top w:val="none" w:sz="0" w:space="0" w:color="auto"/>
        <w:left w:val="none" w:sz="0" w:space="0" w:color="auto"/>
        <w:bottom w:val="none" w:sz="0" w:space="0" w:color="auto"/>
        <w:right w:val="none" w:sz="0" w:space="0" w:color="auto"/>
      </w:divBdr>
    </w:div>
    <w:div w:id="148786596">
      <w:bodyDiv w:val="1"/>
      <w:marLeft w:val="0"/>
      <w:marRight w:val="0"/>
      <w:marTop w:val="0"/>
      <w:marBottom w:val="0"/>
      <w:divBdr>
        <w:top w:val="none" w:sz="0" w:space="0" w:color="auto"/>
        <w:left w:val="none" w:sz="0" w:space="0" w:color="auto"/>
        <w:bottom w:val="none" w:sz="0" w:space="0" w:color="auto"/>
        <w:right w:val="none" w:sz="0" w:space="0" w:color="auto"/>
      </w:divBdr>
    </w:div>
    <w:div w:id="286744805">
      <w:bodyDiv w:val="1"/>
      <w:marLeft w:val="0"/>
      <w:marRight w:val="0"/>
      <w:marTop w:val="0"/>
      <w:marBottom w:val="0"/>
      <w:divBdr>
        <w:top w:val="none" w:sz="0" w:space="0" w:color="auto"/>
        <w:left w:val="none" w:sz="0" w:space="0" w:color="auto"/>
        <w:bottom w:val="none" w:sz="0" w:space="0" w:color="auto"/>
        <w:right w:val="none" w:sz="0" w:space="0" w:color="auto"/>
      </w:divBdr>
    </w:div>
    <w:div w:id="435172396">
      <w:bodyDiv w:val="1"/>
      <w:marLeft w:val="0"/>
      <w:marRight w:val="0"/>
      <w:marTop w:val="0"/>
      <w:marBottom w:val="0"/>
      <w:divBdr>
        <w:top w:val="none" w:sz="0" w:space="0" w:color="auto"/>
        <w:left w:val="none" w:sz="0" w:space="0" w:color="auto"/>
        <w:bottom w:val="none" w:sz="0" w:space="0" w:color="auto"/>
        <w:right w:val="none" w:sz="0" w:space="0" w:color="auto"/>
      </w:divBdr>
    </w:div>
    <w:div w:id="618411102">
      <w:bodyDiv w:val="1"/>
      <w:marLeft w:val="0"/>
      <w:marRight w:val="0"/>
      <w:marTop w:val="0"/>
      <w:marBottom w:val="0"/>
      <w:divBdr>
        <w:top w:val="none" w:sz="0" w:space="0" w:color="auto"/>
        <w:left w:val="none" w:sz="0" w:space="0" w:color="auto"/>
        <w:bottom w:val="none" w:sz="0" w:space="0" w:color="auto"/>
        <w:right w:val="none" w:sz="0" w:space="0" w:color="auto"/>
      </w:divBdr>
    </w:div>
    <w:div w:id="771627758">
      <w:bodyDiv w:val="1"/>
      <w:marLeft w:val="0"/>
      <w:marRight w:val="0"/>
      <w:marTop w:val="0"/>
      <w:marBottom w:val="0"/>
      <w:divBdr>
        <w:top w:val="none" w:sz="0" w:space="0" w:color="auto"/>
        <w:left w:val="none" w:sz="0" w:space="0" w:color="auto"/>
        <w:bottom w:val="none" w:sz="0" w:space="0" w:color="auto"/>
        <w:right w:val="none" w:sz="0" w:space="0" w:color="auto"/>
      </w:divBdr>
    </w:div>
    <w:div w:id="777990445">
      <w:bodyDiv w:val="1"/>
      <w:marLeft w:val="0"/>
      <w:marRight w:val="0"/>
      <w:marTop w:val="0"/>
      <w:marBottom w:val="0"/>
      <w:divBdr>
        <w:top w:val="none" w:sz="0" w:space="0" w:color="auto"/>
        <w:left w:val="none" w:sz="0" w:space="0" w:color="auto"/>
        <w:bottom w:val="none" w:sz="0" w:space="0" w:color="auto"/>
        <w:right w:val="none" w:sz="0" w:space="0" w:color="auto"/>
      </w:divBdr>
    </w:div>
    <w:div w:id="810638110">
      <w:bodyDiv w:val="1"/>
      <w:marLeft w:val="0"/>
      <w:marRight w:val="0"/>
      <w:marTop w:val="0"/>
      <w:marBottom w:val="0"/>
      <w:divBdr>
        <w:top w:val="none" w:sz="0" w:space="0" w:color="auto"/>
        <w:left w:val="none" w:sz="0" w:space="0" w:color="auto"/>
        <w:bottom w:val="none" w:sz="0" w:space="0" w:color="auto"/>
        <w:right w:val="none" w:sz="0" w:space="0" w:color="auto"/>
      </w:divBdr>
    </w:div>
    <w:div w:id="995062524">
      <w:bodyDiv w:val="1"/>
      <w:marLeft w:val="0"/>
      <w:marRight w:val="0"/>
      <w:marTop w:val="0"/>
      <w:marBottom w:val="0"/>
      <w:divBdr>
        <w:top w:val="none" w:sz="0" w:space="0" w:color="auto"/>
        <w:left w:val="none" w:sz="0" w:space="0" w:color="auto"/>
        <w:bottom w:val="none" w:sz="0" w:space="0" w:color="auto"/>
        <w:right w:val="none" w:sz="0" w:space="0" w:color="auto"/>
      </w:divBdr>
    </w:div>
    <w:div w:id="1042557377">
      <w:bodyDiv w:val="1"/>
      <w:marLeft w:val="0"/>
      <w:marRight w:val="0"/>
      <w:marTop w:val="0"/>
      <w:marBottom w:val="0"/>
      <w:divBdr>
        <w:top w:val="none" w:sz="0" w:space="0" w:color="auto"/>
        <w:left w:val="none" w:sz="0" w:space="0" w:color="auto"/>
        <w:bottom w:val="none" w:sz="0" w:space="0" w:color="auto"/>
        <w:right w:val="none" w:sz="0" w:space="0" w:color="auto"/>
      </w:divBdr>
    </w:div>
    <w:div w:id="1054355179">
      <w:bodyDiv w:val="1"/>
      <w:marLeft w:val="0"/>
      <w:marRight w:val="0"/>
      <w:marTop w:val="0"/>
      <w:marBottom w:val="0"/>
      <w:divBdr>
        <w:top w:val="none" w:sz="0" w:space="0" w:color="auto"/>
        <w:left w:val="none" w:sz="0" w:space="0" w:color="auto"/>
        <w:bottom w:val="none" w:sz="0" w:space="0" w:color="auto"/>
        <w:right w:val="none" w:sz="0" w:space="0" w:color="auto"/>
      </w:divBdr>
    </w:div>
    <w:div w:id="1075665815">
      <w:bodyDiv w:val="1"/>
      <w:marLeft w:val="0"/>
      <w:marRight w:val="0"/>
      <w:marTop w:val="0"/>
      <w:marBottom w:val="0"/>
      <w:divBdr>
        <w:top w:val="none" w:sz="0" w:space="0" w:color="auto"/>
        <w:left w:val="none" w:sz="0" w:space="0" w:color="auto"/>
        <w:bottom w:val="none" w:sz="0" w:space="0" w:color="auto"/>
        <w:right w:val="none" w:sz="0" w:space="0" w:color="auto"/>
      </w:divBdr>
    </w:div>
    <w:div w:id="1113477661">
      <w:bodyDiv w:val="1"/>
      <w:marLeft w:val="0"/>
      <w:marRight w:val="0"/>
      <w:marTop w:val="0"/>
      <w:marBottom w:val="0"/>
      <w:divBdr>
        <w:top w:val="none" w:sz="0" w:space="0" w:color="auto"/>
        <w:left w:val="none" w:sz="0" w:space="0" w:color="auto"/>
        <w:bottom w:val="none" w:sz="0" w:space="0" w:color="auto"/>
        <w:right w:val="none" w:sz="0" w:space="0" w:color="auto"/>
      </w:divBdr>
    </w:div>
    <w:div w:id="1185243022">
      <w:bodyDiv w:val="1"/>
      <w:marLeft w:val="0"/>
      <w:marRight w:val="0"/>
      <w:marTop w:val="0"/>
      <w:marBottom w:val="0"/>
      <w:divBdr>
        <w:top w:val="none" w:sz="0" w:space="0" w:color="auto"/>
        <w:left w:val="none" w:sz="0" w:space="0" w:color="auto"/>
        <w:bottom w:val="none" w:sz="0" w:space="0" w:color="auto"/>
        <w:right w:val="none" w:sz="0" w:space="0" w:color="auto"/>
      </w:divBdr>
    </w:div>
    <w:div w:id="1206286414">
      <w:bodyDiv w:val="1"/>
      <w:marLeft w:val="0"/>
      <w:marRight w:val="0"/>
      <w:marTop w:val="0"/>
      <w:marBottom w:val="0"/>
      <w:divBdr>
        <w:top w:val="none" w:sz="0" w:space="0" w:color="auto"/>
        <w:left w:val="none" w:sz="0" w:space="0" w:color="auto"/>
        <w:bottom w:val="none" w:sz="0" w:space="0" w:color="auto"/>
        <w:right w:val="none" w:sz="0" w:space="0" w:color="auto"/>
      </w:divBdr>
      <w:divsChild>
        <w:div w:id="1995449018">
          <w:marLeft w:val="0"/>
          <w:marRight w:val="0"/>
          <w:marTop w:val="0"/>
          <w:marBottom w:val="0"/>
          <w:divBdr>
            <w:top w:val="none" w:sz="0" w:space="0" w:color="auto"/>
            <w:left w:val="none" w:sz="0" w:space="0" w:color="auto"/>
            <w:bottom w:val="none" w:sz="0" w:space="0" w:color="auto"/>
            <w:right w:val="none" w:sz="0" w:space="0" w:color="auto"/>
          </w:divBdr>
          <w:divsChild>
            <w:div w:id="1087917998">
              <w:marLeft w:val="0"/>
              <w:marRight w:val="0"/>
              <w:marTop w:val="0"/>
              <w:marBottom w:val="0"/>
              <w:divBdr>
                <w:top w:val="none" w:sz="0" w:space="0" w:color="auto"/>
                <w:left w:val="none" w:sz="0" w:space="0" w:color="auto"/>
                <w:bottom w:val="none" w:sz="0" w:space="0" w:color="auto"/>
                <w:right w:val="none" w:sz="0" w:space="0" w:color="auto"/>
              </w:divBdr>
              <w:divsChild>
                <w:div w:id="1506048163">
                  <w:marLeft w:val="0"/>
                  <w:marRight w:val="0"/>
                  <w:marTop w:val="0"/>
                  <w:marBottom w:val="0"/>
                  <w:divBdr>
                    <w:top w:val="none" w:sz="0" w:space="0" w:color="auto"/>
                    <w:left w:val="none" w:sz="0" w:space="0" w:color="auto"/>
                    <w:bottom w:val="none" w:sz="0" w:space="0" w:color="auto"/>
                    <w:right w:val="none" w:sz="0" w:space="0" w:color="auto"/>
                  </w:divBdr>
                  <w:divsChild>
                    <w:div w:id="1881086990">
                      <w:marLeft w:val="0"/>
                      <w:marRight w:val="0"/>
                      <w:marTop w:val="0"/>
                      <w:marBottom w:val="0"/>
                      <w:divBdr>
                        <w:top w:val="none" w:sz="0" w:space="0" w:color="auto"/>
                        <w:left w:val="none" w:sz="0" w:space="0" w:color="auto"/>
                        <w:bottom w:val="none" w:sz="0" w:space="0" w:color="auto"/>
                        <w:right w:val="none" w:sz="0" w:space="0" w:color="auto"/>
                      </w:divBdr>
                      <w:divsChild>
                        <w:div w:id="835271473">
                          <w:marLeft w:val="0"/>
                          <w:marRight w:val="0"/>
                          <w:marTop w:val="0"/>
                          <w:marBottom w:val="0"/>
                          <w:divBdr>
                            <w:top w:val="none" w:sz="0" w:space="0" w:color="auto"/>
                            <w:left w:val="none" w:sz="0" w:space="0" w:color="auto"/>
                            <w:bottom w:val="none" w:sz="0" w:space="0" w:color="auto"/>
                            <w:right w:val="none" w:sz="0" w:space="0" w:color="auto"/>
                          </w:divBdr>
                          <w:divsChild>
                            <w:div w:id="194484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284397">
      <w:bodyDiv w:val="1"/>
      <w:marLeft w:val="0"/>
      <w:marRight w:val="0"/>
      <w:marTop w:val="0"/>
      <w:marBottom w:val="0"/>
      <w:divBdr>
        <w:top w:val="none" w:sz="0" w:space="0" w:color="auto"/>
        <w:left w:val="none" w:sz="0" w:space="0" w:color="auto"/>
        <w:bottom w:val="none" w:sz="0" w:space="0" w:color="auto"/>
        <w:right w:val="none" w:sz="0" w:space="0" w:color="auto"/>
      </w:divBdr>
    </w:div>
    <w:div w:id="1287389722">
      <w:bodyDiv w:val="1"/>
      <w:marLeft w:val="0"/>
      <w:marRight w:val="0"/>
      <w:marTop w:val="0"/>
      <w:marBottom w:val="0"/>
      <w:divBdr>
        <w:top w:val="none" w:sz="0" w:space="0" w:color="auto"/>
        <w:left w:val="none" w:sz="0" w:space="0" w:color="auto"/>
        <w:bottom w:val="none" w:sz="0" w:space="0" w:color="auto"/>
        <w:right w:val="none" w:sz="0" w:space="0" w:color="auto"/>
      </w:divBdr>
    </w:div>
    <w:div w:id="1362050857">
      <w:bodyDiv w:val="1"/>
      <w:marLeft w:val="0"/>
      <w:marRight w:val="0"/>
      <w:marTop w:val="0"/>
      <w:marBottom w:val="0"/>
      <w:divBdr>
        <w:top w:val="none" w:sz="0" w:space="0" w:color="auto"/>
        <w:left w:val="none" w:sz="0" w:space="0" w:color="auto"/>
        <w:bottom w:val="none" w:sz="0" w:space="0" w:color="auto"/>
        <w:right w:val="none" w:sz="0" w:space="0" w:color="auto"/>
      </w:divBdr>
      <w:divsChild>
        <w:div w:id="1571306189">
          <w:marLeft w:val="0"/>
          <w:marRight w:val="0"/>
          <w:marTop w:val="0"/>
          <w:marBottom w:val="0"/>
          <w:divBdr>
            <w:top w:val="none" w:sz="0" w:space="0" w:color="auto"/>
            <w:left w:val="none" w:sz="0" w:space="0" w:color="auto"/>
            <w:bottom w:val="none" w:sz="0" w:space="0" w:color="auto"/>
            <w:right w:val="none" w:sz="0" w:space="0" w:color="auto"/>
          </w:divBdr>
          <w:divsChild>
            <w:div w:id="757407929">
              <w:marLeft w:val="0"/>
              <w:marRight w:val="0"/>
              <w:marTop w:val="0"/>
              <w:marBottom w:val="0"/>
              <w:divBdr>
                <w:top w:val="none" w:sz="0" w:space="0" w:color="auto"/>
                <w:left w:val="none" w:sz="0" w:space="0" w:color="auto"/>
                <w:bottom w:val="none" w:sz="0" w:space="0" w:color="auto"/>
                <w:right w:val="none" w:sz="0" w:space="0" w:color="auto"/>
              </w:divBdr>
              <w:divsChild>
                <w:div w:id="1642879857">
                  <w:marLeft w:val="0"/>
                  <w:marRight w:val="0"/>
                  <w:marTop w:val="0"/>
                  <w:marBottom w:val="0"/>
                  <w:divBdr>
                    <w:top w:val="none" w:sz="0" w:space="0" w:color="auto"/>
                    <w:left w:val="none" w:sz="0" w:space="0" w:color="auto"/>
                    <w:bottom w:val="none" w:sz="0" w:space="0" w:color="auto"/>
                    <w:right w:val="none" w:sz="0" w:space="0" w:color="auto"/>
                  </w:divBdr>
                  <w:divsChild>
                    <w:div w:id="1201892168">
                      <w:marLeft w:val="0"/>
                      <w:marRight w:val="0"/>
                      <w:marTop w:val="0"/>
                      <w:marBottom w:val="0"/>
                      <w:divBdr>
                        <w:top w:val="none" w:sz="0" w:space="0" w:color="auto"/>
                        <w:left w:val="none" w:sz="0" w:space="0" w:color="auto"/>
                        <w:bottom w:val="none" w:sz="0" w:space="0" w:color="auto"/>
                        <w:right w:val="none" w:sz="0" w:space="0" w:color="auto"/>
                      </w:divBdr>
                      <w:divsChild>
                        <w:div w:id="1934892253">
                          <w:marLeft w:val="0"/>
                          <w:marRight w:val="0"/>
                          <w:marTop w:val="0"/>
                          <w:marBottom w:val="0"/>
                          <w:divBdr>
                            <w:top w:val="none" w:sz="0" w:space="0" w:color="auto"/>
                            <w:left w:val="none" w:sz="0" w:space="0" w:color="auto"/>
                            <w:bottom w:val="none" w:sz="0" w:space="0" w:color="auto"/>
                            <w:right w:val="none" w:sz="0" w:space="0" w:color="auto"/>
                          </w:divBdr>
                          <w:divsChild>
                            <w:div w:id="19289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409763">
      <w:bodyDiv w:val="1"/>
      <w:marLeft w:val="0"/>
      <w:marRight w:val="0"/>
      <w:marTop w:val="0"/>
      <w:marBottom w:val="0"/>
      <w:divBdr>
        <w:top w:val="none" w:sz="0" w:space="0" w:color="auto"/>
        <w:left w:val="none" w:sz="0" w:space="0" w:color="auto"/>
        <w:bottom w:val="none" w:sz="0" w:space="0" w:color="auto"/>
        <w:right w:val="none" w:sz="0" w:space="0" w:color="auto"/>
      </w:divBdr>
    </w:div>
    <w:div w:id="1439255300">
      <w:bodyDiv w:val="1"/>
      <w:marLeft w:val="0"/>
      <w:marRight w:val="0"/>
      <w:marTop w:val="0"/>
      <w:marBottom w:val="0"/>
      <w:divBdr>
        <w:top w:val="none" w:sz="0" w:space="0" w:color="auto"/>
        <w:left w:val="none" w:sz="0" w:space="0" w:color="auto"/>
        <w:bottom w:val="none" w:sz="0" w:space="0" w:color="auto"/>
        <w:right w:val="none" w:sz="0" w:space="0" w:color="auto"/>
      </w:divBdr>
    </w:div>
    <w:div w:id="1449471672">
      <w:bodyDiv w:val="1"/>
      <w:marLeft w:val="0"/>
      <w:marRight w:val="0"/>
      <w:marTop w:val="0"/>
      <w:marBottom w:val="0"/>
      <w:divBdr>
        <w:top w:val="none" w:sz="0" w:space="0" w:color="auto"/>
        <w:left w:val="none" w:sz="0" w:space="0" w:color="auto"/>
        <w:bottom w:val="none" w:sz="0" w:space="0" w:color="auto"/>
        <w:right w:val="none" w:sz="0" w:space="0" w:color="auto"/>
      </w:divBdr>
    </w:div>
    <w:div w:id="1584025490">
      <w:bodyDiv w:val="1"/>
      <w:marLeft w:val="0"/>
      <w:marRight w:val="0"/>
      <w:marTop w:val="0"/>
      <w:marBottom w:val="0"/>
      <w:divBdr>
        <w:top w:val="none" w:sz="0" w:space="0" w:color="auto"/>
        <w:left w:val="none" w:sz="0" w:space="0" w:color="auto"/>
        <w:bottom w:val="none" w:sz="0" w:space="0" w:color="auto"/>
        <w:right w:val="none" w:sz="0" w:space="0" w:color="auto"/>
      </w:divBdr>
    </w:div>
    <w:div w:id="1627346828">
      <w:bodyDiv w:val="1"/>
      <w:marLeft w:val="0"/>
      <w:marRight w:val="0"/>
      <w:marTop w:val="0"/>
      <w:marBottom w:val="0"/>
      <w:divBdr>
        <w:top w:val="none" w:sz="0" w:space="0" w:color="auto"/>
        <w:left w:val="none" w:sz="0" w:space="0" w:color="auto"/>
        <w:bottom w:val="none" w:sz="0" w:space="0" w:color="auto"/>
        <w:right w:val="none" w:sz="0" w:space="0" w:color="auto"/>
      </w:divBdr>
    </w:div>
    <w:div w:id="1658262044">
      <w:bodyDiv w:val="1"/>
      <w:marLeft w:val="0"/>
      <w:marRight w:val="0"/>
      <w:marTop w:val="0"/>
      <w:marBottom w:val="0"/>
      <w:divBdr>
        <w:top w:val="none" w:sz="0" w:space="0" w:color="auto"/>
        <w:left w:val="none" w:sz="0" w:space="0" w:color="auto"/>
        <w:bottom w:val="none" w:sz="0" w:space="0" w:color="auto"/>
        <w:right w:val="none" w:sz="0" w:space="0" w:color="auto"/>
      </w:divBdr>
    </w:div>
    <w:div w:id="1882398217">
      <w:bodyDiv w:val="1"/>
      <w:marLeft w:val="0"/>
      <w:marRight w:val="0"/>
      <w:marTop w:val="0"/>
      <w:marBottom w:val="0"/>
      <w:divBdr>
        <w:top w:val="none" w:sz="0" w:space="0" w:color="auto"/>
        <w:left w:val="none" w:sz="0" w:space="0" w:color="auto"/>
        <w:bottom w:val="none" w:sz="0" w:space="0" w:color="auto"/>
        <w:right w:val="none" w:sz="0" w:space="0" w:color="auto"/>
      </w:divBdr>
    </w:div>
    <w:div w:id="1901939761">
      <w:bodyDiv w:val="1"/>
      <w:marLeft w:val="0"/>
      <w:marRight w:val="0"/>
      <w:marTop w:val="0"/>
      <w:marBottom w:val="0"/>
      <w:divBdr>
        <w:top w:val="none" w:sz="0" w:space="0" w:color="auto"/>
        <w:left w:val="none" w:sz="0" w:space="0" w:color="auto"/>
        <w:bottom w:val="none" w:sz="0" w:space="0" w:color="auto"/>
        <w:right w:val="none" w:sz="0" w:space="0" w:color="auto"/>
      </w:divBdr>
    </w:div>
    <w:div w:id="2049797044">
      <w:bodyDiv w:val="1"/>
      <w:marLeft w:val="0"/>
      <w:marRight w:val="0"/>
      <w:marTop w:val="0"/>
      <w:marBottom w:val="0"/>
      <w:divBdr>
        <w:top w:val="none" w:sz="0" w:space="0" w:color="auto"/>
        <w:left w:val="none" w:sz="0" w:space="0" w:color="auto"/>
        <w:bottom w:val="none" w:sz="0" w:space="0" w:color="auto"/>
        <w:right w:val="none" w:sz="0" w:space="0" w:color="auto"/>
      </w:divBdr>
    </w:div>
    <w:div w:id="2140494928">
      <w:bodyDiv w:val="1"/>
      <w:marLeft w:val="0"/>
      <w:marRight w:val="0"/>
      <w:marTop w:val="0"/>
      <w:marBottom w:val="0"/>
      <w:divBdr>
        <w:top w:val="none" w:sz="0" w:space="0" w:color="auto"/>
        <w:left w:val="none" w:sz="0" w:space="0" w:color="auto"/>
        <w:bottom w:val="none" w:sz="0" w:space="0" w:color="auto"/>
        <w:right w:val="none" w:sz="0" w:space="0" w:color="auto"/>
      </w:divBdr>
    </w:div>
    <w:div w:id="214716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diagramColors" Target="diagrams/colors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diagramQuickStyle" Target="diagrams/quickStyle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7.png"/><Relationship Id="rId28" Type="http://schemas.microsoft.com/office/2011/relationships/people" Target="people.xml"/><Relationship Id="rId10" Type="http://schemas.microsoft.com/office/2016/09/relationships/commentsIds" Target="commentsIds.xml"/><Relationship Id="rId19" Type="http://schemas.microsoft.com/office/2007/relationships/diagramDrawing" Target="diagrams/drawing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B603BE-B985-4341-BA47-A0AD9C8BE7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09F331D-6B0B-4AC0-84EB-68725974CBF6}">
      <dgm:prSet phldrT="[Text]"/>
      <dgm:spPr/>
      <dgm:t>
        <a:bodyPr/>
        <a:lstStyle/>
        <a:p>
          <a:r>
            <a:rPr lang="en-US"/>
            <a:t>CSUC</a:t>
          </a:r>
          <a:br>
            <a:rPr lang="en-US"/>
          </a:br>
          <a:r>
            <a:rPr lang="en-US"/>
            <a:t>(Prime &amp; PI)</a:t>
          </a:r>
        </a:p>
      </dgm:t>
    </dgm:pt>
    <dgm:pt modelId="{FC483FB8-7AA5-434F-9C31-AC6BDD3BD497}" type="parTrans" cxnId="{901F4167-7FD0-4C2F-AD61-E1A19BB4FBCC}">
      <dgm:prSet/>
      <dgm:spPr/>
      <dgm:t>
        <a:bodyPr/>
        <a:lstStyle/>
        <a:p>
          <a:endParaRPr lang="en-US"/>
        </a:p>
      </dgm:t>
    </dgm:pt>
    <dgm:pt modelId="{80A7B76F-AF8B-4231-9A80-5BB88A330B83}" type="sibTrans" cxnId="{901F4167-7FD0-4C2F-AD61-E1A19BB4FBCC}">
      <dgm:prSet/>
      <dgm:spPr/>
      <dgm:t>
        <a:bodyPr/>
        <a:lstStyle/>
        <a:p>
          <a:endParaRPr lang="en-US"/>
        </a:p>
      </dgm:t>
    </dgm:pt>
    <dgm:pt modelId="{CDFF609C-966D-4D48-BE68-3630C8C48CD1}" type="asst">
      <dgm:prSet phldrT="[Text]"/>
      <dgm:spPr/>
      <dgm:t>
        <a:bodyPr/>
        <a:lstStyle/>
        <a:p>
          <a:r>
            <a:rPr lang="en-US"/>
            <a:t>Momentum</a:t>
          </a:r>
          <a:br>
            <a:rPr lang="en-US"/>
          </a:br>
          <a:r>
            <a:rPr lang="en-US"/>
            <a:t>(Governance &amp; Grant Manager)</a:t>
          </a:r>
        </a:p>
      </dgm:t>
    </dgm:pt>
    <dgm:pt modelId="{76D22A56-81A4-46A5-88E7-014608B71EF9}" type="parTrans" cxnId="{CFA0F32B-850B-475F-9CD1-9DB72C084E7B}">
      <dgm:prSet/>
      <dgm:spPr/>
      <dgm:t>
        <a:bodyPr/>
        <a:lstStyle/>
        <a:p>
          <a:endParaRPr lang="en-US"/>
        </a:p>
      </dgm:t>
    </dgm:pt>
    <dgm:pt modelId="{F18C2C89-7342-4129-846B-1CDE707A6773}" type="sibTrans" cxnId="{CFA0F32B-850B-475F-9CD1-9DB72C084E7B}">
      <dgm:prSet/>
      <dgm:spPr/>
      <dgm:t>
        <a:bodyPr/>
        <a:lstStyle/>
        <a:p>
          <a:endParaRPr lang="en-US"/>
        </a:p>
      </dgm:t>
    </dgm:pt>
    <dgm:pt modelId="{334E4722-5377-4661-9459-09682404B617}">
      <dgm:prSet phldrT="[Text]"/>
      <dgm:spPr/>
      <dgm:t>
        <a:bodyPr/>
        <a:lstStyle/>
        <a:p>
          <a:r>
            <a:rPr lang="en-US"/>
            <a:t>CSUB (Workforce Development Lead Coordinator)</a:t>
          </a:r>
        </a:p>
      </dgm:t>
    </dgm:pt>
    <dgm:pt modelId="{C46A73BD-F844-4803-921E-F8AC4DA1D163}" type="parTrans" cxnId="{8D5358B7-8215-4317-AE0F-1D8B22A5F8FA}">
      <dgm:prSet/>
      <dgm:spPr/>
      <dgm:t>
        <a:bodyPr/>
        <a:lstStyle/>
        <a:p>
          <a:endParaRPr lang="en-US"/>
        </a:p>
      </dgm:t>
    </dgm:pt>
    <dgm:pt modelId="{CF4A8B6B-4788-442A-B248-EE98599F2760}" type="sibTrans" cxnId="{8D5358B7-8215-4317-AE0F-1D8B22A5F8FA}">
      <dgm:prSet/>
      <dgm:spPr/>
      <dgm:t>
        <a:bodyPr/>
        <a:lstStyle/>
        <a:p>
          <a:endParaRPr lang="en-US"/>
        </a:p>
      </dgm:t>
    </dgm:pt>
    <dgm:pt modelId="{710B9079-D33C-48B5-9198-3E13622DA7C4}">
      <dgm:prSet phldrT="[Text]"/>
      <dgm:spPr/>
      <dgm:t>
        <a:bodyPr/>
        <a:lstStyle/>
        <a:p>
          <a:r>
            <a:rPr lang="en-US"/>
            <a:t>LBNL/UCB (Innovation &amp; Technology Lead)</a:t>
          </a:r>
        </a:p>
      </dgm:t>
    </dgm:pt>
    <dgm:pt modelId="{AF955CF4-D153-4013-961E-1961F67C41A5}" type="parTrans" cxnId="{54C413FE-6861-49AE-8B85-DD2AB8A74162}">
      <dgm:prSet/>
      <dgm:spPr/>
      <dgm:t>
        <a:bodyPr/>
        <a:lstStyle/>
        <a:p>
          <a:endParaRPr lang="en-US"/>
        </a:p>
      </dgm:t>
    </dgm:pt>
    <dgm:pt modelId="{422D6053-7786-4599-A364-10D3A795E610}" type="sibTrans" cxnId="{54C413FE-6861-49AE-8B85-DD2AB8A74162}">
      <dgm:prSet/>
      <dgm:spPr/>
      <dgm:t>
        <a:bodyPr/>
        <a:lstStyle/>
        <a:p>
          <a:endParaRPr lang="en-US"/>
        </a:p>
      </dgm:t>
    </dgm:pt>
    <dgm:pt modelId="{13859EDD-FB7F-4DBA-886E-CB62DB227ABA}">
      <dgm:prSet phldrT="[Text]"/>
      <dgm:spPr/>
      <dgm:t>
        <a:bodyPr/>
        <a:lstStyle/>
        <a:p>
          <a:r>
            <a:rPr lang="en-US"/>
            <a:t>CMC (Project Director &amp; Industry Lead Coordinator)</a:t>
          </a:r>
        </a:p>
      </dgm:t>
    </dgm:pt>
    <dgm:pt modelId="{56F6068E-18C3-4C06-A00D-180718C3F3A0}" type="parTrans" cxnId="{01B5B890-C3B2-4409-8FCE-134D31B2CE7D}">
      <dgm:prSet/>
      <dgm:spPr/>
      <dgm:t>
        <a:bodyPr/>
        <a:lstStyle/>
        <a:p>
          <a:endParaRPr lang="en-US"/>
        </a:p>
      </dgm:t>
    </dgm:pt>
    <dgm:pt modelId="{2F058045-9B2F-4364-B3B9-5A3AF2246A6F}" type="sibTrans" cxnId="{01B5B890-C3B2-4409-8FCE-134D31B2CE7D}">
      <dgm:prSet/>
      <dgm:spPr/>
      <dgm:t>
        <a:bodyPr/>
        <a:lstStyle/>
        <a:p>
          <a:endParaRPr lang="en-US"/>
        </a:p>
      </dgm:t>
    </dgm:pt>
    <dgm:pt modelId="{5BA11FCC-A99F-394C-B56F-FFB2DA1D1091}">
      <dgm:prSet phldrT="[Text]"/>
      <dgm:spPr/>
      <dgm:t>
        <a:bodyPr/>
        <a:lstStyle/>
        <a:p>
          <a:r>
            <a:rPr lang="en-US"/>
            <a:t>LLNL</a:t>
          </a:r>
        </a:p>
      </dgm:t>
    </dgm:pt>
    <dgm:pt modelId="{B6640B82-CCBB-9C44-9230-78EA454C20A5}" type="parTrans" cxnId="{78EFCE52-094F-A04C-A9EF-9E31A48282D9}">
      <dgm:prSet/>
      <dgm:spPr/>
      <dgm:t>
        <a:bodyPr/>
        <a:lstStyle/>
        <a:p>
          <a:endParaRPr lang="en-US"/>
        </a:p>
      </dgm:t>
    </dgm:pt>
    <dgm:pt modelId="{FF303778-B418-DF41-93AC-E808884A1FF2}" type="sibTrans" cxnId="{78EFCE52-094F-A04C-A9EF-9E31A48282D9}">
      <dgm:prSet/>
      <dgm:spPr/>
      <dgm:t>
        <a:bodyPr/>
        <a:lstStyle/>
        <a:p>
          <a:endParaRPr lang="en-US"/>
        </a:p>
      </dgm:t>
    </dgm:pt>
    <dgm:pt modelId="{42F9E29D-3F18-A140-BFD8-75CB2BAB7A0D}">
      <dgm:prSet phldrT="[Text]"/>
      <dgm:spPr/>
      <dgm:t>
        <a:bodyPr/>
        <a:lstStyle/>
        <a:p>
          <a:r>
            <a:rPr lang="en-US"/>
            <a:t>CALSTART</a:t>
          </a:r>
        </a:p>
      </dgm:t>
    </dgm:pt>
    <dgm:pt modelId="{7574C547-3DD8-D741-B64E-590EA6437804}" type="parTrans" cxnId="{AC58C34A-A4BA-1041-8F11-45761BF015A0}">
      <dgm:prSet/>
      <dgm:spPr/>
      <dgm:t>
        <a:bodyPr/>
        <a:lstStyle/>
        <a:p>
          <a:endParaRPr lang="en-US"/>
        </a:p>
      </dgm:t>
    </dgm:pt>
    <dgm:pt modelId="{B70CD35E-2BEB-C741-A36C-1DEA3F66FF28}" type="sibTrans" cxnId="{AC58C34A-A4BA-1041-8F11-45761BF015A0}">
      <dgm:prSet/>
      <dgm:spPr/>
      <dgm:t>
        <a:bodyPr/>
        <a:lstStyle/>
        <a:p>
          <a:endParaRPr lang="en-US"/>
        </a:p>
      </dgm:t>
    </dgm:pt>
    <dgm:pt modelId="{8C659898-1723-1F44-BCD6-EF1AA52B2108}">
      <dgm:prSet phldrT="[Text]"/>
      <dgm:spPr/>
      <dgm:t>
        <a:bodyPr/>
        <a:lstStyle/>
        <a:p>
          <a:r>
            <a:rPr lang="en-US"/>
            <a:t>GSEC</a:t>
          </a:r>
        </a:p>
      </dgm:t>
    </dgm:pt>
    <dgm:pt modelId="{CBB9E7CA-CA4B-0146-9FD7-4570C4818846}" type="parTrans" cxnId="{C69CD215-0812-ED4C-8CF8-5902107154E7}">
      <dgm:prSet/>
      <dgm:spPr/>
      <dgm:t>
        <a:bodyPr/>
        <a:lstStyle/>
        <a:p>
          <a:endParaRPr lang="en-US"/>
        </a:p>
      </dgm:t>
    </dgm:pt>
    <dgm:pt modelId="{BA4EDACE-F566-E04C-A9A8-42C4F082B90D}" type="sibTrans" cxnId="{C69CD215-0812-ED4C-8CF8-5902107154E7}">
      <dgm:prSet/>
      <dgm:spPr/>
      <dgm:t>
        <a:bodyPr/>
        <a:lstStyle/>
        <a:p>
          <a:endParaRPr lang="en-US"/>
        </a:p>
      </dgm:t>
    </dgm:pt>
    <dgm:pt modelId="{328F9F89-4092-7D43-B6E4-E42C35049771}">
      <dgm:prSet phldrT="[Text]"/>
      <dgm:spPr/>
      <dgm:t>
        <a:bodyPr/>
        <a:lstStyle/>
        <a:p>
          <a:r>
            <a:rPr lang="en-US"/>
            <a:t>[TBD]</a:t>
          </a:r>
        </a:p>
        <a:p>
          <a:r>
            <a:rPr lang="en-US"/>
            <a:t>(Ogilvie Labs?) (Community Engagement Lead Coordinator)</a:t>
          </a:r>
        </a:p>
      </dgm:t>
    </dgm:pt>
    <dgm:pt modelId="{BFAF5A6F-8C62-044E-A370-A3CA14E36110}" type="parTrans" cxnId="{497C70B9-7CB1-AF4E-A11F-6B86A2D8C71E}">
      <dgm:prSet/>
      <dgm:spPr/>
      <dgm:t>
        <a:bodyPr/>
        <a:lstStyle/>
        <a:p>
          <a:endParaRPr lang="en-US"/>
        </a:p>
      </dgm:t>
    </dgm:pt>
    <dgm:pt modelId="{30C3AB12-E786-8D42-8587-7A0572DD9829}" type="sibTrans" cxnId="{497C70B9-7CB1-AF4E-A11F-6B86A2D8C71E}">
      <dgm:prSet/>
      <dgm:spPr/>
      <dgm:t>
        <a:bodyPr/>
        <a:lstStyle/>
        <a:p>
          <a:endParaRPr lang="en-US"/>
        </a:p>
      </dgm:t>
    </dgm:pt>
    <dgm:pt modelId="{6169438F-23EE-094F-B259-D3E21E9D621D}">
      <dgm:prSet phldrT="[Text]"/>
      <dgm:spPr/>
      <dgm:t>
        <a:bodyPr/>
        <a:lstStyle/>
        <a:p>
          <a:r>
            <a:rPr lang="en-US"/>
            <a:t>[TBD]</a:t>
          </a:r>
        </a:p>
      </dgm:t>
    </dgm:pt>
    <dgm:pt modelId="{871A0B22-3CA0-0047-9CE7-E99BEE25CFC4}" type="parTrans" cxnId="{447A4139-A52B-6646-8258-1C2050DAC0D4}">
      <dgm:prSet/>
      <dgm:spPr/>
      <dgm:t>
        <a:bodyPr/>
        <a:lstStyle/>
        <a:p>
          <a:endParaRPr lang="en-US"/>
        </a:p>
      </dgm:t>
    </dgm:pt>
    <dgm:pt modelId="{64B1C344-9518-D642-ABF2-0E6D05899529}" type="sibTrans" cxnId="{447A4139-A52B-6646-8258-1C2050DAC0D4}">
      <dgm:prSet/>
      <dgm:spPr/>
      <dgm:t>
        <a:bodyPr/>
        <a:lstStyle/>
        <a:p>
          <a:endParaRPr lang="en-US"/>
        </a:p>
      </dgm:t>
    </dgm:pt>
    <dgm:pt modelId="{6D3DD22E-5FB1-DF4A-9995-43AF1231B897}">
      <dgm:prSet phldrT="[Text]"/>
      <dgm:spPr/>
      <dgm:t>
        <a:bodyPr/>
        <a:lstStyle/>
        <a:p>
          <a:r>
            <a:rPr lang="en-US"/>
            <a:t>SLAC</a:t>
          </a:r>
        </a:p>
      </dgm:t>
    </dgm:pt>
    <dgm:pt modelId="{42F7B084-A5BD-9A49-9BFC-10E1F04C38A7}" type="parTrans" cxnId="{1BDF5DC8-9DE0-7E43-8194-937A5237CEB4}">
      <dgm:prSet/>
      <dgm:spPr/>
      <dgm:t>
        <a:bodyPr/>
        <a:lstStyle/>
        <a:p>
          <a:endParaRPr lang="en-US"/>
        </a:p>
      </dgm:t>
    </dgm:pt>
    <dgm:pt modelId="{A3440273-BE2D-5245-9823-C95506FA5FD2}" type="sibTrans" cxnId="{1BDF5DC8-9DE0-7E43-8194-937A5237CEB4}">
      <dgm:prSet/>
      <dgm:spPr/>
      <dgm:t>
        <a:bodyPr/>
        <a:lstStyle/>
        <a:p>
          <a:endParaRPr lang="en-US"/>
        </a:p>
      </dgm:t>
    </dgm:pt>
    <dgm:pt modelId="{4D8EC791-2AB1-EB4E-85DA-55EC047316E7}">
      <dgm:prSet phldrT="[Text]"/>
      <dgm:spPr/>
      <dgm:t>
        <a:bodyPr/>
        <a:lstStyle/>
        <a:p>
          <a:r>
            <a:rPr lang="en-US"/>
            <a:t>C2C</a:t>
          </a:r>
        </a:p>
      </dgm:t>
    </dgm:pt>
    <dgm:pt modelId="{3A9E91FB-FCD8-504D-8222-D3BD77C03325}" type="parTrans" cxnId="{D67D2DA9-3379-FB40-A3BE-0BC2572AC4BC}">
      <dgm:prSet/>
      <dgm:spPr/>
      <dgm:t>
        <a:bodyPr/>
        <a:lstStyle/>
        <a:p>
          <a:endParaRPr lang="en-US"/>
        </a:p>
      </dgm:t>
    </dgm:pt>
    <dgm:pt modelId="{485D6334-43D1-B944-A405-2D6A29C6E1A6}" type="sibTrans" cxnId="{D67D2DA9-3379-FB40-A3BE-0BC2572AC4BC}">
      <dgm:prSet/>
      <dgm:spPr/>
      <dgm:t>
        <a:bodyPr/>
        <a:lstStyle/>
        <a:p>
          <a:endParaRPr lang="en-US"/>
        </a:p>
      </dgm:t>
    </dgm:pt>
    <dgm:pt modelId="{DB2C5A38-0047-0546-B66E-1D86C3DDF0D0}">
      <dgm:prSet phldrT="[Text]"/>
      <dgm:spPr/>
      <dgm:t>
        <a:bodyPr/>
        <a:lstStyle/>
        <a:p>
          <a:r>
            <a:rPr lang="en-US"/>
            <a:t>LACI [TBD]</a:t>
          </a:r>
        </a:p>
      </dgm:t>
    </dgm:pt>
    <dgm:pt modelId="{D50AB504-E0BF-0F4E-B9E6-F3B820499AE9}" type="parTrans" cxnId="{09184C21-5767-9743-8665-227204B7F276}">
      <dgm:prSet/>
      <dgm:spPr/>
      <dgm:t>
        <a:bodyPr/>
        <a:lstStyle/>
        <a:p>
          <a:endParaRPr lang="en-US"/>
        </a:p>
      </dgm:t>
    </dgm:pt>
    <dgm:pt modelId="{05421C00-BB7B-A940-99A2-D41117099145}" type="sibTrans" cxnId="{09184C21-5767-9743-8665-227204B7F276}">
      <dgm:prSet/>
      <dgm:spPr/>
      <dgm:t>
        <a:bodyPr/>
        <a:lstStyle/>
        <a:p>
          <a:endParaRPr lang="en-US"/>
        </a:p>
      </dgm:t>
    </dgm:pt>
    <dgm:pt modelId="{3EBBDAED-A6CD-A94A-A000-164EF15C7096}">
      <dgm:prSet phldrT="[Text]"/>
      <dgm:spPr/>
      <dgm:t>
        <a:bodyPr/>
        <a:lstStyle/>
        <a:p>
          <a:r>
            <a:rPr lang="en-US"/>
            <a:t>NEX [TBD]</a:t>
          </a:r>
        </a:p>
      </dgm:t>
    </dgm:pt>
    <dgm:pt modelId="{22163890-1F9C-124A-84C6-4BDDCF3050DD}" type="parTrans" cxnId="{842DCCA9-0319-F142-842B-174DF4DC11FE}">
      <dgm:prSet/>
      <dgm:spPr/>
      <dgm:t>
        <a:bodyPr/>
        <a:lstStyle/>
        <a:p>
          <a:endParaRPr lang="en-US"/>
        </a:p>
      </dgm:t>
    </dgm:pt>
    <dgm:pt modelId="{C09E94E6-3CD2-5247-B214-3ABE2F7FDA1B}" type="sibTrans" cxnId="{842DCCA9-0319-F142-842B-174DF4DC11FE}">
      <dgm:prSet/>
      <dgm:spPr/>
      <dgm:t>
        <a:bodyPr/>
        <a:lstStyle/>
        <a:p>
          <a:endParaRPr lang="en-US"/>
        </a:p>
      </dgm:t>
    </dgm:pt>
    <dgm:pt modelId="{0735D67F-DB66-9546-BA07-2B3A78D7D16A}">
      <dgm:prSet phldrT="[Text]"/>
      <dgm:spPr/>
      <dgm:t>
        <a:bodyPr/>
        <a:lstStyle/>
        <a:p>
          <a:r>
            <a:rPr lang="en-US"/>
            <a:t>H2 Business Council (H2 Industry Lead)</a:t>
          </a:r>
        </a:p>
      </dgm:t>
    </dgm:pt>
    <dgm:pt modelId="{F79BA336-E026-1C45-98BB-D80602DBEA6E}" type="parTrans" cxnId="{DB697618-EA93-6547-8B30-0F28E1D0D2ED}">
      <dgm:prSet/>
      <dgm:spPr/>
      <dgm:t>
        <a:bodyPr/>
        <a:lstStyle/>
        <a:p>
          <a:endParaRPr lang="en-US"/>
        </a:p>
      </dgm:t>
    </dgm:pt>
    <dgm:pt modelId="{5D7F49FE-C5B0-4E49-B901-3DFE160763BF}" type="sibTrans" cxnId="{DB697618-EA93-6547-8B30-0F28E1D0D2ED}">
      <dgm:prSet/>
      <dgm:spPr/>
      <dgm:t>
        <a:bodyPr/>
        <a:lstStyle/>
        <a:p>
          <a:endParaRPr lang="en-US"/>
        </a:p>
      </dgm:t>
    </dgm:pt>
    <dgm:pt modelId="{F44FB110-6EA3-F243-8E1F-F689A7B10625}">
      <dgm:prSet phldrT="[Text]"/>
      <dgm:spPr/>
      <dgm:t>
        <a:bodyPr/>
        <a:lstStyle/>
        <a:p>
          <a:r>
            <a:rPr lang="en-US"/>
            <a:t>UC Davis [TBD] (Decarbonization Lead)</a:t>
          </a:r>
        </a:p>
      </dgm:t>
    </dgm:pt>
    <dgm:pt modelId="{C3646C23-5A18-6E44-BEA9-0378B55A8D96}" type="parTrans" cxnId="{AF9A917D-F15E-6440-89FB-F4DA23B4747A}">
      <dgm:prSet/>
      <dgm:spPr/>
      <dgm:t>
        <a:bodyPr/>
        <a:lstStyle/>
        <a:p>
          <a:endParaRPr lang="en-US"/>
        </a:p>
      </dgm:t>
    </dgm:pt>
    <dgm:pt modelId="{E4DBDD7C-B7C0-3B41-8111-CBDA29045D60}" type="sibTrans" cxnId="{AF9A917D-F15E-6440-89FB-F4DA23B4747A}">
      <dgm:prSet/>
      <dgm:spPr/>
      <dgm:t>
        <a:bodyPr/>
        <a:lstStyle/>
        <a:p>
          <a:endParaRPr lang="en-US"/>
        </a:p>
      </dgm:t>
    </dgm:pt>
    <dgm:pt modelId="{6E935DBF-CFE6-7D40-B405-FCBF83AB67F5}">
      <dgm:prSet phldrT="[Text]"/>
      <dgm:spPr/>
      <dgm:t>
        <a:bodyPr/>
        <a:lstStyle/>
        <a:p>
          <a:r>
            <a:rPr lang="en-US"/>
            <a:t>GO-Biz (Economic Development Lead Coordinator)</a:t>
          </a:r>
        </a:p>
      </dgm:t>
    </dgm:pt>
    <dgm:pt modelId="{276BF48F-9C62-E74A-9CF4-EED3B19A2B18}" type="parTrans" cxnId="{4AF9B60F-8602-264F-82FE-F96C341F4B26}">
      <dgm:prSet/>
      <dgm:spPr/>
      <dgm:t>
        <a:bodyPr/>
        <a:lstStyle/>
        <a:p>
          <a:endParaRPr lang="en-US"/>
        </a:p>
      </dgm:t>
    </dgm:pt>
    <dgm:pt modelId="{18F7CB21-1A9A-6E4D-8E31-6B29E55DF9FA}" type="sibTrans" cxnId="{4AF9B60F-8602-264F-82FE-F96C341F4B26}">
      <dgm:prSet/>
      <dgm:spPr/>
      <dgm:t>
        <a:bodyPr/>
        <a:lstStyle/>
        <a:p>
          <a:endParaRPr lang="en-US"/>
        </a:p>
      </dgm:t>
    </dgm:pt>
    <dgm:pt modelId="{B47FD0EB-5216-9C4A-90C6-F00524F5F4A3}">
      <dgm:prSet phldrT="[Text]"/>
      <dgm:spPr/>
      <dgm:t>
        <a:bodyPr/>
        <a:lstStyle/>
        <a:p>
          <a:r>
            <a:rPr lang="en-US"/>
            <a:t>CSUF</a:t>
          </a:r>
        </a:p>
      </dgm:t>
    </dgm:pt>
    <dgm:pt modelId="{49FDBA32-26B9-3D48-A5B7-C86146D5C06D}" type="parTrans" cxnId="{3A42A61E-E9A6-1444-9FF0-36B89DFF6249}">
      <dgm:prSet/>
      <dgm:spPr/>
      <dgm:t>
        <a:bodyPr/>
        <a:lstStyle/>
        <a:p>
          <a:endParaRPr lang="en-US"/>
        </a:p>
      </dgm:t>
    </dgm:pt>
    <dgm:pt modelId="{80DFB6EA-26A3-AE45-8B00-1AD515658179}" type="sibTrans" cxnId="{3A42A61E-E9A6-1444-9FF0-36B89DFF6249}">
      <dgm:prSet/>
      <dgm:spPr/>
      <dgm:t>
        <a:bodyPr/>
        <a:lstStyle/>
        <a:p>
          <a:endParaRPr lang="en-US"/>
        </a:p>
      </dgm:t>
    </dgm:pt>
    <dgm:pt modelId="{E0D3B5B6-B036-B94A-8181-7345C669D16D}">
      <dgm:prSet phldrT="[Text]"/>
      <dgm:spPr/>
      <dgm:t>
        <a:bodyPr/>
        <a:lstStyle/>
        <a:p>
          <a:r>
            <a:rPr lang="en-US"/>
            <a:t>Labor Partners</a:t>
          </a:r>
        </a:p>
      </dgm:t>
    </dgm:pt>
    <dgm:pt modelId="{0AED1ED5-9624-F048-A254-D95BFAD1D8EB}" type="parTrans" cxnId="{988300A9-4EDB-FE4D-8621-0062BFBC5C85}">
      <dgm:prSet/>
      <dgm:spPr/>
      <dgm:t>
        <a:bodyPr/>
        <a:lstStyle/>
        <a:p>
          <a:endParaRPr lang="en-US"/>
        </a:p>
      </dgm:t>
    </dgm:pt>
    <dgm:pt modelId="{716415FD-6967-6749-AE50-BA6DB0C1A141}" type="sibTrans" cxnId="{988300A9-4EDB-FE4D-8621-0062BFBC5C85}">
      <dgm:prSet/>
      <dgm:spPr/>
      <dgm:t>
        <a:bodyPr/>
        <a:lstStyle/>
        <a:p>
          <a:endParaRPr lang="en-US"/>
        </a:p>
      </dgm:t>
    </dgm:pt>
    <dgm:pt modelId="{DEAEC124-9A30-6C4B-9023-F64C72B7425E}">
      <dgm:prSet phldrT="[Text]"/>
      <dgm:spPr/>
      <dgm:t>
        <a:bodyPr/>
        <a:lstStyle/>
        <a:p>
          <a:r>
            <a:rPr lang="en-US"/>
            <a:t>CalForward</a:t>
          </a:r>
        </a:p>
      </dgm:t>
    </dgm:pt>
    <dgm:pt modelId="{B59F7528-512C-5249-8C78-B0A9FCDED33C}" type="parTrans" cxnId="{A8622BC0-6BC7-D14C-B9EE-E1AA9A8C6204}">
      <dgm:prSet/>
      <dgm:spPr/>
      <dgm:t>
        <a:bodyPr/>
        <a:lstStyle/>
        <a:p>
          <a:endParaRPr lang="en-US"/>
        </a:p>
      </dgm:t>
    </dgm:pt>
    <dgm:pt modelId="{CF340FD1-D2CF-0B4D-9BEA-83AECEE43535}" type="sibTrans" cxnId="{A8622BC0-6BC7-D14C-B9EE-E1AA9A8C6204}">
      <dgm:prSet/>
      <dgm:spPr/>
      <dgm:t>
        <a:bodyPr/>
        <a:lstStyle/>
        <a:p>
          <a:endParaRPr lang="en-US"/>
        </a:p>
      </dgm:t>
    </dgm:pt>
    <dgm:pt modelId="{921C8C7B-91F5-7F41-BC43-29B96F66B30C}">
      <dgm:prSet phldrT="[Text]"/>
      <dgm:spPr/>
      <dgm:t>
        <a:bodyPr/>
        <a:lstStyle/>
        <a:p>
          <a:r>
            <a:rPr lang="en-US"/>
            <a:t>B3K</a:t>
          </a:r>
        </a:p>
      </dgm:t>
    </dgm:pt>
    <dgm:pt modelId="{40349BEB-021D-164A-8AC2-E3FA2E49E227}" type="parTrans" cxnId="{C2C2EEA8-2A38-AF4C-80AA-9AF92BC812A3}">
      <dgm:prSet/>
      <dgm:spPr/>
      <dgm:t>
        <a:bodyPr/>
        <a:lstStyle/>
        <a:p>
          <a:endParaRPr lang="en-US"/>
        </a:p>
      </dgm:t>
    </dgm:pt>
    <dgm:pt modelId="{E1FBF5E4-1B98-F34C-9793-4C04465BD24B}" type="sibTrans" cxnId="{C2C2EEA8-2A38-AF4C-80AA-9AF92BC812A3}">
      <dgm:prSet/>
      <dgm:spPr/>
      <dgm:t>
        <a:bodyPr/>
        <a:lstStyle/>
        <a:p>
          <a:endParaRPr lang="en-US"/>
        </a:p>
      </dgm:t>
    </dgm:pt>
    <dgm:pt modelId="{FBA3ED61-B9B2-BD45-9F08-DD2365CCE7E4}">
      <dgm:prSet phldrT="[Text]"/>
      <dgm:spPr/>
      <dgm:t>
        <a:bodyPr/>
        <a:lstStyle/>
        <a:p>
          <a:r>
            <a:rPr lang="en-US"/>
            <a:t>BAC</a:t>
          </a:r>
        </a:p>
      </dgm:t>
    </dgm:pt>
    <dgm:pt modelId="{A8A9E880-DDE7-D44C-A9D7-7D4CF38C3636}" type="parTrans" cxnId="{1630525E-4D45-AF4E-ADF8-0C437CA7F424}">
      <dgm:prSet/>
      <dgm:spPr/>
      <dgm:t>
        <a:bodyPr/>
        <a:lstStyle/>
        <a:p>
          <a:endParaRPr lang="en-US"/>
        </a:p>
      </dgm:t>
    </dgm:pt>
    <dgm:pt modelId="{EC227FB3-22C1-CA4D-AB3A-0611F6BCCB60}" type="sibTrans" cxnId="{1630525E-4D45-AF4E-ADF8-0C437CA7F424}">
      <dgm:prSet/>
      <dgm:spPr/>
      <dgm:t>
        <a:bodyPr/>
        <a:lstStyle/>
        <a:p>
          <a:endParaRPr lang="en-US"/>
        </a:p>
      </dgm:t>
    </dgm:pt>
    <dgm:pt modelId="{99B34D51-CCC5-004C-AB93-4202036490AC}">
      <dgm:prSet phldrT="[Text]"/>
      <dgm:spPr/>
      <dgm:t>
        <a:bodyPr/>
        <a:lstStyle/>
        <a:p>
          <a:r>
            <a:rPr lang="en-US"/>
            <a:t>Other regional economic development partners</a:t>
          </a:r>
        </a:p>
      </dgm:t>
    </dgm:pt>
    <dgm:pt modelId="{13F818DF-F66B-EF46-A12D-B8ECD6A521A6}" type="parTrans" cxnId="{746710F3-211D-1248-8AFD-C930ACE142F9}">
      <dgm:prSet/>
      <dgm:spPr/>
      <dgm:t>
        <a:bodyPr/>
        <a:lstStyle/>
        <a:p>
          <a:endParaRPr lang="en-US"/>
        </a:p>
      </dgm:t>
    </dgm:pt>
    <dgm:pt modelId="{5C3BF9EE-F255-3C44-AAF3-905BF6D159B8}" type="sibTrans" cxnId="{746710F3-211D-1248-8AFD-C930ACE142F9}">
      <dgm:prSet/>
      <dgm:spPr/>
      <dgm:t>
        <a:bodyPr/>
        <a:lstStyle/>
        <a:p>
          <a:endParaRPr lang="en-US"/>
        </a:p>
      </dgm:t>
    </dgm:pt>
    <dgm:pt modelId="{AED16E42-3E11-43D9-9E0C-EE1C169E2DE0}" type="pres">
      <dgm:prSet presAssocID="{9BB603BE-B985-4341-BA47-A0AD9C8BE710}" presName="hierChild1" presStyleCnt="0">
        <dgm:presLayoutVars>
          <dgm:orgChart val="1"/>
          <dgm:chPref val="1"/>
          <dgm:dir/>
          <dgm:animOne val="branch"/>
          <dgm:animLvl val="lvl"/>
          <dgm:resizeHandles/>
        </dgm:presLayoutVars>
      </dgm:prSet>
      <dgm:spPr/>
    </dgm:pt>
    <dgm:pt modelId="{8E465773-42A0-48A1-A6B7-C49CD4F8B535}" type="pres">
      <dgm:prSet presAssocID="{409F331D-6B0B-4AC0-84EB-68725974CBF6}" presName="hierRoot1" presStyleCnt="0">
        <dgm:presLayoutVars>
          <dgm:hierBranch val="init"/>
        </dgm:presLayoutVars>
      </dgm:prSet>
      <dgm:spPr/>
    </dgm:pt>
    <dgm:pt modelId="{F1635E16-88DD-4338-85F8-5CDFE18297E3}" type="pres">
      <dgm:prSet presAssocID="{409F331D-6B0B-4AC0-84EB-68725974CBF6}" presName="rootComposite1" presStyleCnt="0"/>
      <dgm:spPr/>
    </dgm:pt>
    <dgm:pt modelId="{19CA9F56-77AF-4231-89E3-0A36C0017CAF}" type="pres">
      <dgm:prSet presAssocID="{409F331D-6B0B-4AC0-84EB-68725974CBF6}" presName="rootText1" presStyleLbl="node0" presStyleIdx="0" presStyleCnt="1">
        <dgm:presLayoutVars>
          <dgm:chPref val="3"/>
        </dgm:presLayoutVars>
      </dgm:prSet>
      <dgm:spPr/>
    </dgm:pt>
    <dgm:pt modelId="{F7394F44-2859-4D1A-BFCB-1E46FF2901A0}" type="pres">
      <dgm:prSet presAssocID="{409F331D-6B0B-4AC0-84EB-68725974CBF6}" presName="rootConnector1" presStyleLbl="node1" presStyleIdx="0" presStyleCnt="0"/>
      <dgm:spPr/>
    </dgm:pt>
    <dgm:pt modelId="{FF16C4F5-20DF-4BC8-9CFE-C27485F91DFD}" type="pres">
      <dgm:prSet presAssocID="{409F331D-6B0B-4AC0-84EB-68725974CBF6}" presName="hierChild2" presStyleCnt="0"/>
      <dgm:spPr/>
    </dgm:pt>
    <dgm:pt modelId="{E779970B-C7A8-412F-B32A-F94052E657B1}" type="pres">
      <dgm:prSet presAssocID="{AF955CF4-D153-4013-961E-1961F67C41A5}" presName="Name37" presStyleLbl="parChTrans1D2" presStyleIdx="0" presStyleCnt="6"/>
      <dgm:spPr/>
    </dgm:pt>
    <dgm:pt modelId="{9742A722-F311-4C3F-A608-4E5D9F736885}" type="pres">
      <dgm:prSet presAssocID="{710B9079-D33C-48B5-9198-3E13622DA7C4}" presName="hierRoot2" presStyleCnt="0">
        <dgm:presLayoutVars>
          <dgm:hierBranch val="init"/>
        </dgm:presLayoutVars>
      </dgm:prSet>
      <dgm:spPr/>
    </dgm:pt>
    <dgm:pt modelId="{003FE9FA-BCB2-467E-AA0E-1E3F3692D9F6}" type="pres">
      <dgm:prSet presAssocID="{710B9079-D33C-48B5-9198-3E13622DA7C4}" presName="rootComposite" presStyleCnt="0"/>
      <dgm:spPr/>
    </dgm:pt>
    <dgm:pt modelId="{6C4CDD14-6005-4420-9737-61DAB7D8EE25}" type="pres">
      <dgm:prSet presAssocID="{710B9079-D33C-48B5-9198-3E13622DA7C4}" presName="rootText" presStyleLbl="node2" presStyleIdx="0" presStyleCnt="5">
        <dgm:presLayoutVars>
          <dgm:chPref val="3"/>
        </dgm:presLayoutVars>
      </dgm:prSet>
      <dgm:spPr/>
    </dgm:pt>
    <dgm:pt modelId="{407057BB-9024-48A1-B5C6-4C96744A8011}" type="pres">
      <dgm:prSet presAssocID="{710B9079-D33C-48B5-9198-3E13622DA7C4}" presName="rootConnector" presStyleLbl="node2" presStyleIdx="0" presStyleCnt="5"/>
      <dgm:spPr/>
    </dgm:pt>
    <dgm:pt modelId="{671F134B-50D3-4DE7-8474-6F05C966E22E}" type="pres">
      <dgm:prSet presAssocID="{710B9079-D33C-48B5-9198-3E13622DA7C4}" presName="hierChild4" presStyleCnt="0"/>
      <dgm:spPr/>
    </dgm:pt>
    <dgm:pt modelId="{7474010B-9AD0-D148-8878-8A704C7D630A}" type="pres">
      <dgm:prSet presAssocID="{B6640B82-CCBB-9C44-9230-78EA454C20A5}" presName="Name37" presStyleLbl="parChTrans1D3" presStyleIdx="0" presStyleCnt="16"/>
      <dgm:spPr/>
    </dgm:pt>
    <dgm:pt modelId="{D0FA1AED-93F6-FE4C-B3B5-021D73CC18C3}" type="pres">
      <dgm:prSet presAssocID="{5BA11FCC-A99F-394C-B56F-FFB2DA1D1091}" presName="hierRoot2" presStyleCnt="0">
        <dgm:presLayoutVars>
          <dgm:hierBranch val="init"/>
        </dgm:presLayoutVars>
      </dgm:prSet>
      <dgm:spPr/>
    </dgm:pt>
    <dgm:pt modelId="{930BD8B4-511A-CA49-A8F5-EE5A671B6FF3}" type="pres">
      <dgm:prSet presAssocID="{5BA11FCC-A99F-394C-B56F-FFB2DA1D1091}" presName="rootComposite" presStyleCnt="0"/>
      <dgm:spPr/>
    </dgm:pt>
    <dgm:pt modelId="{25871A97-A184-234C-AED3-803ECDB46D3F}" type="pres">
      <dgm:prSet presAssocID="{5BA11FCC-A99F-394C-B56F-FFB2DA1D1091}" presName="rootText" presStyleLbl="node3" presStyleIdx="0" presStyleCnt="16">
        <dgm:presLayoutVars>
          <dgm:chPref val="3"/>
        </dgm:presLayoutVars>
      </dgm:prSet>
      <dgm:spPr/>
    </dgm:pt>
    <dgm:pt modelId="{A74A26C5-7115-464F-B1E6-C240459CC944}" type="pres">
      <dgm:prSet presAssocID="{5BA11FCC-A99F-394C-B56F-FFB2DA1D1091}" presName="rootConnector" presStyleLbl="node3" presStyleIdx="0" presStyleCnt="16"/>
      <dgm:spPr/>
    </dgm:pt>
    <dgm:pt modelId="{85164437-506C-964C-9F38-AE3BCAAFCD79}" type="pres">
      <dgm:prSet presAssocID="{5BA11FCC-A99F-394C-B56F-FFB2DA1D1091}" presName="hierChild4" presStyleCnt="0"/>
      <dgm:spPr/>
    </dgm:pt>
    <dgm:pt modelId="{985DE8D0-F730-0647-A54F-A328B76EB5A8}" type="pres">
      <dgm:prSet presAssocID="{5BA11FCC-A99F-394C-B56F-FFB2DA1D1091}" presName="hierChild5" presStyleCnt="0"/>
      <dgm:spPr/>
    </dgm:pt>
    <dgm:pt modelId="{A9AB2656-6558-0F4F-84C1-E1779784ECC3}" type="pres">
      <dgm:prSet presAssocID="{42F7B084-A5BD-9A49-9BFC-10E1F04C38A7}" presName="Name37" presStyleLbl="parChTrans1D3" presStyleIdx="1" presStyleCnt="16"/>
      <dgm:spPr/>
    </dgm:pt>
    <dgm:pt modelId="{A6DF7E6D-A08E-6E4C-A90C-3B75038B36ED}" type="pres">
      <dgm:prSet presAssocID="{6D3DD22E-5FB1-DF4A-9995-43AF1231B897}" presName="hierRoot2" presStyleCnt="0">
        <dgm:presLayoutVars>
          <dgm:hierBranch val="init"/>
        </dgm:presLayoutVars>
      </dgm:prSet>
      <dgm:spPr/>
    </dgm:pt>
    <dgm:pt modelId="{B5DB29F7-9437-BC4C-91EE-3662C72659FA}" type="pres">
      <dgm:prSet presAssocID="{6D3DD22E-5FB1-DF4A-9995-43AF1231B897}" presName="rootComposite" presStyleCnt="0"/>
      <dgm:spPr/>
    </dgm:pt>
    <dgm:pt modelId="{3C9B30CA-6617-FC4D-B29D-6EE2AD39187A}" type="pres">
      <dgm:prSet presAssocID="{6D3DD22E-5FB1-DF4A-9995-43AF1231B897}" presName="rootText" presStyleLbl="node3" presStyleIdx="1" presStyleCnt="16">
        <dgm:presLayoutVars>
          <dgm:chPref val="3"/>
        </dgm:presLayoutVars>
      </dgm:prSet>
      <dgm:spPr/>
    </dgm:pt>
    <dgm:pt modelId="{8F2B5767-1E16-114B-8DA4-5F409A34E6AA}" type="pres">
      <dgm:prSet presAssocID="{6D3DD22E-5FB1-DF4A-9995-43AF1231B897}" presName="rootConnector" presStyleLbl="node3" presStyleIdx="1" presStyleCnt="16"/>
      <dgm:spPr/>
    </dgm:pt>
    <dgm:pt modelId="{DD2468E7-E11C-9B42-AB4D-C7F3205152F6}" type="pres">
      <dgm:prSet presAssocID="{6D3DD22E-5FB1-DF4A-9995-43AF1231B897}" presName="hierChild4" presStyleCnt="0"/>
      <dgm:spPr/>
    </dgm:pt>
    <dgm:pt modelId="{BBAB8AA5-7B67-5547-8E01-F13E09825E9F}" type="pres">
      <dgm:prSet presAssocID="{6D3DD22E-5FB1-DF4A-9995-43AF1231B897}" presName="hierChild5" presStyleCnt="0"/>
      <dgm:spPr/>
    </dgm:pt>
    <dgm:pt modelId="{9D93F5F2-1EED-374E-986A-A91128B16D94}" type="pres">
      <dgm:prSet presAssocID="{3A9E91FB-FCD8-504D-8222-D3BD77C03325}" presName="Name37" presStyleLbl="parChTrans1D3" presStyleIdx="2" presStyleCnt="16"/>
      <dgm:spPr/>
    </dgm:pt>
    <dgm:pt modelId="{09EFD437-376D-2E45-A855-36057960B4EB}" type="pres">
      <dgm:prSet presAssocID="{4D8EC791-2AB1-EB4E-85DA-55EC047316E7}" presName="hierRoot2" presStyleCnt="0">
        <dgm:presLayoutVars>
          <dgm:hierBranch val="init"/>
        </dgm:presLayoutVars>
      </dgm:prSet>
      <dgm:spPr/>
    </dgm:pt>
    <dgm:pt modelId="{615535C8-D7C8-3B42-A27A-6933F706C50F}" type="pres">
      <dgm:prSet presAssocID="{4D8EC791-2AB1-EB4E-85DA-55EC047316E7}" presName="rootComposite" presStyleCnt="0"/>
      <dgm:spPr/>
    </dgm:pt>
    <dgm:pt modelId="{2EA04744-734F-7F4A-980B-B9C7503BAEB8}" type="pres">
      <dgm:prSet presAssocID="{4D8EC791-2AB1-EB4E-85DA-55EC047316E7}" presName="rootText" presStyleLbl="node3" presStyleIdx="2" presStyleCnt="16">
        <dgm:presLayoutVars>
          <dgm:chPref val="3"/>
        </dgm:presLayoutVars>
      </dgm:prSet>
      <dgm:spPr/>
    </dgm:pt>
    <dgm:pt modelId="{96E7BC2E-58C4-9A45-80C0-EC5A33EAB41F}" type="pres">
      <dgm:prSet presAssocID="{4D8EC791-2AB1-EB4E-85DA-55EC047316E7}" presName="rootConnector" presStyleLbl="node3" presStyleIdx="2" presStyleCnt="16"/>
      <dgm:spPr/>
    </dgm:pt>
    <dgm:pt modelId="{A4273AC7-8CEA-E942-AA58-41B626D435B8}" type="pres">
      <dgm:prSet presAssocID="{4D8EC791-2AB1-EB4E-85DA-55EC047316E7}" presName="hierChild4" presStyleCnt="0"/>
      <dgm:spPr/>
    </dgm:pt>
    <dgm:pt modelId="{4045C699-404C-3243-A496-2C3767D13708}" type="pres">
      <dgm:prSet presAssocID="{4D8EC791-2AB1-EB4E-85DA-55EC047316E7}" presName="hierChild5" presStyleCnt="0"/>
      <dgm:spPr/>
    </dgm:pt>
    <dgm:pt modelId="{A7FA5FFB-0186-E642-8CB5-10D0873BCF5F}" type="pres">
      <dgm:prSet presAssocID="{D50AB504-E0BF-0F4E-B9E6-F3B820499AE9}" presName="Name37" presStyleLbl="parChTrans1D3" presStyleIdx="3" presStyleCnt="16"/>
      <dgm:spPr/>
    </dgm:pt>
    <dgm:pt modelId="{CAA31CA9-87D2-B94C-8979-B72DECCC18A9}" type="pres">
      <dgm:prSet presAssocID="{DB2C5A38-0047-0546-B66E-1D86C3DDF0D0}" presName="hierRoot2" presStyleCnt="0">
        <dgm:presLayoutVars>
          <dgm:hierBranch val="init"/>
        </dgm:presLayoutVars>
      </dgm:prSet>
      <dgm:spPr/>
    </dgm:pt>
    <dgm:pt modelId="{B0409367-AE11-DC41-94F2-9C606CD6A820}" type="pres">
      <dgm:prSet presAssocID="{DB2C5A38-0047-0546-B66E-1D86C3DDF0D0}" presName="rootComposite" presStyleCnt="0"/>
      <dgm:spPr/>
    </dgm:pt>
    <dgm:pt modelId="{1FAF19A9-C53E-3743-872B-D1794C51B116}" type="pres">
      <dgm:prSet presAssocID="{DB2C5A38-0047-0546-B66E-1D86C3DDF0D0}" presName="rootText" presStyleLbl="node3" presStyleIdx="3" presStyleCnt="16">
        <dgm:presLayoutVars>
          <dgm:chPref val="3"/>
        </dgm:presLayoutVars>
      </dgm:prSet>
      <dgm:spPr/>
    </dgm:pt>
    <dgm:pt modelId="{BAB3DF52-CB42-5E40-9DE6-BAFDE2488F9E}" type="pres">
      <dgm:prSet presAssocID="{DB2C5A38-0047-0546-B66E-1D86C3DDF0D0}" presName="rootConnector" presStyleLbl="node3" presStyleIdx="3" presStyleCnt="16"/>
      <dgm:spPr/>
    </dgm:pt>
    <dgm:pt modelId="{38338323-5E7F-5E4A-8921-FCEF1B97B742}" type="pres">
      <dgm:prSet presAssocID="{DB2C5A38-0047-0546-B66E-1D86C3DDF0D0}" presName="hierChild4" presStyleCnt="0"/>
      <dgm:spPr/>
    </dgm:pt>
    <dgm:pt modelId="{EC97AE82-019E-914E-9620-D6F9A3C8F48A}" type="pres">
      <dgm:prSet presAssocID="{DB2C5A38-0047-0546-B66E-1D86C3DDF0D0}" presName="hierChild5" presStyleCnt="0"/>
      <dgm:spPr/>
    </dgm:pt>
    <dgm:pt modelId="{B92D4A40-A635-9347-B6E7-E4DD28A6E061}" type="pres">
      <dgm:prSet presAssocID="{22163890-1F9C-124A-84C6-4BDDCF3050DD}" presName="Name37" presStyleLbl="parChTrans1D3" presStyleIdx="4" presStyleCnt="16"/>
      <dgm:spPr/>
    </dgm:pt>
    <dgm:pt modelId="{D314C98F-97F4-D84B-B248-07BA28B5DE86}" type="pres">
      <dgm:prSet presAssocID="{3EBBDAED-A6CD-A94A-A000-164EF15C7096}" presName="hierRoot2" presStyleCnt="0">
        <dgm:presLayoutVars>
          <dgm:hierBranch val="init"/>
        </dgm:presLayoutVars>
      </dgm:prSet>
      <dgm:spPr/>
    </dgm:pt>
    <dgm:pt modelId="{DC6D1690-1E2C-BE4A-A1EE-9CA21807E6C4}" type="pres">
      <dgm:prSet presAssocID="{3EBBDAED-A6CD-A94A-A000-164EF15C7096}" presName="rootComposite" presStyleCnt="0"/>
      <dgm:spPr/>
    </dgm:pt>
    <dgm:pt modelId="{2431BC43-74D9-F84C-8C1C-96D795580CB2}" type="pres">
      <dgm:prSet presAssocID="{3EBBDAED-A6CD-A94A-A000-164EF15C7096}" presName="rootText" presStyleLbl="node3" presStyleIdx="4" presStyleCnt="16">
        <dgm:presLayoutVars>
          <dgm:chPref val="3"/>
        </dgm:presLayoutVars>
      </dgm:prSet>
      <dgm:spPr/>
    </dgm:pt>
    <dgm:pt modelId="{491388E8-6EE0-0247-8369-B112C0853031}" type="pres">
      <dgm:prSet presAssocID="{3EBBDAED-A6CD-A94A-A000-164EF15C7096}" presName="rootConnector" presStyleLbl="node3" presStyleIdx="4" presStyleCnt="16"/>
      <dgm:spPr/>
    </dgm:pt>
    <dgm:pt modelId="{6773F3C3-63D9-544E-AF50-6B451BF1CA60}" type="pres">
      <dgm:prSet presAssocID="{3EBBDAED-A6CD-A94A-A000-164EF15C7096}" presName="hierChild4" presStyleCnt="0"/>
      <dgm:spPr/>
    </dgm:pt>
    <dgm:pt modelId="{190BDBED-F2CC-424B-9D3F-67FEBD41ADE0}" type="pres">
      <dgm:prSet presAssocID="{3EBBDAED-A6CD-A94A-A000-164EF15C7096}" presName="hierChild5" presStyleCnt="0"/>
      <dgm:spPr/>
    </dgm:pt>
    <dgm:pt modelId="{E694B54F-D33E-4448-BDB3-610219C4D614}" type="pres">
      <dgm:prSet presAssocID="{710B9079-D33C-48B5-9198-3E13622DA7C4}" presName="hierChild5" presStyleCnt="0"/>
      <dgm:spPr/>
    </dgm:pt>
    <dgm:pt modelId="{44EEB6A2-089A-40CC-BD3B-9E9BFF40C4A7}" type="pres">
      <dgm:prSet presAssocID="{56F6068E-18C3-4C06-A00D-180718C3F3A0}" presName="Name37" presStyleLbl="parChTrans1D2" presStyleIdx="1" presStyleCnt="6"/>
      <dgm:spPr/>
    </dgm:pt>
    <dgm:pt modelId="{924BA609-4C93-4829-BF1B-65AA83570F3F}" type="pres">
      <dgm:prSet presAssocID="{13859EDD-FB7F-4DBA-886E-CB62DB227ABA}" presName="hierRoot2" presStyleCnt="0">
        <dgm:presLayoutVars>
          <dgm:hierBranch val="init"/>
        </dgm:presLayoutVars>
      </dgm:prSet>
      <dgm:spPr/>
    </dgm:pt>
    <dgm:pt modelId="{2A5799EA-7D02-49BA-9457-84495FD0CEB9}" type="pres">
      <dgm:prSet presAssocID="{13859EDD-FB7F-4DBA-886E-CB62DB227ABA}" presName="rootComposite" presStyleCnt="0"/>
      <dgm:spPr/>
    </dgm:pt>
    <dgm:pt modelId="{8EEB2687-B633-42FA-909F-7C51C4EC2BA8}" type="pres">
      <dgm:prSet presAssocID="{13859EDD-FB7F-4DBA-886E-CB62DB227ABA}" presName="rootText" presStyleLbl="node2" presStyleIdx="1" presStyleCnt="5">
        <dgm:presLayoutVars>
          <dgm:chPref val="3"/>
        </dgm:presLayoutVars>
      </dgm:prSet>
      <dgm:spPr/>
    </dgm:pt>
    <dgm:pt modelId="{4E4A4779-AB7E-46AC-A1DD-808309740329}" type="pres">
      <dgm:prSet presAssocID="{13859EDD-FB7F-4DBA-886E-CB62DB227ABA}" presName="rootConnector" presStyleLbl="node2" presStyleIdx="1" presStyleCnt="5"/>
      <dgm:spPr/>
    </dgm:pt>
    <dgm:pt modelId="{944AFA12-D6B8-42D5-9715-6295CE0EDD17}" type="pres">
      <dgm:prSet presAssocID="{13859EDD-FB7F-4DBA-886E-CB62DB227ABA}" presName="hierChild4" presStyleCnt="0"/>
      <dgm:spPr/>
    </dgm:pt>
    <dgm:pt modelId="{94717705-FAED-3E49-B5BF-CB4FA0FF142E}" type="pres">
      <dgm:prSet presAssocID="{7574C547-3DD8-D741-B64E-590EA6437804}" presName="Name37" presStyleLbl="parChTrans1D3" presStyleIdx="5" presStyleCnt="16"/>
      <dgm:spPr/>
    </dgm:pt>
    <dgm:pt modelId="{4923F79D-C7AC-D548-9BA6-65965EA451AF}" type="pres">
      <dgm:prSet presAssocID="{42F9E29D-3F18-A140-BFD8-75CB2BAB7A0D}" presName="hierRoot2" presStyleCnt="0">
        <dgm:presLayoutVars>
          <dgm:hierBranch val="init"/>
        </dgm:presLayoutVars>
      </dgm:prSet>
      <dgm:spPr/>
    </dgm:pt>
    <dgm:pt modelId="{A23C5BE7-DF5F-8C4A-8F50-D9CF420DED23}" type="pres">
      <dgm:prSet presAssocID="{42F9E29D-3F18-A140-BFD8-75CB2BAB7A0D}" presName="rootComposite" presStyleCnt="0"/>
      <dgm:spPr/>
    </dgm:pt>
    <dgm:pt modelId="{4D8CFDA1-7FA4-604C-A1AC-02779F4552D1}" type="pres">
      <dgm:prSet presAssocID="{42F9E29D-3F18-A140-BFD8-75CB2BAB7A0D}" presName="rootText" presStyleLbl="node3" presStyleIdx="5" presStyleCnt="16">
        <dgm:presLayoutVars>
          <dgm:chPref val="3"/>
        </dgm:presLayoutVars>
      </dgm:prSet>
      <dgm:spPr/>
    </dgm:pt>
    <dgm:pt modelId="{BDE3165C-DDDE-4448-ACE4-06485658782F}" type="pres">
      <dgm:prSet presAssocID="{42F9E29D-3F18-A140-BFD8-75CB2BAB7A0D}" presName="rootConnector" presStyleLbl="node3" presStyleIdx="5" presStyleCnt="16"/>
      <dgm:spPr/>
    </dgm:pt>
    <dgm:pt modelId="{7CBA24ED-09E1-6E48-9E37-E79C925CB798}" type="pres">
      <dgm:prSet presAssocID="{42F9E29D-3F18-A140-BFD8-75CB2BAB7A0D}" presName="hierChild4" presStyleCnt="0"/>
      <dgm:spPr/>
    </dgm:pt>
    <dgm:pt modelId="{5784334C-A664-5C47-A8BA-85B3E832FECF}" type="pres">
      <dgm:prSet presAssocID="{42F9E29D-3F18-A140-BFD8-75CB2BAB7A0D}" presName="hierChild5" presStyleCnt="0"/>
      <dgm:spPr/>
    </dgm:pt>
    <dgm:pt modelId="{D4CFCB5A-60EB-CF4B-BC12-83D750665DF7}" type="pres">
      <dgm:prSet presAssocID="{F79BA336-E026-1C45-98BB-D80602DBEA6E}" presName="Name37" presStyleLbl="parChTrans1D3" presStyleIdx="6" presStyleCnt="16"/>
      <dgm:spPr/>
    </dgm:pt>
    <dgm:pt modelId="{5167F90E-7832-A54A-8827-EF2AECA92058}" type="pres">
      <dgm:prSet presAssocID="{0735D67F-DB66-9546-BA07-2B3A78D7D16A}" presName="hierRoot2" presStyleCnt="0">
        <dgm:presLayoutVars>
          <dgm:hierBranch val="init"/>
        </dgm:presLayoutVars>
      </dgm:prSet>
      <dgm:spPr/>
    </dgm:pt>
    <dgm:pt modelId="{2200D57C-E7A1-434D-9E8D-59BBDA4C799C}" type="pres">
      <dgm:prSet presAssocID="{0735D67F-DB66-9546-BA07-2B3A78D7D16A}" presName="rootComposite" presStyleCnt="0"/>
      <dgm:spPr/>
    </dgm:pt>
    <dgm:pt modelId="{E3FDB594-BAC9-5943-8727-018B9C45CCA3}" type="pres">
      <dgm:prSet presAssocID="{0735D67F-DB66-9546-BA07-2B3A78D7D16A}" presName="rootText" presStyleLbl="node3" presStyleIdx="6" presStyleCnt="16">
        <dgm:presLayoutVars>
          <dgm:chPref val="3"/>
        </dgm:presLayoutVars>
      </dgm:prSet>
      <dgm:spPr/>
    </dgm:pt>
    <dgm:pt modelId="{9EDFC9CD-91F0-3349-B3E8-A8739CB73EB4}" type="pres">
      <dgm:prSet presAssocID="{0735D67F-DB66-9546-BA07-2B3A78D7D16A}" presName="rootConnector" presStyleLbl="node3" presStyleIdx="6" presStyleCnt="16"/>
      <dgm:spPr/>
    </dgm:pt>
    <dgm:pt modelId="{B32301C3-1D5A-F549-950C-0116EA01AA3C}" type="pres">
      <dgm:prSet presAssocID="{0735D67F-DB66-9546-BA07-2B3A78D7D16A}" presName="hierChild4" presStyleCnt="0"/>
      <dgm:spPr/>
    </dgm:pt>
    <dgm:pt modelId="{EE8125D9-889C-A642-8EB8-F15A202B6038}" type="pres">
      <dgm:prSet presAssocID="{0735D67F-DB66-9546-BA07-2B3A78D7D16A}" presName="hierChild5" presStyleCnt="0"/>
      <dgm:spPr/>
    </dgm:pt>
    <dgm:pt modelId="{F84811AB-4F94-8B47-BEEB-CF8F7F2ABBDB}" type="pres">
      <dgm:prSet presAssocID="{C3646C23-5A18-6E44-BEA9-0378B55A8D96}" presName="Name37" presStyleLbl="parChTrans1D3" presStyleIdx="7" presStyleCnt="16"/>
      <dgm:spPr/>
    </dgm:pt>
    <dgm:pt modelId="{855C007B-C566-D24C-9214-322714D6EC0A}" type="pres">
      <dgm:prSet presAssocID="{F44FB110-6EA3-F243-8E1F-F689A7B10625}" presName="hierRoot2" presStyleCnt="0">
        <dgm:presLayoutVars>
          <dgm:hierBranch val="init"/>
        </dgm:presLayoutVars>
      </dgm:prSet>
      <dgm:spPr/>
    </dgm:pt>
    <dgm:pt modelId="{2F57DD8C-6E66-F04E-B894-E579A4CC91D6}" type="pres">
      <dgm:prSet presAssocID="{F44FB110-6EA3-F243-8E1F-F689A7B10625}" presName="rootComposite" presStyleCnt="0"/>
      <dgm:spPr/>
    </dgm:pt>
    <dgm:pt modelId="{2BBA1658-2ECD-BE44-B8F2-563B21C404BE}" type="pres">
      <dgm:prSet presAssocID="{F44FB110-6EA3-F243-8E1F-F689A7B10625}" presName="rootText" presStyleLbl="node3" presStyleIdx="7" presStyleCnt="16">
        <dgm:presLayoutVars>
          <dgm:chPref val="3"/>
        </dgm:presLayoutVars>
      </dgm:prSet>
      <dgm:spPr/>
    </dgm:pt>
    <dgm:pt modelId="{250AADF0-94EA-8B4C-B407-D187D18C3AAF}" type="pres">
      <dgm:prSet presAssocID="{F44FB110-6EA3-F243-8E1F-F689A7B10625}" presName="rootConnector" presStyleLbl="node3" presStyleIdx="7" presStyleCnt="16"/>
      <dgm:spPr/>
    </dgm:pt>
    <dgm:pt modelId="{CCE524F7-D398-BD43-B5CB-B8788F0A2E5D}" type="pres">
      <dgm:prSet presAssocID="{F44FB110-6EA3-F243-8E1F-F689A7B10625}" presName="hierChild4" presStyleCnt="0"/>
      <dgm:spPr/>
    </dgm:pt>
    <dgm:pt modelId="{74AD06C3-9F17-E34F-AB2B-577521E10849}" type="pres">
      <dgm:prSet presAssocID="{F44FB110-6EA3-F243-8E1F-F689A7B10625}" presName="hierChild5" presStyleCnt="0"/>
      <dgm:spPr/>
    </dgm:pt>
    <dgm:pt modelId="{4EE3F17E-4EE7-44D5-AF19-85B9E0BEC690}" type="pres">
      <dgm:prSet presAssocID="{13859EDD-FB7F-4DBA-886E-CB62DB227ABA}" presName="hierChild5" presStyleCnt="0"/>
      <dgm:spPr/>
    </dgm:pt>
    <dgm:pt modelId="{B68A4619-754B-46E9-BFB2-1B036399C486}" type="pres">
      <dgm:prSet presAssocID="{C46A73BD-F844-4803-921E-F8AC4DA1D163}" presName="Name37" presStyleLbl="parChTrans1D2" presStyleIdx="2" presStyleCnt="6"/>
      <dgm:spPr/>
    </dgm:pt>
    <dgm:pt modelId="{FF43DC35-CC59-4D74-A39B-5EBEF2E177BB}" type="pres">
      <dgm:prSet presAssocID="{334E4722-5377-4661-9459-09682404B617}" presName="hierRoot2" presStyleCnt="0">
        <dgm:presLayoutVars>
          <dgm:hierBranch val="init"/>
        </dgm:presLayoutVars>
      </dgm:prSet>
      <dgm:spPr/>
    </dgm:pt>
    <dgm:pt modelId="{F7EDB5DC-56A0-4EFD-864B-38B252084696}" type="pres">
      <dgm:prSet presAssocID="{334E4722-5377-4661-9459-09682404B617}" presName="rootComposite" presStyleCnt="0"/>
      <dgm:spPr/>
    </dgm:pt>
    <dgm:pt modelId="{A08679AF-8B33-4B21-ACC7-50D42A9512D6}" type="pres">
      <dgm:prSet presAssocID="{334E4722-5377-4661-9459-09682404B617}" presName="rootText" presStyleLbl="node2" presStyleIdx="2" presStyleCnt="5">
        <dgm:presLayoutVars>
          <dgm:chPref val="3"/>
        </dgm:presLayoutVars>
      </dgm:prSet>
      <dgm:spPr/>
    </dgm:pt>
    <dgm:pt modelId="{CA72DA6C-0538-4D02-97FC-6C6ED5E68ACE}" type="pres">
      <dgm:prSet presAssocID="{334E4722-5377-4661-9459-09682404B617}" presName="rootConnector" presStyleLbl="node2" presStyleIdx="2" presStyleCnt="5"/>
      <dgm:spPr/>
    </dgm:pt>
    <dgm:pt modelId="{5AA59766-AC15-45F4-8E25-7E1D11A87530}" type="pres">
      <dgm:prSet presAssocID="{334E4722-5377-4661-9459-09682404B617}" presName="hierChild4" presStyleCnt="0"/>
      <dgm:spPr/>
    </dgm:pt>
    <dgm:pt modelId="{0C10AF18-525E-DF4C-AAD7-EE94E3151CF2}" type="pres">
      <dgm:prSet presAssocID="{49FDBA32-26B9-3D48-A5B7-C86146D5C06D}" presName="Name37" presStyleLbl="parChTrans1D3" presStyleIdx="8" presStyleCnt="16"/>
      <dgm:spPr/>
    </dgm:pt>
    <dgm:pt modelId="{FDE1F2D5-066D-574E-AC61-DFA6A9B8DAD3}" type="pres">
      <dgm:prSet presAssocID="{B47FD0EB-5216-9C4A-90C6-F00524F5F4A3}" presName="hierRoot2" presStyleCnt="0">
        <dgm:presLayoutVars>
          <dgm:hierBranch val="init"/>
        </dgm:presLayoutVars>
      </dgm:prSet>
      <dgm:spPr/>
    </dgm:pt>
    <dgm:pt modelId="{96C179E6-2FB9-D247-B5CF-6D4740B9E576}" type="pres">
      <dgm:prSet presAssocID="{B47FD0EB-5216-9C4A-90C6-F00524F5F4A3}" presName="rootComposite" presStyleCnt="0"/>
      <dgm:spPr/>
    </dgm:pt>
    <dgm:pt modelId="{1403252B-6E75-FC47-83B1-8AFC86A2849E}" type="pres">
      <dgm:prSet presAssocID="{B47FD0EB-5216-9C4A-90C6-F00524F5F4A3}" presName="rootText" presStyleLbl="node3" presStyleIdx="8" presStyleCnt="16">
        <dgm:presLayoutVars>
          <dgm:chPref val="3"/>
        </dgm:presLayoutVars>
      </dgm:prSet>
      <dgm:spPr/>
    </dgm:pt>
    <dgm:pt modelId="{6DF09840-92D8-F14B-8BD3-93FF8715A418}" type="pres">
      <dgm:prSet presAssocID="{B47FD0EB-5216-9C4A-90C6-F00524F5F4A3}" presName="rootConnector" presStyleLbl="node3" presStyleIdx="8" presStyleCnt="16"/>
      <dgm:spPr/>
    </dgm:pt>
    <dgm:pt modelId="{AE3D355A-CA9D-564D-8467-4425A34CD855}" type="pres">
      <dgm:prSet presAssocID="{B47FD0EB-5216-9C4A-90C6-F00524F5F4A3}" presName="hierChild4" presStyleCnt="0"/>
      <dgm:spPr/>
    </dgm:pt>
    <dgm:pt modelId="{ABC8882D-8C8C-8147-B4D1-1D80055331CA}" type="pres">
      <dgm:prSet presAssocID="{B47FD0EB-5216-9C4A-90C6-F00524F5F4A3}" presName="hierChild5" presStyleCnt="0"/>
      <dgm:spPr/>
    </dgm:pt>
    <dgm:pt modelId="{B5BCC377-FFAE-2D41-9992-13BDC14C7671}" type="pres">
      <dgm:prSet presAssocID="{0AED1ED5-9624-F048-A254-D95BFAD1D8EB}" presName="Name37" presStyleLbl="parChTrans1D3" presStyleIdx="9" presStyleCnt="16"/>
      <dgm:spPr/>
    </dgm:pt>
    <dgm:pt modelId="{C465F5F0-769A-F440-883A-CACB0D115811}" type="pres">
      <dgm:prSet presAssocID="{E0D3B5B6-B036-B94A-8181-7345C669D16D}" presName="hierRoot2" presStyleCnt="0">
        <dgm:presLayoutVars>
          <dgm:hierBranch val="init"/>
        </dgm:presLayoutVars>
      </dgm:prSet>
      <dgm:spPr/>
    </dgm:pt>
    <dgm:pt modelId="{CF9123C8-4450-1E49-93B0-B86E9E194F4A}" type="pres">
      <dgm:prSet presAssocID="{E0D3B5B6-B036-B94A-8181-7345C669D16D}" presName="rootComposite" presStyleCnt="0"/>
      <dgm:spPr/>
    </dgm:pt>
    <dgm:pt modelId="{1B20340F-7475-E349-AB00-D44588C11142}" type="pres">
      <dgm:prSet presAssocID="{E0D3B5B6-B036-B94A-8181-7345C669D16D}" presName="rootText" presStyleLbl="node3" presStyleIdx="9" presStyleCnt="16">
        <dgm:presLayoutVars>
          <dgm:chPref val="3"/>
        </dgm:presLayoutVars>
      </dgm:prSet>
      <dgm:spPr/>
    </dgm:pt>
    <dgm:pt modelId="{A1B2D9EE-0986-7E46-8C79-4DC269245D71}" type="pres">
      <dgm:prSet presAssocID="{E0D3B5B6-B036-B94A-8181-7345C669D16D}" presName="rootConnector" presStyleLbl="node3" presStyleIdx="9" presStyleCnt="16"/>
      <dgm:spPr/>
    </dgm:pt>
    <dgm:pt modelId="{84F4DAB5-9E79-6140-9449-C835CD3E16D1}" type="pres">
      <dgm:prSet presAssocID="{E0D3B5B6-B036-B94A-8181-7345C669D16D}" presName="hierChild4" presStyleCnt="0"/>
      <dgm:spPr/>
    </dgm:pt>
    <dgm:pt modelId="{B827E3F3-2399-8E4A-9082-ED14FB108722}" type="pres">
      <dgm:prSet presAssocID="{E0D3B5B6-B036-B94A-8181-7345C669D16D}" presName="hierChild5" presStyleCnt="0"/>
      <dgm:spPr/>
    </dgm:pt>
    <dgm:pt modelId="{98FFAC3B-6E2F-0240-825E-92CBD621A418}" type="pres">
      <dgm:prSet presAssocID="{B59F7528-512C-5249-8C78-B0A9FCDED33C}" presName="Name37" presStyleLbl="parChTrans1D3" presStyleIdx="10" presStyleCnt="16"/>
      <dgm:spPr/>
    </dgm:pt>
    <dgm:pt modelId="{7208DA9C-B8C2-9541-ADE9-8603B976FE2A}" type="pres">
      <dgm:prSet presAssocID="{DEAEC124-9A30-6C4B-9023-F64C72B7425E}" presName="hierRoot2" presStyleCnt="0">
        <dgm:presLayoutVars>
          <dgm:hierBranch val="init"/>
        </dgm:presLayoutVars>
      </dgm:prSet>
      <dgm:spPr/>
    </dgm:pt>
    <dgm:pt modelId="{E4A07B54-E994-F341-A2C8-25F9B469648D}" type="pres">
      <dgm:prSet presAssocID="{DEAEC124-9A30-6C4B-9023-F64C72B7425E}" presName="rootComposite" presStyleCnt="0"/>
      <dgm:spPr/>
    </dgm:pt>
    <dgm:pt modelId="{C9C4B964-70DE-8A4C-9CAA-8B90B840A94F}" type="pres">
      <dgm:prSet presAssocID="{DEAEC124-9A30-6C4B-9023-F64C72B7425E}" presName="rootText" presStyleLbl="node3" presStyleIdx="10" presStyleCnt="16">
        <dgm:presLayoutVars>
          <dgm:chPref val="3"/>
        </dgm:presLayoutVars>
      </dgm:prSet>
      <dgm:spPr/>
    </dgm:pt>
    <dgm:pt modelId="{09CF7E56-EA79-3B4C-85E7-5620F63B7350}" type="pres">
      <dgm:prSet presAssocID="{DEAEC124-9A30-6C4B-9023-F64C72B7425E}" presName="rootConnector" presStyleLbl="node3" presStyleIdx="10" presStyleCnt="16"/>
      <dgm:spPr/>
    </dgm:pt>
    <dgm:pt modelId="{4224041A-9263-284E-BFC7-1E97B632078A}" type="pres">
      <dgm:prSet presAssocID="{DEAEC124-9A30-6C4B-9023-F64C72B7425E}" presName="hierChild4" presStyleCnt="0"/>
      <dgm:spPr/>
    </dgm:pt>
    <dgm:pt modelId="{9779A2CA-DD87-8641-84AB-34F0CB653FF4}" type="pres">
      <dgm:prSet presAssocID="{DEAEC124-9A30-6C4B-9023-F64C72B7425E}" presName="hierChild5" presStyleCnt="0"/>
      <dgm:spPr/>
    </dgm:pt>
    <dgm:pt modelId="{C2FB7FED-E6F5-4D8C-AED0-8F453B951CD3}" type="pres">
      <dgm:prSet presAssocID="{334E4722-5377-4661-9459-09682404B617}" presName="hierChild5" presStyleCnt="0"/>
      <dgm:spPr/>
    </dgm:pt>
    <dgm:pt modelId="{F1564899-4C5B-754F-BF7B-EC8523BBA068}" type="pres">
      <dgm:prSet presAssocID="{276BF48F-9C62-E74A-9CF4-EED3B19A2B18}" presName="Name37" presStyleLbl="parChTrans1D2" presStyleIdx="3" presStyleCnt="6"/>
      <dgm:spPr/>
    </dgm:pt>
    <dgm:pt modelId="{955B9B65-2FA7-224D-BE63-47BD538EB443}" type="pres">
      <dgm:prSet presAssocID="{6E935DBF-CFE6-7D40-B405-FCBF83AB67F5}" presName="hierRoot2" presStyleCnt="0">
        <dgm:presLayoutVars>
          <dgm:hierBranch val="init"/>
        </dgm:presLayoutVars>
      </dgm:prSet>
      <dgm:spPr/>
    </dgm:pt>
    <dgm:pt modelId="{39548584-B1CC-2046-83EC-B3E015BEF59D}" type="pres">
      <dgm:prSet presAssocID="{6E935DBF-CFE6-7D40-B405-FCBF83AB67F5}" presName="rootComposite" presStyleCnt="0"/>
      <dgm:spPr/>
    </dgm:pt>
    <dgm:pt modelId="{C452B1EE-4AE6-F047-8A8B-7927F243FBD3}" type="pres">
      <dgm:prSet presAssocID="{6E935DBF-CFE6-7D40-B405-FCBF83AB67F5}" presName="rootText" presStyleLbl="node2" presStyleIdx="3" presStyleCnt="5">
        <dgm:presLayoutVars>
          <dgm:chPref val="3"/>
        </dgm:presLayoutVars>
      </dgm:prSet>
      <dgm:spPr/>
    </dgm:pt>
    <dgm:pt modelId="{3A2D60B5-16D9-1E47-B8B9-006F3CA6DA8D}" type="pres">
      <dgm:prSet presAssocID="{6E935DBF-CFE6-7D40-B405-FCBF83AB67F5}" presName="rootConnector" presStyleLbl="node2" presStyleIdx="3" presStyleCnt="5"/>
      <dgm:spPr/>
    </dgm:pt>
    <dgm:pt modelId="{D7BBA46A-2A95-DF45-A128-7ED2759696D7}" type="pres">
      <dgm:prSet presAssocID="{6E935DBF-CFE6-7D40-B405-FCBF83AB67F5}" presName="hierChild4" presStyleCnt="0"/>
      <dgm:spPr/>
    </dgm:pt>
    <dgm:pt modelId="{56BACB4E-1B96-2445-B5C6-3F6A020FB5F1}" type="pres">
      <dgm:prSet presAssocID="{CBB9E7CA-CA4B-0146-9FD7-4570C4818846}" presName="Name37" presStyleLbl="parChTrans1D3" presStyleIdx="11" presStyleCnt="16"/>
      <dgm:spPr/>
    </dgm:pt>
    <dgm:pt modelId="{0720D391-CF1D-B442-9060-DE667F22E6BB}" type="pres">
      <dgm:prSet presAssocID="{8C659898-1723-1F44-BCD6-EF1AA52B2108}" presName="hierRoot2" presStyleCnt="0">
        <dgm:presLayoutVars>
          <dgm:hierBranch val="init"/>
        </dgm:presLayoutVars>
      </dgm:prSet>
      <dgm:spPr/>
    </dgm:pt>
    <dgm:pt modelId="{548CE424-A0AF-114B-8C1E-65F38DFBB7A0}" type="pres">
      <dgm:prSet presAssocID="{8C659898-1723-1F44-BCD6-EF1AA52B2108}" presName="rootComposite" presStyleCnt="0"/>
      <dgm:spPr/>
    </dgm:pt>
    <dgm:pt modelId="{17B33DD1-32CE-C140-9FE5-9BBF9D12BE1B}" type="pres">
      <dgm:prSet presAssocID="{8C659898-1723-1F44-BCD6-EF1AA52B2108}" presName="rootText" presStyleLbl="node3" presStyleIdx="11" presStyleCnt="16">
        <dgm:presLayoutVars>
          <dgm:chPref val="3"/>
        </dgm:presLayoutVars>
      </dgm:prSet>
      <dgm:spPr/>
    </dgm:pt>
    <dgm:pt modelId="{69091823-BAE6-0249-8320-65F9165B7F33}" type="pres">
      <dgm:prSet presAssocID="{8C659898-1723-1F44-BCD6-EF1AA52B2108}" presName="rootConnector" presStyleLbl="node3" presStyleIdx="11" presStyleCnt="16"/>
      <dgm:spPr/>
    </dgm:pt>
    <dgm:pt modelId="{CEABB39B-793F-464C-9324-10E218FE8143}" type="pres">
      <dgm:prSet presAssocID="{8C659898-1723-1F44-BCD6-EF1AA52B2108}" presName="hierChild4" presStyleCnt="0"/>
      <dgm:spPr/>
    </dgm:pt>
    <dgm:pt modelId="{D73C1A2D-B315-8142-B04E-6B12D8EA38AC}" type="pres">
      <dgm:prSet presAssocID="{8C659898-1723-1F44-BCD6-EF1AA52B2108}" presName="hierChild5" presStyleCnt="0"/>
      <dgm:spPr/>
    </dgm:pt>
    <dgm:pt modelId="{41195501-4B82-E943-B562-4C62582D3D69}" type="pres">
      <dgm:prSet presAssocID="{40349BEB-021D-164A-8AC2-E3FA2E49E227}" presName="Name37" presStyleLbl="parChTrans1D3" presStyleIdx="12" presStyleCnt="16"/>
      <dgm:spPr/>
    </dgm:pt>
    <dgm:pt modelId="{69239C09-1224-AB4D-A20E-BDECEC912645}" type="pres">
      <dgm:prSet presAssocID="{921C8C7B-91F5-7F41-BC43-29B96F66B30C}" presName="hierRoot2" presStyleCnt="0">
        <dgm:presLayoutVars>
          <dgm:hierBranch val="init"/>
        </dgm:presLayoutVars>
      </dgm:prSet>
      <dgm:spPr/>
    </dgm:pt>
    <dgm:pt modelId="{A7B8D49F-AB6E-864E-9BD6-75F54527E78E}" type="pres">
      <dgm:prSet presAssocID="{921C8C7B-91F5-7F41-BC43-29B96F66B30C}" presName="rootComposite" presStyleCnt="0"/>
      <dgm:spPr/>
    </dgm:pt>
    <dgm:pt modelId="{D57D4A18-C562-4044-8F8C-91024F3062CF}" type="pres">
      <dgm:prSet presAssocID="{921C8C7B-91F5-7F41-BC43-29B96F66B30C}" presName="rootText" presStyleLbl="node3" presStyleIdx="12" presStyleCnt="16">
        <dgm:presLayoutVars>
          <dgm:chPref val="3"/>
        </dgm:presLayoutVars>
      </dgm:prSet>
      <dgm:spPr/>
    </dgm:pt>
    <dgm:pt modelId="{C83F1A6F-4F83-CD43-96BB-457055A528F7}" type="pres">
      <dgm:prSet presAssocID="{921C8C7B-91F5-7F41-BC43-29B96F66B30C}" presName="rootConnector" presStyleLbl="node3" presStyleIdx="12" presStyleCnt="16"/>
      <dgm:spPr/>
    </dgm:pt>
    <dgm:pt modelId="{5D494ADA-A593-0046-AE13-8C32B288DC49}" type="pres">
      <dgm:prSet presAssocID="{921C8C7B-91F5-7F41-BC43-29B96F66B30C}" presName="hierChild4" presStyleCnt="0"/>
      <dgm:spPr/>
    </dgm:pt>
    <dgm:pt modelId="{5103BA89-8047-1348-BDDA-363F0B4D018C}" type="pres">
      <dgm:prSet presAssocID="{921C8C7B-91F5-7F41-BC43-29B96F66B30C}" presName="hierChild5" presStyleCnt="0"/>
      <dgm:spPr/>
    </dgm:pt>
    <dgm:pt modelId="{9315F526-A841-7E4D-AF25-65B07D08B2EB}" type="pres">
      <dgm:prSet presAssocID="{A8A9E880-DDE7-D44C-A9D7-7D4CF38C3636}" presName="Name37" presStyleLbl="parChTrans1D3" presStyleIdx="13" presStyleCnt="16"/>
      <dgm:spPr/>
    </dgm:pt>
    <dgm:pt modelId="{879D735F-ECC7-4A4F-9BB0-F0A6C8DD618F}" type="pres">
      <dgm:prSet presAssocID="{FBA3ED61-B9B2-BD45-9F08-DD2365CCE7E4}" presName="hierRoot2" presStyleCnt="0">
        <dgm:presLayoutVars>
          <dgm:hierBranch val="init"/>
        </dgm:presLayoutVars>
      </dgm:prSet>
      <dgm:spPr/>
    </dgm:pt>
    <dgm:pt modelId="{59336BA8-FF69-F649-AC98-A19341822FAD}" type="pres">
      <dgm:prSet presAssocID="{FBA3ED61-B9B2-BD45-9F08-DD2365CCE7E4}" presName="rootComposite" presStyleCnt="0"/>
      <dgm:spPr/>
    </dgm:pt>
    <dgm:pt modelId="{0B862C75-5422-F748-B02E-79AA856F8CC0}" type="pres">
      <dgm:prSet presAssocID="{FBA3ED61-B9B2-BD45-9F08-DD2365CCE7E4}" presName="rootText" presStyleLbl="node3" presStyleIdx="13" presStyleCnt="16">
        <dgm:presLayoutVars>
          <dgm:chPref val="3"/>
        </dgm:presLayoutVars>
      </dgm:prSet>
      <dgm:spPr/>
    </dgm:pt>
    <dgm:pt modelId="{DD9F289D-CF9D-584D-9449-0E4EDAADCDFC}" type="pres">
      <dgm:prSet presAssocID="{FBA3ED61-B9B2-BD45-9F08-DD2365CCE7E4}" presName="rootConnector" presStyleLbl="node3" presStyleIdx="13" presStyleCnt="16"/>
      <dgm:spPr/>
    </dgm:pt>
    <dgm:pt modelId="{4D26D674-CFAA-F547-B8D2-3C20B163C6EF}" type="pres">
      <dgm:prSet presAssocID="{FBA3ED61-B9B2-BD45-9F08-DD2365CCE7E4}" presName="hierChild4" presStyleCnt="0"/>
      <dgm:spPr/>
    </dgm:pt>
    <dgm:pt modelId="{61127BCA-DD1A-0D4A-8987-8058EB853595}" type="pres">
      <dgm:prSet presAssocID="{FBA3ED61-B9B2-BD45-9F08-DD2365CCE7E4}" presName="hierChild5" presStyleCnt="0"/>
      <dgm:spPr/>
    </dgm:pt>
    <dgm:pt modelId="{9CF8D5FA-6F34-CC47-9192-47287FAAC8CD}" type="pres">
      <dgm:prSet presAssocID="{13F818DF-F66B-EF46-A12D-B8ECD6A521A6}" presName="Name37" presStyleLbl="parChTrans1D3" presStyleIdx="14" presStyleCnt="16"/>
      <dgm:spPr/>
    </dgm:pt>
    <dgm:pt modelId="{F7703AAE-2FE3-7744-8CD2-8CEC07B55DB5}" type="pres">
      <dgm:prSet presAssocID="{99B34D51-CCC5-004C-AB93-4202036490AC}" presName="hierRoot2" presStyleCnt="0">
        <dgm:presLayoutVars>
          <dgm:hierBranch val="init"/>
        </dgm:presLayoutVars>
      </dgm:prSet>
      <dgm:spPr/>
    </dgm:pt>
    <dgm:pt modelId="{173C60F7-5FEB-6645-A4A7-17B5FB783D77}" type="pres">
      <dgm:prSet presAssocID="{99B34D51-CCC5-004C-AB93-4202036490AC}" presName="rootComposite" presStyleCnt="0"/>
      <dgm:spPr/>
    </dgm:pt>
    <dgm:pt modelId="{0334007B-2EA0-254F-A39E-15C37E14D734}" type="pres">
      <dgm:prSet presAssocID="{99B34D51-CCC5-004C-AB93-4202036490AC}" presName="rootText" presStyleLbl="node3" presStyleIdx="14" presStyleCnt="16">
        <dgm:presLayoutVars>
          <dgm:chPref val="3"/>
        </dgm:presLayoutVars>
      </dgm:prSet>
      <dgm:spPr/>
    </dgm:pt>
    <dgm:pt modelId="{3C53F29D-47A5-5C45-B2DA-063344954DF7}" type="pres">
      <dgm:prSet presAssocID="{99B34D51-CCC5-004C-AB93-4202036490AC}" presName="rootConnector" presStyleLbl="node3" presStyleIdx="14" presStyleCnt="16"/>
      <dgm:spPr/>
    </dgm:pt>
    <dgm:pt modelId="{1D69F5FE-3317-854F-8E4A-4DF06EC03D83}" type="pres">
      <dgm:prSet presAssocID="{99B34D51-CCC5-004C-AB93-4202036490AC}" presName="hierChild4" presStyleCnt="0"/>
      <dgm:spPr/>
    </dgm:pt>
    <dgm:pt modelId="{4E2812B9-DAFA-5242-B391-057200181028}" type="pres">
      <dgm:prSet presAssocID="{99B34D51-CCC5-004C-AB93-4202036490AC}" presName="hierChild5" presStyleCnt="0"/>
      <dgm:spPr/>
    </dgm:pt>
    <dgm:pt modelId="{EA5A6227-57BD-2F4C-8134-B15C57E1CE42}" type="pres">
      <dgm:prSet presAssocID="{6E935DBF-CFE6-7D40-B405-FCBF83AB67F5}" presName="hierChild5" presStyleCnt="0"/>
      <dgm:spPr/>
    </dgm:pt>
    <dgm:pt modelId="{AD50BDB7-A03D-E145-82AF-56E01E3AD542}" type="pres">
      <dgm:prSet presAssocID="{BFAF5A6F-8C62-044E-A370-A3CA14E36110}" presName="Name37" presStyleLbl="parChTrans1D2" presStyleIdx="4" presStyleCnt="6"/>
      <dgm:spPr/>
    </dgm:pt>
    <dgm:pt modelId="{A839418B-ED50-DC4F-9294-7B16BD74BFD8}" type="pres">
      <dgm:prSet presAssocID="{328F9F89-4092-7D43-B6E4-E42C35049771}" presName="hierRoot2" presStyleCnt="0">
        <dgm:presLayoutVars>
          <dgm:hierBranch val="init"/>
        </dgm:presLayoutVars>
      </dgm:prSet>
      <dgm:spPr/>
    </dgm:pt>
    <dgm:pt modelId="{5FAA4254-345D-D147-AC0C-CB45CB42B936}" type="pres">
      <dgm:prSet presAssocID="{328F9F89-4092-7D43-B6E4-E42C35049771}" presName="rootComposite" presStyleCnt="0"/>
      <dgm:spPr/>
    </dgm:pt>
    <dgm:pt modelId="{6F65BA1D-AB22-7444-AB29-0851475AADD3}" type="pres">
      <dgm:prSet presAssocID="{328F9F89-4092-7D43-B6E4-E42C35049771}" presName="rootText" presStyleLbl="node2" presStyleIdx="4" presStyleCnt="5">
        <dgm:presLayoutVars>
          <dgm:chPref val="3"/>
        </dgm:presLayoutVars>
      </dgm:prSet>
      <dgm:spPr/>
    </dgm:pt>
    <dgm:pt modelId="{9C8B4D32-2B24-4546-A903-61E034C4B4E3}" type="pres">
      <dgm:prSet presAssocID="{328F9F89-4092-7D43-B6E4-E42C35049771}" presName="rootConnector" presStyleLbl="node2" presStyleIdx="4" presStyleCnt="5"/>
      <dgm:spPr/>
    </dgm:pt>
    <dgm:pt modelId="{1F55A6B7-E7F2-2242-B3F4-FE1BAB5697CD}" type="pres">
      <dgm:prSet presAssocID="{328F9F89-4092-7D43-B6E4-E42C35049771}" presName="hierChild4" presStyleCnt="0"/>
      <dgm:spPr/>
    </dgm:pt>
    <dgm:pt modelId="{512327B2-AE59-F742-88AA-6D724DDB9110}" type="pres">
      <dgm:prSet presAssocID="{871A0B22-3CA0-0047-9CE7-E99BEE25CFC4}" presName="Name37" presStyleLbl="parChTrans1D3" presStyleIdx="15" presStyleCnt="16"/>
      <dgm:spPr/>
    </dgm:pt>
    <dgm:pt modelId="{1FF468A6-BF8D-0E4C-A726-773CCC4CD260}" type="pres">
      <dgm:prSet presAssocID="{6169438F-23EE-094F-B259-D3E21E9D621D}" presName="hierRoot2" presStyleCnt="0">
        <dgm:presLayoutVars>
          <dgm:hierBranch val="init"/>
        </dgm:presLayoutVars>
      </dgm:prSet>
      <dgm:spPr/>
    </dgm:pt>
    <dgm:pt modelId="{ECADF01F-222A-A544-9661-CE93B3B9F2AA}" type="pres">
      <dgm:prSet presAssocID="{6169438F-23EE-094F-B259-D3E21E9D621D}" presName="rootComposite" presStyleCnt="0"/>
      <dgm:spPr/>
    </dgm:pt>
    <dgm:pt modelId="{96CD6587-BFC6-1449-AB1D-26F3EBE495CB}" type="pres">
      <dgm:prSet presAssocID="{6169438F-23EE-094F-B259-D3E21E9D621D}" presName="rootText" presStyleLbl="node3" presStyleIdx="15" presStyleCnt="16">
        <dgm:presLayoutVars>
          <dgm:chPref val="3"/>
        </dgm:presLayoutVars>
      </dgm:prSet>
      <dgm:spPr/>
    </dgm:pt>
    <dgm:pt modelId="{F7D01117-A86F-F94A-8D6B-6BB23169014F}" type="pres">
      <dgm:prSet presAssocID="{6169438F-23EE-094F-B259-D3E21E9D621D}" presName="rootConnector" presStyleLbl="node3" presStyleIdx="15" presStyleCnt="16"/>
      <dgm:spPr/>
    </dgm:pt>
    <dgm:pt modelId="{2FEA7096-686A-8E41-8772-68319BAF2598}" type="pres">
      <dgm:prSet presAssocID="{6169438F-23EE-094F-B259-D3E21E9D621D}" presName="hierChild4" presStyleCnt="0"/>
      <dgm:spPr/>
    </dgm:pt>
    <dgm:pt modelId="{BD43212C-7F97-C749-9A08-8C28048A2121}" type="pres">
      <dgm:prSet presAssocID="{6169438F-23EE-094F-B259-D3E21E9D621D}" presName="hierChild5" presStyleCnt="0"/>
      <dgm:spPr/>
    </dgm:pt>
    <dgm:pt modelId="{C4D67D22-E083-9040-A93B-A3FC8880A4FE}" type="pres">
      <dgm:prSet presAssocID="{328F9F89-4092-7D43-B6E4-E42C35049771}" presName="hierChild5" presStyleCnt="0"/>
      <dgm:spPr/>
    </dgm:pt>
    <dgm:pt modelId="{04EBBBF9-67DA-4F90-9021-54FB7F13FF83}" type="pres">
      <dgm:prSet presAssocID="{409F331D-6B0B-4AC0-84EB-68725974CBF6}" presName="hierChild3" presStyleCnt="0"/>
      <dgm:spPr/>
    </dgm:pt>
    <dgm:pt modelId="{72B5F13F-D582-4FE2-8939-2699C02C6F15}" type="pres">
      <dgm:prSet presAssocID="{76D22A56-81A4-46A5-88E7-014608B71EF9}" presName="Name111" presStyleLbl="parChTrans1D2" presStyleIdx="5" presStyleCnt="6"/>
      <dgm:spPr/>
    </dgm:pt>
    <dgm:pt modelId="{AC3D4010-BBFC-4934-BF9A-B0A75F212626}" type="pres">
      <dgm:prSet presAssocID="{CDFF609C-966D-4D48-BE68-3630C8C48CD1}" presName="hierRoot3" presStyleCnt="0">
        <dgm:presLayoutVars>
          <dgm:hierBranch val="init"/>
        </dgm:presLayoutVars>
      </dgm:prSet>
      <dgm:spPr/>
    </dgm:pt>
    <dgm:pt modelId="{A66544A2-3769-4876-A09D-B3129FCC74F7}" type="pres">
      <dgm:prSet presAssocID="{CDFF609C-966D-4D48-BE68-3630C8C48CD1}" presName="rootComposite3" presStyleCnt="0"/>
      <dgm:spPr/>
    </dgm:pt>
    <dgm:pt modelId="{076F56E4-14D0-4F1F-B77D-7D0B1DBE2077}" type="pres">
      <dgm:prSet presAssocID="{CDFF609C-966D-4D48-BE68-3630C8C48CD1}" presName="rootText3" presStyleLbl="asst1" presStyleIdx="0" presStyleCnt="1">
        <dgm:presLayoutVars>
          <dgm:chPref val="3"/>
        </dgm:presLayoutVars>
      </dgm:prSet>
      <dgm:spPr/>
    </dgm:pt>
    <dgm:pt modelId="{525CC2B7-D9AE-490C-89EC-6ECD499EE58B}" type="pres">
      <dgm:prSet presAssocID="{CDFF609C-966D-4D48-BE68-3630C8C48CD1}" presName="rootConnector3" presStyleLbl="asst1" presStyleIdx="0" presStyleCnt="1"/>
      <dgm:spPr/>
    </dgm:pt>
    <dgm:pt modelId="{EEB3EEA8-2694-4647-95F1-2DBF22462269}" type="pres">
      <dgm:prSet presAssocID="{CDFF609C-966D-4D48-BE68-3630C8C48CD1}" presName="hierChild6" presStyleCnt="0"/>
      <dgm:spPr/>
    </dgm:pt>
    <dgm:pt modelId="{9E671F44-AD92-4461-9194-B4413CA50ACC}" type="pres">
      <dgm:prSet presAssocID="{CDFF609C-966D-4D48-BE68-3630C8C48CD1}" presName="hierChild7" presStyleCnt="0"/>
      <dgm:spPr/>
    </dgm:pt>
  </dgm:ptLst>
  <dgm:cxnLst>
    <dgm:cxn modelId="{A6D52600-58CD-634E-9351-5CCBCC67E32C}" type="presOf" srcId="{E0D3B5B6-B036-B94A-8181-7345C669D16D}" destId="{A1B2D9EE-0986-7E46-8C79-4DC269245D71}" srcOrd="1" destOrd="0" presId="urn:microsoft.com/office/officeart/2005/8/layout/orgChart1"/>
    <dgm:cxn modelId="{83108700-8821-F14C-9A26-4D086852DA77}" type="presOf" srcId="{0735D67F-DB66-9546-BA07-2B3A78D7D16A}" destId="{E3FDB594-BAC9-5943-8727-018B9C45CCA3}" srcOrd="0" destOrd="0" presId="urn:microsoft.com/office/officeart/2005/8/layout/orgChart1"/>
    <dgm:cxn modelId="{DE214303-D9BE-C84C-B6DE-F91F10C0D9DD}" type="presOf" srcId="{AF955CF4-D153-4013-961E-1961F67C41A5}" destId="{E779970B-C7A8-412F-B32A-F94052E657B1}" srcOrd="0" destOrd="0" presId="urn:microsoft.com/office/officeart/2005/8/layout/orgChart1"/>
    <dgm:cxn modelId="{D390B203-82C1-4647-8CA3-BBFD23FBE070}" type="presOf" srcId="{B47FD0EB-5216-9C4A-90C6-F00524F5F4A3}" destId="{1403252B-6E75-FC47-83B1-8AFC86A2849E}" srcOrd="0" destOrd="0" presId="urn:microsoft.com/office/officeart/2005/8/layout/orgChart1"/>
    <dgm:cxn modelId="{72580A04-A74F-154F-802E-A36F2EA81B4C}" type="presOf" srcId="{99B34D51-CCC5-004C-AB93-4202036490AC}" destId="{0334007B-2EA0-254F-A39E-15C37E14D734}" srcOrd="0" destOrd="0" presId="urn:microsoft.com/office/officeart/2005/8/layout/orgChart1"/>
    <dgm:cxn modelId="{F1ECBB05-64CD-3E47-902C-31322EC2FC56}" type="presOf" srcId="{49FDBA32-26B9-3D48-A5B7-C86146D5C06D}" destId="{0C10AF18-525E-DF4C-AAD7-EE94E3151CF2}" srcOrd="0" destOrd="0" presId="urn:microsoft.com/office/officeart/2005/8/layout/orgChart1"/>
    <dgm:cxn modelId="{81707C07-4CAE-AA4E-937A-B753DA389E87}" type="presOf" srcId="{DEAEC124-9A30-6C4B-9023-F64C72B7425E}" destId="{C9C4B964-70DE-8A4C-9CAA-8B90B840A94F}" srcOrd="0" destOrd="0" presId="urn:microsoft.com/office/officeart/2005/8/layout/orgChart1"/>
    <dgm:cxn modelId="{5E5B4008-8D8C-6648-A3E1-C2A12C7C936D}" type="presOf" srcId="{6E935DBF-CFE6-7D40-B405-FCBF83AB67F5}" destId="{C452B1EE-4AE6-F047-8A8B-7927F243FBD3}" srcOrd="0" destOrd="0" presId="urn:microsoft.com/office/officeart/2005/8/layout/orgChart1"/>
    <dgm:cxn modelId="{E02CC70C-EC18-AE4C-BBFC-224F55220548}" type="presOf" srcId="{0AED1ED5-9624-F048-A254-D95BFAD1D8EB}" destId="{B5BCC377-FFAE-2D41-9992-13BDC14C7671}" srcOrd="0" destOrd="0" presId="urn:microsoft.com/office/officeart/2005/8/layout/orgChart1"/>
    <dgm:cxn modelId="{BD5CD00D-01C1-40DD-8FB9-786C1542600B}" type="presOf" srcId="{CDFF609C-966D-4D48-BE68-3630C8C48CD1}" destId="{076F56E4-14D0-4F1F-B77D-7D0B1DBE2077}" srcOrd="0" destOrd="0" presId="urn:microsoft.com/office/officeart/2005/8/layout/orgChart1"/>
    <dgm:cxn modelId="{4AF9B60F-8602-264F-82FE-F96C341F4B26}" srcId="{409F331D-6B0B-4AC0-84EB-68725974CBF6}" destId="{6E935DBF-CFE6-7D40-B405-FCBF83AB67F5}" srcOrd="4" destOrd="0" parTransId="{276BF48F-9C62-E74A-9CF4-EED3B19A2B18}" sibTransId="{18F7CB21-1A9A-6E4D-8E31-6B29E55DF9FA}"/>
    <dgm:cxn modelId="{D950BD0F-3DD3-404C-9FD9-6407CA29F1DB}" type="presOf" srcId="{DB2C5A38-0047-0546-B66E-1D86C3DDF0D0}" destId="{1FAF19A9-C53E-3743-872B-D1794C51B116}" srcOrd="0" destOrd="0" presId="urn:microsoft.com/office/officeart/2005/8/layout/orgChart1"/>
    <dgm:cxn modelId="{FCD54511-D722-484E-9BD5-6D0BF3257D9B}" type="presOf" srcId="{DEAEC124-9A30-6C4B-9023-F64C72B7425E}" destId="{09CF7E56-EA79-3B4C-85E7-5620F63B7350}" srcOrd="1" destOrd="0" presId="urn:microsoft.com/office/officeart/2005/8/layout/orgChart1"/>
    <dgm:cxn modelId="{4F698912-A534-2F4C-BAFA-42647DADC434}" type="presOf" srcId="{6169438F-23EE-094F-B259-D3E21E9D621D}" destId="{F7D01117-A86F-F94A-8D6B-6BB23169014F}" srcOrd="1" destOrd="0" presId="urn:microsoft.com/office/officeart/2005/8/layout/orgChart1"/>
    <dgm:cxn modelId="{C69CD215-0812-ED4C-8CF8-5902107154E7}" srcId="{6E935DBF-CFE6-7D40-B405-FCBF83AB67F5}" destId="{8C659898-1723-1F44-BCD6-EF1AA52B2108}" srcOrd="0" destOrd="0" parTransId="{CBB9E7CA-CA4B-0146-9FD7-4570C4818846}" sibTransId="{BA4EDACE-F566-E04C-A9A8-42C4F082B90D}"/>
    <dgm:cxn modelId="{C0976216-C25E-454F-92AD-C045E08E9047}" type="presOf" srcId="{13F818DF-F66B-EF46-A12D-B8ECD6A521A6}" destId="{9CF8D5FA-6F34-CC47-9192-47287FAAC8CD}" srcOrd="0" destOrd="0" presId="urn:microsoft.com/office/officeart/2005/8/layout/orgChart1"/>
    <dgm:cxn modelId="{DB697618-EA93-6547-8B30-0F28E1D0D2ED}" srcId="{13859EDD-FB7F-4DBA-886E-CB62DB227ABA}" destId="{0735D67F-DB66-9546-BA07-2B3A78D7D16A}" srcOrd="1" destOrd="0" parTransId="{F79BA336-E026-1C45-98BB-D80602DBEA6E}" sibTransId="{5D7F49FE-C5B0-4E49-B901-3DFE160763BF}"/>
    <dgm:cxn modelId="{222CBF1D-B97B-4DED-8E0C-2F2701F4CD16}" type="presOf" srcId="{76D22A56-81A4-46A5-88E7-014608B71EF9}" destId="{72B5F13F-D582-4FE2-8939-2699C02C6F15}" srcOrd="0" destOrd="0" presId="urn:microsoft.com/office/officeart/2005/8/layout/orgChart1"/>
    <dgm:cxn modelId="{3A42A61E-E9A6-1444-9FF0-36B89DFF6249}" srcId="{334E4722-5377-4661-9459-09682404B617}" destId="{B47FD0EB-5216-9C4A-90C6-F00524F5F4A3}" srcOrd="0" destOrd="0" parTransId="{49FDBA32-26B9-3D48-A5B7-C86146D5C06D}" sibTransId="{80DFB6EA-26A3-AE45-8B00-1AD515658179}"/>
    <dgm:cxn modelId="{09184C21-5767-9743-8665-227204B7F276}" srcId="{710B9079-D33C-48B5-9198-3E13622DA7C4}" destId="{DB2C5A38-0047-0546-B66E-1D86C3DDF0D0}" srcOrd="3" destOrd="0" parTransId="{D50AB504-E0BF-0F4E-B9E6-F3B820499AE9}" sibTransId="{05421C00-BB7B-A940-99A2-D41117099145}"/>
    <dgm:cxn modelId="{52255728-A2A2-0841-A191-548607D45601}" type="presOf" srcId="{7574C547-3DD8-D741-B64E-590EA6437804}" destId="{94717705-FAED-3E49-B5BF-CB4FA0FF142E}" srcOrd="0" destOrd="0" presId="urn:microsoft.com/office/officeart/2005/8/layout/orgChart1"/>
    <dgm:cxn modelId="{BE3E9828-54C3-6E45-94E0-9889A255B441}" type="presOf" srcId="{710B9079-D33C-48B5-9198-3E13622DA7C4}" destId="{6C4CDD14-6005-4420-9737-61DAB7D8EE25}" srcOrd="0" destOrd="0" presId="urn:microsoft.com/office/officeart/2005/8/layout/orgChart1"/>
    <dgm:cxn modelId="{13DBFD29-B4F8-BB4E-80B6-0106FC4FAC15}" type="presOf" srcId="{4D8EC791-2AB1-EB4E-85DA-55EC047316E7}" destId="{2EA04744-734F-7F4A-980B-B9C7503BAEB8}" srcOrd="0" destOrd="0" presId="urn:microsoft.com/office/officeart/2005/8/layout/orgChart1"/>
    <dgm:cxn modelId="{CFA0F32B-850B-475F-9CD1-9DB72C084E7B}" srcId="{409F331D-6B0B-4AC0-84EB-68725974CBF6}" destId="{CDFF609C-966D-4D48-BE68-3630C8C48CD1}" srcOrd="0" destOrd="0" parTransId="{76D22A56-81A4-46A5-88E7-014608B71EF9}" sibTransId="{F18C2C89-7342-4129-846B-1CDE707A6773}"/>
    <dgm:cxn modelId="{90AC6C2C-66AB-A141-8BDB-808490368770}" type="presOf" srcId="{6D3DD22E-5FB1-DF4A-9995-43AF1231B897}" destId="{3C9B30CA-6617-FC4D-B29D-6EE2AD39187A}" srcOrd="0" destOrd="0" presId="urn:microsoft.com/office/officeart/2005/8/layout/orgChart1"/>
    <dgm:cxn modelId="{447A4139-A52B-6646-8258-1C2050DAC0D4}" srcId="{328F9F89-4092-7D43-B6E4-E42C35049771}" destId="{6169438F-23EE-094F-B259-D3E21E9D621D}" srcOrd="0" destOrd="0" parTransId="{871A0B22-3CA0-0047-9CE7-E99BEE25CFC4}" sibTransId="{64B1C344-9518-D642-ABF2-0E6D05899529}"/>
    <dgm:cxn modelId="{82538D3B-2B41-5240-9764-C1DC1304958F}" type="presOf" srcId="{3EBBDAED-A6CD-A94A-A000-164EF15C7096}" destId="{2431BC43-74D9-F84C-8C1C-96D795580CB2}" srcOrd="0" destOrd="0" presId="urn:microsoft.com/office/officeart/2005/8/layout/orgChart1"/>
    <dgm:cxn modelId="{AEA20E5C-0C42-904C-8204-E9B570D45243}" type="presOf" srcId="{CBB9E7CA-CA4B-0146-9FD7-4570C4818846}" destId="{56BACB4E-1B96-2445-B5C6-3F6A020FB5F1}" srcOrd="0" destOrd="0" presId="urn:microsoft.com/office/officeart/2005/8/layout/orgChart1"/>
    <dgm:cxn modelId="{1630525E-4D45-AF4E-ADF8-0C437CA7F424}" srcId="{6E935DBF-CFE6-7D40-B405-FCBF83AB67F5}" destId="{FBA3ED61-B9B2-BD45-9F08-DD2365CCE7E4}" srcOrd="2" destOrd="0" parTransId="{A8A9E880-DDE7-D44C-A9D7-7D4CF38C3636}" sibTransId="{EC227FB3-22C1-CA4D-AB3A-0611F6BCCB60}"/>
    <dgm:cxn modelId="{092FFD5F-3B03-3C46-AA91-45C4AA30E271}" type="presOf" srcId="{D50AB504-E0BF-0F4E-B9E6-F3B820499AE9}" destId="{A7FA5FFB-0186-E642-8CB5-10D0873BCF5F}" srcOrd="0" destOrd="0" presId="urn:microsoft.com/office/officeart/2005/8/layout/orgChart1"/>
    <dgm:cxn modelId="{3C0A4764-F40E-4C60-AA18-F2E32D1C88F1}" type="presOf" srcId="{C46A73BD-F844-4803-921E-F8AC4DA1D163}" destId="{B68A4619-754B-46E9-BFB2-1B036399C486}" srcOrd="0" destOrd="0" presId="urn:microsoft.com/office/officeart/2005/8/layout/orgChart1"/>
    <dgm:cxn modelId="{82634545-D9FA-5D47-87C0-1EA9A049DCA8}" type="presOf" srcId="{13859EDD-FB7F-4DBA-886E-CB62DB227ABA}" destId="{8EEB2687-B633-42FA-909F-7C51C4EC2BA8}" srcOrd="0" destOrd="0" presId="urn:microsoft.com/office/officeart/2005/8/layout/orgChart1"/>
    <dgm:cxn modelId="{7FB8D045-5B29-6742-8F29-B3B685151EA4}" type="presOf" srcId="{921C8C7B-91F5-7F41-BC43-29B96F66B30C}" destId="{C83F1A6F-4F83-CD43-96BB-457055A528F7}" srcOrd="1" destOrd="0" presId="urn:microsoft.com/office/officeart/2005/8/layout/orgChart1"/>
    <dgm:cxn modelId="{901F4167-7FD0-4C2F-AD61-E1A19BB4FBCC}" srcId="{9BB603BE-B985-4341-BA47-A0AD9C8BE710}" destId="{409F331D-6B0B-4AC0-84EB-68725974CBF6}" srcOrd="0" destOrd="0" parTransId="{FC483FB8-7AA5-434F-9C31-AC6BDD3BD497}" sibTransId="{80A7B76F-AF8B-4231-9A80-5BB88A330B83}"/>
    <dgm:cxn modelId="{16A51749-9F07-4B3E-93BA-D778154A8B1F}" type="presOf" srcId="{334E4722-5377-4661-9459-09682404B617}" destId="{A08679AF-8B33-4B21-ACC7-50D42A9512D6}" srcOrd="0" destOrd="0" presId="urn:microsoft.com/office/officeart/2005/8/layout/orgChart1"/>
    <dgm:cxn modelId="{A614916A-AD7A-4342-B2E3-E2773FEC92F3}" type="presOf" srcId="{C3646C23-5A18-6E44-BEA9-0378B55A8D96}" destId="{F84811AB-4F94-8B47-BEEB-CF8F7F2ABBDB}" srcOrd="0" destOrd="0" presId="urn:microsoft.com/office/officeart/2005/8/layout/orgChart1"/>
    <dgm:cxn modelId="{AC58C34A-A4BA-1041-8F11-45761BF015A0}" srcId="{13859EDD-FB7F-4DBA-886E-CB62DB227ABA}" destId="{42F9E29D-3F18-A140-BFD8-75CB2BAB7A0D}" srcOrd="0" destOrd="0" parTransId="{7574C547-3DD8-D741-B64E-590EA6437804}" sibTransId="{B70CD35E-2BEB-C741-A36C-1DEA3F66FF28}"/>
    <dgm:cxn modelId="{C70B374D-B6AE-B54A-8349-AC23FB9404A3}" type="presOf" srcId="{328F9F89-4092-7D43-B6E4-E42C35049771}" destId="{9C8B4D32-2B24-4546-A903-61E034C4B4E3}" srcOrd="1" destOrd="0" presId="urn:microsoft.com/office/officeart/2005/8/layout/orgChart1"/>
    <dgm:cxn modelId="{03EA876F-0C5B-7A4A-8C08-870BA6A6577B}" type="presOf" srcId="{DB2C5A38-0047-0546-B66E-1D86C3DDF0D0}" destId="{BAB3DF52-CB42-5E40-9DE6-BAFDE2488F9E}" srcOrd="1" destOrd="0" presId="urn:microsoft.com/office/officeart/2005/8/layout/orgChart1"/>
    <dgm:cxn modelId="{11A76C71-D9F0-4A46-AEFF-A2FF18A79F24}" type="presOf" srcId="{56F6068E-18C3-4C06-A00D-180718C3F3A0}" destId="{44EEB6A2-089A-40CC-BD3B-9E9BFF40C4A7}" srcOrd="0" destOrd="0" presId="urn:microsoft.com/office/officeart/2005/8/layout/orgChart1"/>
    <dgm:cxn modelId="{78EFCE52-094F-A04C-A9EF-9E31A48282D9}" srcId="{710B9079-D33C-48B5-9198-3E13622DA7C4}" destId="{5BA11FCC-A99F-394C-B56F-FFB2DA1D1091}" srcOrd="0" destOrd="0" parTransId="{B6640B82-CCBB-9C44-9230-78EA454C20A5}" sibTransId="{FF303778-B418-DF41-93AC-E808884A1FF2}"/>
    <dgm:cxn modelId="{F63A9F75-439E-674C-8E70-500E0E9F1EF0}" type="presOf" srcId="{FBA3ED61-B9B2-BD45-9F08-DD2365CCE7E4}" destId="{DD9F289D-CF9D-584D-9449-0E4EDAADCDFC}" srcOrd="1" destOrd="0" presId="urn:microsoft.com/office/officeart/2005/8/layout/orgChart1"/>
    <dgm:cxn modelId="{A1DB3876-1568-C540-BB27-795F84C50D9C}" type="presOf" srcId="{5BA11FCC-A99F-394C-B56F-FFB2DA1D1091}" destId="{25871A97-A184-234C-AED3-803ECDB46D3F}" srcOrd="0" destOrd="0" presId="urn:microsoft.com/office/officeart/2005/8/layout/orgChart1"/>
    <dgm:cxn modelId="{BC2DC377-2CBF-5D4E-A9CB-C4C41CC99BAA}" type="presOf" srcId="{5BA11FCC-A99F-394C-B56F-FFB2DA1D1091}" destId="{A74A26C5-7115-464F-B1E6-C240459CC944}" srcOrd="1" destOrd="0" presId="urn:microsoft.com/office/officeart/2005/8/layout/orgChart1"/>
    <dgm:cxn modelId="{4C97F578-3EA7-6940-ACB3-A2A53CF8282D}" type="presOf" srcId="{276BF48F-9C62-E74A-9CF4-EED3B19A2B18}" destId="{F1564899-4C5B-754F-BF7B-EC8523BBA068}" srcOrd="0" destOrd="0" presId="urn:microsoft.com/office/officeart/2005/8/layout/orgChart1"/>
    <dgm:cxn modelId="{88792179-5D11-EA47-9668-857BACEEC0EE}" type="presOf" srcId="{871A0B22-3CA0-0047-9CE7-E99BEE25CFC4}" destId="{512327B2-AE59-F742-88AA-6D724DDB9110}" srcOrd="0" destOrd="0" presId="urn:microsoft.com/office/officeart/2005/8/layout/orgChart1"/>
    <dgm:cxn modelId="{6544727B-8C59-4E7E-B6EF-B08E4F9B6F5A}" type="presOf" srcId="{409F331D-6B0B-4AC0-84EB-68725974CBF6}" destId="{19CA9F56-77AF-4231-89E3-0A36C0017CAF}" srcOrd="0" destOrd="0" presId="urn:microsoft.com/office/officeart/2005/8/layout/orgChart1"/>
    <dgm:cxn modelId="{AF9A917D-F15E-6440-89FB-F4DA23B4747A}" srcId="{13859EDD-FB7F-4DBA-886E-CB62DB227ABA}" destId="{F44FB110-6EA3-F243-8E1F-F689A7B10625}" srcOrd="2" destOrd="0" parTransId="{C3646C23-5A18-6E44-BEA9-0378B55A8D96}" sibTransId="{E4DBDD7C-B7C0-3B41-8111-CBDA29045D60}"/>
    <dgm:cxn modelId="{B6281A81-B6FD-B346-9455-26C0B688756A}" type="presOf" srcId="{13859EDD-FB7F-4DBA-886E-CB62DB227ABA}" destId="{4E4A4779-AB7E-46AC-A1DD-808309740329}" srcOrd="1" destOrd="0" presId="urn:microsoft.com/office/officeart/2005/8/layout/orgChart1"/>
    <dgm:cxn modelId="{A19A4E83-4353-6E42-8BA7-35B238F0813E}" type="presOf" srcId="{6E935DBF-CFE6-7D40-B405-FCBF83AB67F5}" destId="{3A2D60B5-16D9-1E47-B8B9-006F3CA6DA8D}" srcOrd="1" destOrd="0" presId="urn:microsoft.com/office/officeart/2005/8/layout/orgChart1"/>
    <dgm:cxn modelId="{002B7A86-BE36-F94A-B351-F8318ACE5118}" type="presOf" srcId="{42F9E29D-3F18-A140-BFD8-75CB2BAB7A0D}" destId="{4D8CFDA1-7FA4-604C-A1AC-02779F4552D1}" srcOrd="0" destOrd="0" presId="urn:microsoft.com/office/officeart/2005/8/layout/orgChart1"/>
    <dgm:cxn modelId="{6DDEB289-9BEF-4686-954B-8F49753DD4D8}" type="presOf" srcId="{9BB603BE-B985-4341-BA47-A0AD9C8BE710}" destId="{AED16E42-3E11-43D9-9E0C-EE1C169E2DE0}" srcOrd="0" destOrd="0" presId="urn:microsoft.com/office/officeart/2005/8/layout/orgChart1"/>
    <dgm:cxn modelId="{01B5B890-C3B2-4409-8FCE-134D31B2CE7D}" srcId="{409F331D-6B0B-4AC0-84EB-68725974CBF6}" destId="{13859EDD-FB7F-4DBA-886E-CB62DB227ABA}" srcOrd="2" destOrd="0" parTransId="{56F6068E-18C3-4C06-A00D-180718C3F3A0}" sibTransId="{2F058045-9B2F-4364-B3B9-5A3AF2246A6F}"/>
    <dgm:cxn modelId="{A2AED193-851C-754F-A14B-A4E10930A2F9}" type="presOf" srcId="{F44FB110-6EA3-F243-8E1F-F689A7B10625}" destId="{2BBA1658-2ECD-BE44-B8F2-563B21C404BE}" srcOrd="0" destOrd="0" presId="urn:microsoft.com/office/officeart/2005/8/layout/orgChart1"/>
    <dgm:cxn modelId="{903BA594-9242-FC40-A056-EBB3037126D3}" type="presOf" srcId="{710B9079-D33C-48B5-9198-3E13622DA7C4}" destId="{407057BB-9024-48A1-B5C6-4C96744A8011}" srcOrd="1" destOrd="0" presId="urn:microsoft.com/office/officeart/2005/8/layout/orgChart1"/>
    <dgm:cxn modelId="{C250CB96-5031-D94A-BFF1-C041ADE9E0B3}" type="presOf" srcId="{6169438F-23EE-094F-B259-D3E21E9D621D}" destId="{96CD6587-BFC6-1449-AB1D-26F3EBE495CB}" srcOrd="0" destOrd="0" presId="urn:microsoft.com/office/officeart/2005/8/layout/orgChart1"/>
    <dgm:cxn modelId="{215805A4-BDF6-764D-8253-3B13E8F5F09B}" type="presOf" srcId="{8C659898-1723-1F44-BCD6-EF1AA52B2108}" destId="{69091823-BAE6-0249-8320-65F9165B7F33}" srcOrd="1" destOrd="0" presId="urn:microsoft.com/office/officeart/2005/8/layout/orgChart1"/>
    <dgm:cxn modelId="{C2C2EEA8-2A38-AF4C-80AA-9AF92BC812A3}" srcId="{6E935DBF-CFE6-7D40-B405-FCBF83AB67F5}" destId="{921C8C7B-91F5-7F41-BC43-29B96F66B30C}" srcOrd="1" destOrd="0" parTransId="{40349BEB-021D-164A-8AC2-E3FA2E49E227}" sibTransId="{E1FBF5E4-1B98-F34C-9793-4C04465BD24B}"/>
    <dgm:cxn modelId="{988300A9-4EDB-FE4D-8621-0062BFBC5C85}" srcId="{334E4722-5377-4661-9459-09682404B617}" destId="{E0D3B5B6-B036-B94A-8181-7345C669D16D}" srcOrd="1" destOrd="0" parTransId="{0AED1ED5-9624-F048-A254-D95BFAD1D8EB}" sibTransId="{716415FD-6967-6749-AE50-BA6DB0C1A141}"/>
    <dgm:cxn modelId="{D67D2DA9-3379-FB40-A3BE-0BC2572AC4BC}" srcId="{710B9079-D33C-48B5-9198-3E13622DA7C4}" destId="{4D8EC791-2AB1-EB4E-85DA-55EC047316E7}" srcOrd="2" destOrd="0" parTransId="{3A9E91FB-FCD8-504D-8222-D3BD77C03325}" sibTransId="{485D6334-43D1-B944-A405-2D6A29C6E1A6}"/>
    <dgm:cxn modelId="{8C289BA9-F4B6-49DB-B91B-7EDA2E2C9E00}" type="presOf" srcId="{409F331D-6B0B-4AC0-84EB-68725974CBF6}" destId="{F7394F44-2859-4D1A-BFCB-1E46FF2901A0}" srcOrd="1" destOrd="0" presId="urn:microsoft.com/office/officeart/2005/8/layout/orgChart1"/>
    <dgm:cxn modelId="{842DCCA9-0319-F142-842B-174DF4DC11FE}" srcId="{710B9079-D33C-48B5-9198-3E13622DA7C4}" destId="{3EBBDAED-A6CD-A94A-A000-164EF15C7096}" srcOrd="4" destOrd="0" parTransId="{22163890-1F9C-124A-84C6-4BDDCF3050DD}" sibTransId="{C09E94E6-3CD2-5247-B214-3ABE2F7FDA1B}"/>
    <dgm:cxn modelId="{2BA68BAF-A3C0-414F-AF5C-D11184BE6349}" type="presOf" srcId="{921C8C7B-91F5-7F41-BC43-29B96F66B30C}" destId="{D57D4A18-C562-4044-8F8C-91024F3062CF}" srcOrd="0" destOrd="0" presId="urn:microsoft.com/office/officeart/2005/8/layout/orgChart1"/>
    <dgm:cxn modelId="{8D5358B7-8215-4317-AE0F-1D8B22A5F8FA}" srcId="{409F331D-6B0B-4AC0-84EB-68725974CBF6}" destId="{334E4722-5377-4661-9459-09682404B617}" srcOrd="3" destOrd="0" parTransId="{C46A73BD-F844-4803-921E-F8AC4DA1D163}" sibTransId="{CF4A8B6B-4788-442A-B248-EE98599F2760}"/>
    <dgm:cxn modelId="{497C70B9-7CB1-AF4E-A11F-6B86A2D8C71E}" srcId="{409F331D-6B0B-4AC0-84EB-68725974CBF6}" destId="{328F9F89-4092-7D43-B6E4-E42C35049771}" srcOrd="5" destOrd="0" parTransId="{BFAF5A6F-8C62-044E-A370-A3CA14E36110}" sibTransId="{30C3AB12-E786-8D42-8587-7A0572DD9829}"/>
    <dgm:cxn modelId="{EFC5A9BC-2310-4C45-A2A5-9F0F7A3983BA}" type="presOf" srcId="{42F7B084-A5BD-9A49-9BFC-10E1F04C38A7}" destId="{A9AB2656-6558-0F4F-84C1-E1779784ECC3}" srcOrd="0" destOrd="0" presId="urn:microsoft.com/office/officeart/2005/8/layout/orgChart1"/>
    <dgm:cxn modelId="{99A4EBBE-C42D-DA43-96C5-1CD9406658E5}" type="presOf" srcId="{3A9E91FB-FCD8-504D-8222-D3BD77C03325}" destId="{9D93F5F2-1EED-374E-986A-A91128B16D94}" srcOrd="0" destOrd="0" presId="urn:microsoft.com/office/officeart/2005/8/layout/orgChart1"/>
    <dgm:cxn modelId="{A8622BC0-6BC7-D14C-B9EE-E1AA9A8C6204}" srcId="{334E4722-5377-4661-9459-09682404B617}" destId="{DEAEC124-9A30-6C4B-9023-F64C72B7425E}" srcOrd="2" destOrd="0" parTransId="{B59F7528-512C-5249-8C78-B0A9FCDED33C}" sibTransId="{CF340FD1-D2CF-0B4D-9BEA-83AECEE43535}"/>
    <dgm:cxn modelId="{D43CE7C1-6A2C-5441-B846-E556C5C32241}" type="presOf" srcId="{40349BEB-021D-164A-8AC2-E3FA2E49E227}" destId="{41195501-4B82-E943-B562-4C62582D3D69}" srcOrd="0" destOrd="0" presId="urn:microsoft.com/office/officeart/2005/8/layout/orgChart1"/>
    <dgm:cxn modelId="{D931E7C5-B49C-481C-9488-F514FFB45280}" type="presOf" srcId="{334E4722-5377-4661-9459-09682404B617}" destId="{CA72DA6C-0538-4D02-97FC-6C6ED5E68ACE}" srcOrd="1" destOrd="0" presId="urn:microsoft.com/office/officeart/2005/8/layout/orgChart1"/>
    <dgm:cxn modelId="{1BDF5DC8-9DE0-7E43-8194-937A5237CEB4}" srcId="{710B9079-D33C-48B5-9198-3E13622DA7C4}" destId="{6D3DD22E-5FB1-DF4A-9995-43AF1231B897}" srcOrd="1" destOrd="0" parTransId="{42F7B084-A5BD-9A49-9BFC-10E1F04C38A7}" sibTransId="{A3440273-BE2D-5245-9823-C95506FA5FD2}"/>
    <dgm:cxn modelId="{FFABE8CB-815C-5D4C-A2DE-7715D9F73F8D}" type="presOf" srcId="{BFAF5A6F-8C62-044E-A370-A3CA14E36110}" destId="{AD50BDB7-A03D-E145-82AF-56E01E3AD542}" srcOrd="0" destOrd="0" presId="urn:microsoft.com/office/officeart/2005/8/layout/orgChart1"/>
    <dgm:cxn modelId="{1F721DCE-5940-5048-BC42-361BA382F69F}" type="presOf" srcId="{0735D67F-DB66-9546-BA07-2B3A78D7D16A}" destId="{9EDFC9CD-91F0-3349-B3E8-A8739CB73EB4}" srcOrd="1" destOrd="0" presId="urn:microsoft.com/office/officeart/2005/8/layout/orgChart1"/>
    <dgm:cxn modelId="{6AE03BD0-6F71-5E4F-8394-0EC13B260B3D}" type="presOf" srcId="{99B34D51-CCC5-004C-AB93-4202036490AC}" destId="{3C53F29D-47A5-5C45-B2DA-063344954DF7}" srcOrd="1" destOrd="0" presId="urn:microsoft.com/office/officeart/2005/8/layout/orgChart1"/>
    <dgm:cxn modelId="{9016FBD1-4FCB-6E4C-9391-58D759A0FBCA}" type="presOf" srcId="{42F9E29D-3F18-A140-BFD8-75CB2BAB7A0D}" destId="{BDE3165C-DDDE-4448-ACE4-06485658782F}" srcOrd="1" destOrd="0" presId="urn:microsoft.com/office/officeart/2005/8/layout/orgChart1"/>
    <dgm:cxn modelId="{CF493DD2-4CB5-7C43-9634-DE2C87B961AD}" type="presOf" srcId="{22163890-1F9C-124A-84C6-4BDDCF3050DD}" destId="{B92D4A40-A635-9347-B6E7-E4DD28A6E061}" srcOrd="0" destOrd="0" presId="urn:microsoft.com/office/officeart/2005/8/layout/orgChart1"/>
    <dgm:cxn modelId="{0F53A6D8-28F8-304F-97BB-7FA1D56AE409}" type="presOf" srcId="{FBA3ED61-B9B2-BD45-9F08-DD2365CCE7E4}" destId="{0B862C75-5422-F748-B02E-79AA856F8CC0}" srcOrd="0" destOrd="0" presId="urn:microsoft.com/office/officeart/2005/8/layout/orgChart1"/>
    <dgm:cxn modelId="{14AE69DB-9BD8-564A-977D-B3ACAFA2613B}" type="presOf" srcId="{3EBBDAED-A6CD-A94A-A000-164EF15C7096}" destId="{491388E8-6EE0-0247-8369-B112C0853031}" srcOrd="1" destOrd="0" presId="urn:microsoft.com/office/officeart/2005/8/layout/orgChart1"/>
    <dgm:cxn modelId="{6787BDDC-6B94-2C44-A1E9-41E04D7EDA6B}" type="presOf" srcId="{4D8EC791-2AB1-EB4E-85DA-55EC047316E7}" destId="{96E7BC2E-58C4-9A45-80C0-EC5A33EAB41F}" srcOrd="1" destOrd="0" presId="urn:microsoft.com/office/officeart/2005/8/layout/orgChart1"/>
    <dgm:cxn modelId="{9EFF40E1-04B8-1240-B059-F5C584DC0961}" type="presOf" srcId="{328F9F89-4092-7D43-B6E4-E42C35049771}" destId="{6F65BA1D-AB22-7444-AB29-0851475AADD3}" srcOrd="0" destOrd="0" presId="urn:microsoft.com/office/officeart/2005/8/layout/orgChart1"/>
    <dgm:cxn modelId="{B7D88BE1-7EB0-C548-A984-62642F034589}" type="presOf" srcId="{B47FD0EB-5216-9C4A-90C6-F00524F5F4A3}" destId="{6DF09840-92D8-F14B-8BD3-93FF8715A418}" srcOrd="1" destOrd="0" presId="urn:microsoft.com/office/officeart/2005/8/layout/orgChart1"/>
    <dgm:cxn modelId="{EFCE5FE5-BCB1-C541-9B99-F4794EDEBC95}" type="presOf" srcId="{F44FB110-6EA3-F243-8E1F-F689A7B10625}" destId="{250AADF0-94EA-8B4C-B407-D187D18C3AAF}" srcOrd="1" destOrd="0" presId="urn:microsoft.com/office/officeart/2005/8/layout/orgChart1"/>
    <dgm:cxn modelId="{5BB803E7-D811-274C-BAD8-3226C037DD4D}" type="presOf" srcId="{E0D3B5B6-B036-B94A-8181-7345C669D16D}" destId="{1B20340F-7475-E349-AB00-D44588C11142}" srcOrd="0" destOrd="0" presId="urn:microsoft.com/office/officeart/2005/8/layout/orgChart1"/>
    <dgm:cxn modelId="{BF83DCEB-3F06-4831-B136-DB7BD3DC6611}" type="presOf" srcId="{CDFF609C-966D-4D48-BE68-3630C8C48CD1}" destId="{525CC2B7-D9AE-490C-89EC-6ECD499EE58B}" srcOrd="1" destOrd="0" presId="urn:microsoft.com/office/officeart/2005/8/layout/orgChart1"/>
    <dgm:cxn modelId="{9344D5ED-6B83-EC41-A654-AFCE5108E55F}" type="presOf" srcId="{B59F7528-512C-5249-8C78-B0A9FCDED33C}" destId="{98FFAC3B-6E2F-0240-825E-92CBD621A418}" srcOrd="0" destOrd="0" presId="urn:microsoft.com/office/officeart/2005/8/layout/orgChart1"/>
    <dgm:cxn modelId="{778C04F3-463C-124C-BDE4-8A48B1D12D9F}" type="presOf" srcId="{F79BA336-E026-1C45-98BB-D80602DBEA6E}" destId="{D4CFCB5A-60EB-CF4B-BC12-83D750665DF7}" srcOrd="0" destOrd="0" presId="urn:microsoft.com/office/officeart/2005/8/layout/orgChart1"/>
    <dgm:cxn modelId="{746710F3-211D-1248-8AFD-C930ACE142F9}" srcId="{6E935DBF-CFE6-7D40-B405-FCBF83AB67F5}" destId="{99B34D51-CCC5-004C-AB93-4202036490AC}" srcOrd="3" destOrd="0" parTransId="{13F818DF-F66B-EF46-A12D-B8ECD6A521A6}" sibTransId="{5C3BF9EE-F255-3C44-AAF3-905BF6D159B8}"/>
    <dgm:cxn modelId="{D47A9EF3-0035-E847-AE79-8E4F40AD26C8}" type="presOf" srcId="{6D3DD22E-5FB1-DF4A-9995-43AF1231B897}" destId="{8F2B5767-1E16-114B-8DA4-5F409A34E6AA}" srcOrd="1" destOrd="0" presId="urn:microsoft.com/office/officeart/2005/8/layout/orgChart1"/>
    <dgm:cxn modelId="{9D1956F7-DD9B-814E-98B3-8957D94027FD}" type="presOf" srcId="{B6640B82-CCBB-9C44-9230-78EA454C20A5}" destId="{7474010B-9AD0-D148-8878-8A704C7D630A}" srcOrd="0" destOrd="0" presId="urn:microsoft.com/office/officeart/2005/8/layout/orgChart1"/>
    <dgm:cxn modelId="{0943D8F7-D8CE-5E45-8681-06FA798B734C}" type="presOf" srcId="{8C659898-1723-1F44-BCD6-EF1AA52B2108}" destId="{17B33DD1-32CE-C140-9FE5-9BBF9D12BE1B}" srcOrd="0" destOrd="0" presId="urn:microsoft.com/office/officeart/2005/8/layout/orgChart1"/>
    <dgm:cxn modelId="{7EB391FB-46BA-F045-A011-CDCE239FA514}" type="presOf" srcId="{A8A9E880-DDE7-D44C-A9D7-7D4CF38C3636}" destId="{9315F526-A841-7E4D-AF25-65B07D08B2EB}" srcOrd="0" destOrd="0" presId="urn:microsoft.com/office/officeart/2005/8/layout/orgChart1"/>
    <dgm:cxn modelId="{54C413FE-6861-49AE-8B85-DD2AB8A74162}" srcId="{409F331D-6B0B-4AC0-84EB-68725974CBF6}" destId="{710B9079-D33C-48B5-9198-3E13622DA7C4}" srcOrd="1" destOrd="0" parTransId="{AF955CF4-D153-4013-961E-1961F67C41A5}" sibTransId="{422D6053-7786-4599-A364-10D3A795E610}"/>
    <dgm:cxn modelId="{37E1B857-2894-4946-BA2D-B9F9D5285C43}" type="presParOf" srcId="{AED16E42-3E11-43D9-9E0C-EE1C169E2DE0}" destId="{8E465773-42A0-48A1-A6B7-C49CD4F8B535}" srcOrd="0" destOrd="0" presId="urn:microsoft.com/office/officeart/2005/8/layout/orgChart1"/>
    <dgm:cxn modelId="{6B158771-141B-4B16-A514-F3C5A8BCE8E7}" type="presParOf" srcId="{8E465773-42A0-48A1-A6B7-C49CD4F8B535}" destId="{F1635E16-88DD-4338-85F8-5CDFE18297E3}" srcOrd="0" destOrd="0" presId="urn:microsoft.com/office/officeart/2005/8/layout/orgChart1"/>
    <dgm:cxn modelId="{96A3BFBA-110A-4D02-AD0C-3CE1068C6153}" type="presParOf" srcId="{F1635E16-88DD-4338-85F8-5CDFE18297E3}" destId="{19CA9F56-77AF-4231-89E3-0A36C0017CAF}" srcOrd="0" destOrd="0" presId="urn:microsoft.com/office/officeart/2005/8/layout/orgChart1"/>
    <dgm:cxn modelId="{EC8FBA41-A649-4BCF-8240-A7254E15CBE9}" type="presParOf" srcId="{F1635E16-88DD-4338-85F8-5CDFE18297E3}" destId="{F7394F44-2859-4D1A-BFCB-1E46FF2901A0}" srcOrd="1" destOrd="0" presId="urn:microsoft.com/office/officeart/2005/8/layout/orgChart1"/>
    <dgm:cxn modelId="{EC2E3396-AC3E-428D-BE1A-B60F9E493289}" type="presParOf" srcId="{8E465773-42A0-48A1-A6B7-C49CD4F8B535}" destId="{FF16C4F5-20DF-4BC8-9CFE-C27485F91DFD}" srcOrd="1" destOrd="0" presId="urn:microsoft.com/office/officeart/2005/8/layout/orgChart1"/>
    <dgm:cxn modelId="{73F1BA41-781E-0042-9BF4-4AD1D96BAD61}" type="presParOf" srcId="{FF16C4F5-20DF-4BC8-9CFE-C27485F91DFD}" destId="{E779970B-C7A8-412F-B32A-F94052E657B1}" srcOrd="0" destOrd="0" presId="urn:microsoft.com/office/officeart/2005/8/layout/orgChart1"/>
    <dgm:cxn modelId="{E19D0C58-BC6D-CF49-ADBB-41C6FA4E776B}" type="presParOf" srcId="{FF16C4F5-20DF-4BC8-9CFE-C27485F91DFD}" destId="{9742A722-F311-4C3F-A608-4E5D9F736885}" srcOrd="1" destOrd="0" presId="urn:microsoft.com/office/officeart/2005/8/layout/orgChart1"/>
    <dgm:cxn modelId="{AAEB7117-3B4C-D643-B3FB-52128D83C3B9}" type="presParOf" srcId="{9742A722-F311-4C3F-A608-4E5D9F736885}" destId="{003FE9FA-BCB2-467E-AA0E-1E3F3692D9F6}" srcOrd="0" destOrd="0" presId="urn:microsoft.com/office/officeart/2005/8/layout/orgChart1"/>
    <dgm:cxn modelId="{DA4C4A8C-E37A-D448-B6A5-A6EA37A1B542}" type="presParOf" srcId="{003FE9FA-BCB2-467E-AA0E-1E3F3692D9F6}" destId="{6C4CDD14-6005-4420-9737-61DAB7D8EE25}" srcOrd="0" destOrd="0" presId="urn:microsoft.com/office/officeart/2005/8/layout/orgChart1"/>
    <dgm:cxn modelId="{083C7E36-D5DA-0B4E-9CCF-17A1D45F6EBE}" type="presParOf" srcId="{003FE9FA-BCB2-467E-AA0E-1E3F3692D9F6}" destId="{407057BB-9024-48A1-B5C6-4C96744A8011}" srcOrd="1" destOrd="0" presId="urn:microsoft.com/office/officeart/2005/8/layout/orgChart1"/>
    <dgm:cxn modelId="{0269DD3A-58C7-FE4D-BC6B-D9F522288729}" type="presParOf" srcId="{9742A722-F311-4C3F-A608-4E5D9F736885}" destId="{671F134B-50D3-4DE7-8474-6F05C966E22E}" srcOrd="1" destOrd="0" presId="urn:microsoft.com/office/officeart/2005/8/layout/orgChart1"/>
    <dgm:cxn modelId="{EBA5B021-D32C-DA42-BFAC-6BBA58F6675A}" type="presParOf" srcId="{671F134B-50D3-4DE7-8474-6F05C966E22E}" destId="{7474010B-9AD0-D148-8878-8A704C7D630A}" srcOrd="0" destOrd="0" presId="urn:microsoft.com/office/officeart/2005/8/layout/orgChart1"/>
    <dgm:cxn modelId="{4F289477-7E8F-454C-A6C0-C57A4CDC0965}" type="presParOf" srcId="{671F134B-50D3-4DE7-8474-6F05C966E22E}" destId="{D0FA1AED-93F6-FE4C-B3B5-021D73CC18C3}" srcOrd="1" destOrd="0" presId="urn:microsoft.com/office/officeart/2005/8/layout/orgChart1"/>
    <dgm:cxn modelId="{D7FE3AC0-C5A0-0D47-87E6-8685B457C04D}" type="presParOf" srcId="{D0FA1AED-93F6-FE4C-B3B5-021D73CC18C3}" destId="{930BD8B4-511A-CA49-A8F5-EE5A671B6FF3}" srcOrd="0" destOrd="0" presId="urn:microsoft.com/office/officeart/2005/8/layout/orgChart1"/>
    <dgm:cxn modelId="{B7884F98-7E0D-F245-B316-1765191B8F1C}" type="presParOf" srcId="{930BD8B4-511A-CA49-A8F5-EE5A671B6FF3}" destId="{25871A97-A184-234C-AED3-803ECDB46D3F}" srcOrd="0" destOrd="0" presId="urn:microsoft.com/office/officeart/2005/8/layout/orgChart1"/>
    <dgm:cxn modelId="{D126EA46-06E4-F240-A018-B115C44E1617}" type="presParOf" srcId="{930BD8B4-511A-CA49-A8F5-EE5A671B6FF3}" destId="{A74A26C5-7115-464F-B1E6-C240459CC944}" srcOrd="1" destOrd="0" presId="urn:microsoft.com/office/officeart/2005/8/layout/orgChart1"/>
    <dgm:cxn modelId="{099B5AC5-D752-9B46-B338-A860D8A1D1D4}" type="presParOf" srcId="{D0FA1AED-93F6-FE4C-B3B5-021D73CC18C3}" destId="{85164437-506C-964C-9F38-AE3BCAAFCD79}" srcOrd="1" destOrd="0" presId="urn:microsoft.com/office/officeart/2005/8/layout/orgChart1"/>
    <dgm:cxn modelId="{686306BB-63C9-2243-8750-49EEEB87AA28}" type="presParOf" srcId="{D0FA1AED-93F6-FE4C-B3B5-021D73CC18C3}" destId="{985DE8D0-F730-0647-A54F-A328B76EB5A8}" srcOrd="2" destOrd="0" presId="urn:microsoft.com/office/officeart/2005/8/layout/orgChart1"/>
    <dgm:cxn modelId="{903D58FE-8275-A845-9EA4-5F8D62380C3B}" type="presParOf" srcId="{671F134B-50D3-4DE7-8474-6F05C966E22E}" destId="{A9AB2656-6558-0F4F-84C1-E1779784ECC3}" srcOrd="2" destOrd="0" presId="urn:microsoft.com/office/officeart/2005/8/layout/orgChart1"/>
    <dgm:cxn modelId="{24DD48B8-566A-804B-A749-4AC8428EA9A5}" type="presParOf" srcId="{671F134B-50D3-4DE7-8474-6F05C966E22E}" destId="{A6DF7E6D-A08E-6E4C-A90C-3B75038B36ED}" srcOrd="3" destOrd="0" presId="urn:microsoft.com/office/officeart/2005/8/layout/orgChart1"/>
    <dgm:cxn modelId="{BD4DBC82-F7E7-474C-9A89-0AACE80C1C10}" type="presParOf" srcId="{A6DF7E6D-A08E-6E4C-A90C-3B75038B36ED}" destId="{B5DB29F7-9437-BC4C-91EE-3662C72659FA}" srcOrd="0" destOrd="0" presId="urn:microsoft.com/office/officeart/2005/8/layout/orgChart1"/>
    <dgm:cxn modelId="{D23972FD-DC7B-AE4B-9D72-6981123FA21D}" type="presParOf" srcId="{B5DB29F7-9437-BC4C-91EE-3662C72659FA}" destId="{3C9B30CA-6617-FC4D-B29D-6EE2AD39187A}" srcOrd="0" destOrd="0" presId="urn:microsoft.com/office/officeart/2005/8/layout/orgChart1"/>
    <dgm:cxn modelId="{BA7BB1B3-1C5A-074E-962F-9E1F1E44B519}" type="presParOf" srcId="{B5DB29F7-9437-BC4C-91EE-3662C72659FA}" destId="{8F2B5767-1E16-114B-8DA4-5F409A34E6AA}" srcOrd="1" destOrd="0" presId="urn:microsoft.com/office/officeart/2005/8/layout/orgChart1"/>
    <dgm:cxn modelId="{5DF42C7F-C099-264B-AFDB-B6D87D2AA119}" type="presParOf" srcId="{A6DF7E6D-A08E-6E4C-A90C-3B75038B36ED}" destId="{DD2468E7-E11C-9B42-AB4D-C7F3205152F6}" srcOrd="1" destOrd="0" presId="urn:microsoft.com/office/officeart/2005/8/layout/orgChart1"/>
    <dgm:cxn modelId="{C8D89755-7B69-4A46-BA11-A6CAA8FDF070}" type="presParOf" srcId="{A6DF7E6D-A08E-6E4C-A90C-3B75038B36ED}" destId="{BBAB8AA5-7B67-5547-8E01-F13E09825E9F}" srcOrd="2" destOrd="0" presId="urn:microsoft.com/office/officeart/2005/8/layout/orgChart1"/>
    <dgm:cxn modelId="{C5302D4D-5B62-9B40-B13A-B29AB222BD0D}" type="presParOf" srcId="{671F134B-50D3-4DE7-8474-6F05C966E22E}" destId="{9D93F5F2-1EED-374E-986A-A91128B16D94}" srcOrd="4" destOrd="0" presId="urn:microsoft.com/office/officeart/2005/8/layout/orgChart1"/>
    <dgm:cxn modelId="{C1A6F5E1-C8B1-4D42-9B23-A4C58C48B233}" type="presParOf" srcId="{671F134B-50D3-4DE7-8474-6F05C966E22E}" destId="{09EFD437-376D-2E45-A855-36057960B4EB}" srcOrd="5" destOrd="0" presId="urn:microsoft.com/office/officeart/2005/8/layout/orgChart1"/>
    <dgm:cxn modelId="{0FF657C8-722F-BD4E-9C92-8F1B1C629D53}" type="presParOf" srcId="{09EFD437-376D-2E45-A855-36057960B4EB}" destId="{615535C8-D7C8-3B42-A27A-6933F706C50F}" srcOrd="0" destOrd="0" presId="urn:microsoft.com/office/officeart/2005/8/layout/orgChart1"/>
    <dgm:cxn modelId="{337ABA43-CD59-6E4D-B798-293EB6B6222E}" type="presParOf" srcId="{615535C8-D7C8-3B42-A27A-6933F706C50F}" destId="{2EA04744-734F-7F4A-980B-B9C7503BAEB8}" srcOrd="0" destOrd="0" presId="urn:microsoft.com/office/officeart/2005/8/layout/orgChart1"/>
    <dgm:cxn modelId="{1226D710-F51C-9549-BF50-DD550337FBD3}" type="presParOf" srcId="{615535C8-D7C8-3B42-A27A-6933F706C50F}" destId="{96E7BC2E-58C4-9A45-80C0-EC5A33EAB41F}" srcOrd="1" destOrd="0" presId="urn:microsoft.com/office/officeart/2005/8/layout/orgChart1"/>
    <dgm:cxn modelId="{D6CB0A1F-A840-7745-8552-1A39038688B4}" type="presParOf" srcId="{09EFD437-376D-2E45-A855-36057960B4EB}" destId="{A4273AC7-8CEA-E942-AA58-41B626D435B8}" srcOrd="1" destOrd="0" presId="urn:microsoft.com/office/officeart/2005/8/layout/orgChart1"/>
    <dgm:cxn modelId="{3345B0E6-7C87-B345-BE7A-02C8B0BE0A35}" type="presParOf" srcId="{09EFD437-376D-2E45-A855-36057960B4EB}" destId="{4045C699-404C-3243-A496-2C3767D13708}" srcOrd="2" destOrd="0" presId="urn:microsoft.com/office/officeart/2005/8/layout/orgChart1"/>
    <dgm:cxn modelId="{73D299ED-6595-DE43-ACDA-F55D55E366FF}" type="presParOf" srcId="{671F134B-50D3-4DE7-8474-6F05C966E22E}" destId="{A7FA5FFB-0186-E642-8CB5-10D0873BCF5F}" srcOrd="6" destOrd="0" presId="urn:microsoft.com/office/officeart/2005/8/layout/orgChart1"/>
    <dgm:cxn modelId="{B0490F76-C4A7-ED4E-B50A-C30DCA4D31F8}" type="presParOf" srcId="{671F134B-50D3-4DE7-8474-6F05C966E22E}" destId="{CAA31CA9-87D2-B94C-8979-B72DECCC18A9}" srcOrd="7" destOrd="0" presId="urn:microsoft.com/office/officeart/2005/8/layout/orgChart1"/>
    <dgm:cxn modelId="{3F8ABDDC-0D7C-4A48-9E46-CBF5F0D9264C}" type="presParOf" srcId="{CAA31CA9-87D2-B94C-8979-B72DECCC18A9}" destId="{B0409367-AE11-DC41-94F2-9C606CD6A820}" srcOrd="0" destOrd="0" presId="urn:microsoft.com/office/officeart/2005/8/layout/orgChart1"/>
    <dgm:cxn modelId="{1AB8FC0D-3C94-6A4B-BC05-52F69F60375B}" type="presParOf" srcId="{B0409367-AE11-DC41-94F2-9C606CD6A820}" destId="{1FAF19A9-C53E-3743-872B-D1794C51B116}" srcOrd="0" destOrd="0" presId="urn:microsoft.com/office/officeart/2005/8/layout/orgChart1"/>
    <dgm:cxn modelId="{7531196B-4813-CD43-AF71-5AD9CCCC3966}" type="presParOf" srcId="{B0409367-AE11-DC41-94F2-9C606CD6A820}" destId="{BAB3DF52-CB42-5E40-9DE6-BAFDE2488F9E}" srcOrd="1" destOrd="0" presId="urn:microsoft.com/office/officeart/2005/8/layout/orgChart1"/>
    <dgm:cxn modelId="{BFFF5F52-0D37-7C46-8768-9BA9FE6E33FE}" type="presParOf" srcId="{CAA31CA9-87D2-B94C-8979-B72DECCC18A9}" destId="{38338323-5E7F-5E4A-8921-FCEF1B97B742}" srcOrd="1" destOrd="0" presId="urn:microsoft.com/office/officeart/2005/8/layout/orgChart1"/>
    <dgm:cxn modelId="{F1CAD271-8A65-584D-B842-D8868F669E7B}" type="presParOf" srcId="{CAA31CA9-87D2-B94C-8979-B72DECCC18A9}" destId="{EC97AE82-019E-914E-9620-D6F9A3C8F48A}" srcOrd="2" destOrd="0" presId="urn:microsoft.com/office/officeart/2005/8/layout/orgChart1"/>
    <dgm:cxn modelId="{F28E20E0-432A-3449-A388-A507FF48CAEA}" type="presParOf" srcId="{671F134B-50D3-4DE7-8474-6F05C966E22E}" destId="{B92D4A40-A635-9347-B6E7-E4DD28A6E061}" srcOrd="8" destOrd="0" presId="urn:microsoft.com/office/officeart/2005/8/layout/orgChart1"/>
    <dgm:cxn modelId="{83F8B476-32AD-6545-B591-336A26EF4058}" type="presParOf" srcId="{671F134B-50D3-4DE7-8474-6F05C966E22E}" destId="{D314C98F-97F4-D84B-B248-07BA28B5DE86}" srcOrd="9" destOrd="0" presId="urn:microsoft.com/office/officeart/2005/8/layout/orgChart1"/>
    <dgm:cxn modelId="{1B701A37-1A85-C84D-A79E-C925DA9EB39E}" type="presParOf" srcId="{D314C98F-97F4-D84B-B248-07BA28B5DE86}" destId="{DC6D1690-1E2C-BE4A-A1EE-9CA21807E6C4}" srcOrd="0" destOrd="0" presId="urn:microsoft.com/office/officeart/2005/8/layout/orgChart1"/>
    <dgm:cxn modelId="{B8DDE535-8C55-E643-AE32-7986AE830BEF}" type="presParOf" srcId="{DC6D1690-1E2C-BE4A-A1EE-9CA21807E6C4}" destId="{2431BC43-74D9-F84C-8C1C-96D795580CB2}" srcOrd="0" destOrd="0" presId="urn:microsoft.com/office/officeart/2005/8/layout/orgChart1"/>
    <dgm:cxn modelId="{19C8DE84-FCFC-034E-BD34-6739E2C62CF5}" type="presParOf" srcId="{DC6D1690-1E2C-BE4A-A1EE-9CA21807E6C4}" destId="{491388E8-6EE0-0247-8369-B112C0853031}" srcOrd="1" destOrd="0" presId="urn:microsoft.com/office/officeart/2005/8/layout/orgChart1"/>
    <dgm:cxn modelId="{2D31135D-4636-2044-BAB7-B9F5525F0DB2}" type="presParOf" srcId="{D314C98F-97F4-D84B-B248-07BA28B5DE86}" destId="{6773F3C3-63D9-544E-AF50-6B451BF1CA60}" srcOrd="1" destOrd="0" presId="urn:microsoft.com/office/officeart/2005/8/layout/orgChart1"/>
    <dgm:cxn modelId="{EE75EB07-4604-144A-9D0C-36866F81D9D7}" type="presParOf" srcId="{D314C98F-97F4-D84B-B248-07BA28B5DE86}" destId="{190BDBED-F2CC-424B-9D3F-67FEBD41ADE0}" srcOrd="2" destOrd="0" presId="urn:microsoft.com/office/officeart/2005/8/layout/orgChart1"/>
    <dgm:cxn modelId="{E7E94D36-1E65-E84D-9274-0F1D2894011B}" type="presParOf" srcId="{9742A722-F311-4C3F-A608-4E5D9F736885}" destId="{E694B54F-D33E-4448-BDB3-610219C4D614}" srcOrd="2" destOrd="0" presId="urn:microsoft.com/office/officeart/2005/8/layout/orgChart1"/>
    <dgm:cxn modelId="{97754FC2-B162-554A-A608-EF34BA941BD0}" type="presParOf" srcId="{FF16C4F5-20DF-4BC8-9CFE-C27485F91DFD}" destId="{44EEB6A2-089A-40CC-BD3B-9E9BFF40C4A7}" srcOrd="2" destOrd="0" presId="urn:microsoft.com/office/officeart/2005/8/layout/orgChart1"/>
    <dgm:cxn modelId="{BBE97410-13EC-554F-A62C-743ED0C4E447}" type="presParOf" srcId="{FF16C4F5-20DF-4BC8-9CFE-C27485F91DFD}" destId="{924BA609-4C93-4829-BF1B-65AA83570F3F}" srcOrd="3" destOrd="0" presId="urn:microsoft.com/office/officeart/2005/8/layout/orgChart1"/>
    <dgm:cxn modelId="{1C3CE0E8-994F-6747-BD1F-FF3059E2254B}" type="presParOf" srcId="{924BA609-4C93-4829-BF1B-65AA83570F3F}" destId="{2A5799EA-7D02-49BA-9457-84495FD0CEB9}" srcOrd="0" destOrd="0" presId="urn:microsoft.com/office/officeart/2005/8/layout/orgChart1"/>
    <dgm:cxn modelId="{297A721F-2496-BF41-8F7D-C40C82D8D097}" type="presParOf" srcId="{2A5799EA-7D02-49BA-9457-84495FD0CEB9}" destId="{8EEB2687-B633-42FA-909F-7C51C4EC2BA8}" srcOrd="0" destOrd="0" presId="urn:microsoft.com/office/officeart/2005/8/layout/orgChart1"/>
    <dgm:cxn modelId="{CE570BB2-C783-CB43-877C-D8490CD7DE98}" type="presParOf" srcId="{2A5799EA-7D02-49BA-9457-84495FD0CEB9}" destId="{4E4A4779-AB7E-46AC-A1DD-808309740329}" srcOrd="1" destOrd="0" presId="urn:microsoft.com/office/officeart/2005/8/layout/orgChart1"/>
    <dgm:cxn modelId="{0BB0EF3F-B245-2440-93F9-444924DF99EC}" type="presParOf" srcId="{924BA609-4C93-4829-BF1B-65AA83570F3F}" destId="{944AFA12-D6B8-42D5-9715-6295CE0EDD17}" srcOrd="1" destOrd="0" presId="urn:microsoft.com/office/officeart/2005/8/layout/orgChart1"/>
    <dgm:cxn modelId="{03F4EBF1-B4E6-BE41-9F20-E17FA4027226}" type="presParOf" srcId="{944AFA12-D6B8-42D5-9715-6295CE0EDD17}" destId="{94717705-FAED-3E49-B5BF-CB4FA0FF142E}" srcOrd="0" destOrd="0" presId="urn:microsoft.com/office/officeart/2005/8/layout/orgChart1"/>
    <dgm:cxn modelId="{0F954BC0-5011-2F49-9084-626109AED745}" type="presParOf" srcId="{944AFA12-D6B8-42D5-9715-6295CE0EDD17}" destId="{4923F79D-C7AC-D548-9BA6-65965EA451AF}" srcOrd="1" destOrd="0" presId="urn:microsoft.com/office/officeart/2005/8/layout/orgChart1"/>
    <dgm:cxn modelId="{1D3D3F73-1C10-2F44-8D9E-908A8ED2D568}" type="presParOf" srcId="{4923F79D-C7AC-D548-9BA6-65965EA451AF}" destId="{A23C5BE7-DF5F-8C4A-8F50-D9CF420DED23}" srcOrd="0" destOrd="0" presId="urn:microsoft.com/office/officeart/2005/8/layout/orgChart1"/>
    <dgm:cxn modelId="{0C4165AE-1E28-7F40-94FB-E12816F16FF5}" type="presParOf" srcId="{A23C5BE7-DF5F-8C4A-8F50-D9CF420DED23}" destId="{4D8CFDA1-7FA4-604C-A1AC-02779F4552D1}" srcOrd="0" destOrd="0" presId="urn:microsoft.com/office/officeart/2005/8/layout/orgChart1"/>
    <dgm:cxn modelId="{69C7129A-92D5-E94B-B652-F60769F3A571}" type="presParOf" srcId="{A23C5BE7-DF5F-8C4A-8F50-D9CF420DED23}" destId="{BDE3165C-DDDE-4448-ACE4-06485658782F}" srcOrd="1" destOrd="0" presId="urn:microsoft.com/office/officeart/2005/8/layout/orgChart1"/>
    <dgm:cxn modelId="{7D991B18-77A1-6D4D-B26A-9AC36F0FA170}" type="presParOf" srcId="{4923F79D-C7AC-D548-9BA6-65965EA451AF}" destId="{7CBA24ED-09E1-6E48-9E37-E79C925CB798}" srcOrd="1" destOrd="0" presId="urn:microsoft.com/office/officeart/2005/8/layout/orgChart1"/>
    <dgm:cxn modelId="{DE920F02-0FA5-BA42-A481-B2DF1CBFFE73}" type="presParOf" srcId="{4923F79D-C7AC-D548-9BA6-65965EA451AF}" destId="{5784334C-A664-5C47-A8BA-85B3E832FECF}" srcOrd="2" destOrd="0" presId="urn:microsoft.com/office/officeart/2005/8/layout/orgChart1"/>
    <dgm:cxn modelId="{53CE9126-BED3-F940-B8E4-4F30B3A6C377}" type="presParOf" srcId="{944AFA12-D6B8-42D5-9715-6295CE0EDD17}" destId="{D4CFCB5A-60EB-CF4B-BC12-83D750665DF7}" srcOrd="2" destOrd="0" presId="urn:microsoft.com/office/officeart/2005/8/layout/orgChart1"/>
    <dgm:cxn modelId="{674D4513-5E6D-6B4A-9038-C60DA0FE2E8A}" type="presParOf" srcId="{944AFA12-D6B8-42D5-9715-6295CE0EDD17}" destId="{5167F90E-7832-A54A-8827-EF2AECA92058}" srcOrd="3" destOrd="0" presId="urn:microsoft.com/office/officeart/2005/8/layout/orgChart1"/>
    <dgm:cxn modelId="{7B9A1730-A5B6-F44F-87E0-D22C5ECA4426}" type="presParOf" srcId="{5167F90E-7832-A54A-8827-EF2AECA92058}" destId="{2200D57C-E7A1-434D-9E8D-59BBDA4C799C}" srcOrd="0" destOrd="0" presId="urn:microsoft.com/office/officeart/2005/8/layout/orgChart1"/>
    <dgm:cxn modelId="{62A87E80-9EBC-F348-BA10-8D295263AD8A}" type="presParOf" srcId="{2200D57C-E7A1-434D-9E8D-59BBDA4C799C}" destId="{E3FDB594-BAC9-5943-8727-018B9C45CCA3}" srcOrd="0" destOrd="0" presId="urn:microsoft.com/office/officeart/2005/8/layout/orgChart1"/>
    <dgm:cxn modelId="{6AE72F9E-941B-7D48-9373-1142D65DAA9A}" type="presParOf" srcId="{2200D57C-E7A1-434D-9E8D-59BBDA4C799C}" destId="{9EDFC9CD-91F0-3349-B3E8-A8739CB73EB4}" srcOrd="1" destOrd="0" presId="urn:microsoft.com/office/officeart/2005/8/layout/orgChart1"/>
    <dgm:cxn modelId="{8417DEC9-D1A4-4742-AC0C-A18F10BA154E}" type="presParOf" srcId="{5167F90E-7832-A54A-8827-EF2AECA92058}" destId="{B32301C3-1D5A-F549-950C-0116EA01AA3C}" srcOrd="1" destOrd="0" presId="urn:microsoft.com/office/officeart/2005/8/layout/orgChart1"/>
    <dgm:cxn modelId="{CAA1D02B-4F1B-9349-93BC-423E0295A63A}" type="presParOf" srcId="{5167F90E-7832-A54A-8827-EF2AECA92058}" destId="{EE8125D9-889C-A642-8EB8-F15A202B6038}" srcOrd="2" destOrd="0" presId="urn:microsoft.com/office/officeart/2005/8/layout/orgChart1"/>
    <dgm:cxn modelId="{CCFFE11E-3FF0-6E40-9320-C139220349D6}" type="presParOf" srcId="{944AFA12-D6B8-42D5-9715-6295CE0EDD17}" destId="{F84811AB-4F94-8B47-BEEB-CF8F7F2ABBDB}" srcOrd="4" destOrd="0" presId="urn:microsoft.com/office/officeart/2005/8/layout/orgChart1"/>
    <dgm:cxn modelId="{5C1E4146-DBCC-7444-8692-1AAA331B88BF}" type="presParOf" srcId="{944AFA12-D6B8-42D5-9715-6295CE0EDD17}" destId="{855C007B-C566-D24C-9214-322714D6EC0A}" srcOrd="5" destOrd="0" presId="urn:microsoft.com/office/officeart/2005/8/layout/orgChart1"/>
    <dgm:cxn modelId="{6849B5B0-8C18-9E43-BC63-C9B1173A50A7}" type="presParOf" srcId="{855C007B-C566-D24C-9214-322714D6EC0A}" destId="{2F57DD8C-6E66-F04E-B894-E579A4CC91D6}" srcOrd="0" destOrd="0" presId="urn:microsoft.com/office/officeart/2005/8/layout/orgChart1"/>
    <dgm:cxn modelId="{648D8AC3-7951-2B4B-8087-1D1F69BBA93A}" type="presParOf" srcId="{2F57DD8C-6E66-F04E-B894-E579A4CC91D6}" destId="{2BBA1658-2ECD-BE44-B8F2-563B21C404BE}" srcOrd="0" destOrd="0" presId="urn:microsoft.com/office/officeart/2005/8/layout/orgChart1"/>
    <dgm:cxn modelId="{75C2B575-D450-BA4D-B58A-43314A27F6C3}" type="presParOf" srcId="{2F57DD8C-6E66-F04E-B894-E579A4CC91D6}" destId="{250AADF0-94EA-8B4C-B407-D187D18C3AAF}" srcOrd="1" destOrd="0" presId="urn:microsoft.com/office/officeart/2005/8/layout/orgChart1"/>
    <dgm:cxn modelId="{9E64C370-D0A4-3C4B-B509-6361EFEE9AF7}" type="presParOf" srcId="{855C007B-C566-D24C-9214-322714D6EC0A}" destId="{CCE524F7-D398-BD43-B5CB-B8788F0A2E5D}" srcOrd="1" destOrd="0" presId="urn:microsoft.com/office/officeart/2005/8/layout/orgChart1"/>
    <dgm:cxn modelId="{31068D71-516D-D345-9FCD-728A13081CA8}" type="presParOf" srcId="{855C007B-C566-D24C-9214-322714D6EC0A}" destId="{74AD06C3-9F17-E34F-AB2B-577521E10849}" srcOrd="2" destOrd="0" presId="urn:microsoft.com/office/officeart/2005/8/layout/orgChart1"/>
    <dgm:cxn modelId="{B5F9FB99-8A3D-2F47-9084-F8E9344F95AB}" type="presParOf" srcId="{924BA609-4C93-4829-BF1B-65AA83570F3F}" destId="{4EE3F17E-4EE7-44D5-AF19-85B9E0BEC690}" srcOrd="2" destOrd="0" presId="urn:microsoft.com/office/officeart/2005/8/layout/orgChart1"/>
    <dgm:cxn modelId="{A452A694-0AEF-47A3-8483-E546A5BDBA91}" type="presParOf" srcId="{FF16C4F5-20DF-4BC8-9CFE-C27485F91DFD}" destId="{B68A4619-754B-46E9-BFB2-1B036399C486}" srcOrd="4" destOrd="0" presId="urn:microsoft.com/office/officeart/2005/8/layout/orgChart1"/>
    <dgm:cxn modelId="{13AF773C-D144-4E1C-8C8C-C8729A8F4DE6}" type="presParOf" srcId="{FF16C4F5-20DF-4BC8-9CFE-C27485F91DFD}" destId="{FF43DC35-CC59-4D74-A39B-5EBEF2E177BB}" srcOrd="5" destOrd="0" presId="urn:microsoft.com/office/officeart/2005/8/layout/orgChart1"/>
    <dgm:cxn modelId="{F7A0B81D-0DE5-418C-9BCF-3BBE1A51AC8C}" type="presParOf" srcId="{FF43DC35-CC59-4D74-A39B-5EBEF2E177BB}" destId="{F7EDB5DC-56A0-4EFD-864B-38B252084696}" srcOrd="0" destOrd="0" presId="urn:microsoft.com/office/officeart/2005/8/layout/orgChart1"/>
    <dgm:cxn modelId="{72897D34-AB64-4274-B63F-FFFDF3E41F7F}" type="presParOf" srcId="{F7EDB5DC-56A0-4EFD-864B-38B252084696}" destId="{A08679AF-8B33-4B21-ACC7-50D42A9512D6}" srcOrd="0" destOrd="0" presId="urn:microsoft.com/office/officeart/2005/8/layout/orgChart1"/>
    <dgm:cxn modelId="{EAE31568-4CD4-44BA-999C-CF9AC315EE92}" type="presParOf" srcId="{F7EDB5DC-56A0-4EFD-864B-38B252084696}" destId="{CA72DA6C-0538-4D02-97FC-6C6ED5E68ACE}" srcOrd="1" destOrd="0" presId="urn:microsoft.com/office/officeart/2005/8/layout/orgChart1"/>
    <dgm:cxn modelId="{05A9973A-4A07-4AF1-A603-DD48493F4D8C}" type="presParOf" srcId="{FF43DC35-CC59-4D74-A39B-5EBEF2E177BB}" destId="{5AA59766-AC15-45F4-8E25-7E1D11A87530}" srcOrd="1" destOrd="0" presId="urn:microsoft.com/office/officeart/2005/8/layout/orgChart1"/>
    <dgm:cxn modelId="{515FF81C-5771-2B46-88BE-6909AD98A15D}" type="presParOf" srcId="{5AA59766-AC15-45F4-8E25-7E1D11A87530}" destId="{0C10AF18-525E-DF4C-AAD7-EE94E3151CF2}" srcOrd="0" destOrd="0" presId="urn:microsoft.com/office/officeart/2005/8/layout/orgChart1"/>
    <dgm:cxn modelId="{527FBA0F-CE5B-5341-B741-06DA5F3AF324}" type="presParOf" srcId="{5AA59766-AC15-45F4-8E25-7E1D11A87530}" destId="{FDE1F2D5-066D-574E-AC61-DFA6A9B8DAD3}" srcOrd="1" destOrd="0" presId="urn:microsoft.com/office/officeart/2005/8/layout/orgChart1"/>
    <dgm:cxn modelId="{34AAA847-249C-BD4B-94B1-113C0118B6E8}" type="presParOf" srcId="{FDE1F2D5-066D-574E-AC61-DFA6A9B8DAD3}" destId="{96C179E6-2FB9-D247-B5CF-6D4740B9E576}" srcOrd="0" destOrd="0" presId="urn:microsoft.com/office/officeart/2005/8/layout/orgChart1"/>
    <dgm:cxn modelId="{56FE365A-9F7F-B345-8C4B-5EF95572FB97}" type="presParOf" srcId="{96C179E6-2FB9-D247-B5CF-6D4740B9E576}" destId="{1403252B-6E75-FC47-83B1-8AFC86A2849E}" srcOrd="0" destOrd="0" presId="urn:microsoft.com/office/officeart/2005/8/layout/orgChart1"/>
    <dgm:cxn modelId="{49769867-3EEA-B54D-BA23-ECF88D8E6853}" type="presParOf" srcId="{96C179E6-2FB9-D247-B5CF-6D4740B9E576}" destId="{6DF09840-92D8-F14B-8BD3-93FF8715A418}" srcOrd="1" destOrd="0" presId="urn:microsoft.com/office/officeart/2005/8/layout/orgChart1"/>
    <dgm:cxn modelId="{19A30EE6-2953-A447-A85F-317985EC53F0}" type="presParOf" srcId="{FDE1F2D5-066D-574E-AC61-DFA6A9B8DAD3}" destId="{AE3D355A-CA9D-564D-8467-4425A34CD855}" srcOrd="1" destOrd="0" presId="urn:microsoft.com/office/officeart/2005/8/layout/orgChart1"/>
    <dgm:cxn modelId="{E8A48A4A-1EEB-5C42-8899-8FAAF43D09F6}" type="presParOf" srcId="{FDE1F2D5-066D-574E-AC61-DFA6A9B8DAD3}" destId="{ABC8882D-8C8C-8147-B4D1-1D80055331CA}" srcOrd="2" destOrd="0" presId="urn:microsoft.com/office/officeart/2005/8/layout/orgChart1"/>
    <dgm:cxn modelId="{3B1146CF-AAA9-0643-84B0-6DE31D01CCFE}" type="presParOf" srcId="{5AA59766-AC15-45F4-8E25-7E1D11A87530}" destId="{B5BCC377-FFAE-2D41-9992-13BDC14C7671}" srcOrd="2" destOrd="0" presId="urn:microsoft.com/office/officeart/2005/8/layout/orgChart1"/>
    <dgm:cxn modelId="{5D9F692D-2C84-D74A-8374-E286CBC9CB5F}" type="presParOf" srcId="{5AA59766-AC15-45F4-8E25-7E1D11A87530}" destId="{C465F5F0-769A-F440-883A-CACB0D115811}" srcOrd="3" destOrd="0" presId="urn:microsoft.com/office/officeart/2005/8/layout/orgChart1"/>
    <dgm:cxn modelId="{ACF32561-4215-C344-96AA-9E10E35E5C0C}" type="presParOf" srcId="{C465F5F0-769A-F440-883A-CACB0D115811}" destId="{CF9123C8-4450-1E49-93B0-B86E9E194F4A}" srcOrd="0" destOrd="0" presId="urn:microsoft.com/office/officeart/2005/8/layout/orgChart1"/>
    <dgm:cxn modelId="{0237E0AA-C35B-F847-B36B-8D77FC1A5304}" type="presParOf" srcId="{CF9123C8-4450-1E49-93B0-B86E9E194F4A}" destId="{1B20340F-7475-E349-AB00-D44588C11142}" srcOrd="0" destOrd="0" presId="urn:microsoft.com/office/officeart/2005/8/layout/orgChart1"/>
    <dgm:cxn modelId="{5800034D-B2A2-CB40-92D2-47E359719F5D}" type="presParOf" srcId="{CF9123C8-4450-1E49-93B0-B86E9E194F4A}" destId="{A1B2D9EE-0986-7E46-8C79-4DC269245D71}" srcOrd="1" destOrd="0" presId="urn:microsoft.com/office/officeart/2005/8/layout/orgChart1"/>
    <dgm:cxn modelId="{7A270134-6C16-B843-9498-31594E1EEA15}" type="presParOf" srcId="{C465F5F0-769A-F440-883A-CACB0D115811}" destId="{84F4DAB5-9E79-6140-9449-C835CD3E16D1}" srcOrd="1" destOrd="0" presId="urn:microsoft.com/office/officeart/2005/8/layout/orgChart1"/>
    <dgm:cxn modelId="{D92DDDD7-439B-1143-852B-4A73EE324A0C}" type="presParOf" srcId="{C465F5F0-769A-F440-883A-CACB0D115811}" destId="{B827E3F3-2399-8E4A-9082-ED14FB108722}" srcOrd="2" destOrd="0" presId="urn:microsoft.com/office/officeart/2005/8/layout/orgChart1"/>
    <dgm:cxn modelId="{5CEE04F2-EA5B-154B-8EAA-DEF81B95F2B9}" type="presParOf" srcId="{5AA59766-AC15-45F4-8E25-7E1D11A87530}" destId="{98FFAC3B-6E2F-0240-825E-92CBD621A418}" srcOrd="4" destOrd="0" presId="urn:microsoft.com/office/officeart/2005/8/layout/orgChart1"/>
    <dgm:cxn modelId="{5F52BA8F-9B11-4F4D-B685-5C31057BCB42}" type="presParOf" srcId="{5AA59766-AC15-45F4-8E25-7E1D11A87530}" destId="{7208DA9C-B8C2-9541-ADE9-8603B976FE2A}" srcOrd="5" destOrd="0" presId="urn:microsoft.com/office/officeart/2005/8/layout/orgChart1"/>
    <dgm:cxn modelId="{13CC825C-C138-774A-A333-6B50EF3C37AA}" type="presParOf" srcId="{7208DA9C-B8C2-9541-ADE9-8603B976FE2A}" destId="{E4A07B54-E994-F341-A2C8-25F9B469648D}" srcOrd="0" destOrd="0" presId="urn:microsoft.com/office/officeart/2005/8/layout/orgChart1"/>
    <dgm:cxn modelId="{521A97EC-A03B-C047-879C-122CDC2AFBAC}" type="presParOf" srcId="{E4A07B54-E994-F341-A2C8-25F9B469648D}" destId="{C9C4B964-70DE-8A4C-9CAA-8B90B840A94F}" srcOrd="0" destOrd="0" presId="urn:microsoft.com/office/officeart/2005/8/layout/orgChart1"/>
    <dgm:cxn modelId="{95FABB4D-B1E1-7842-829D-8A07F725B8B2}" type="presParOf" srcId="{E4A07B54-E994-F341-A2C8-25F9B469648D}" destId="{09CF7E56-EA79-3B4C-85E7-5620F63B7350}" srcOrd="1" destOrd="0" presId="urn:microsoft.com/office/officeart/2005/8/layout/orgChart1"/>
    <dgm:cxn modelId="{2DCCDE3C-24AB-564E-9B5E-6C96D61457A5}" type="presParOf" srcId="{7208DA9C-B8C2-9541-ADE9-8603B976FE2A}" destId="{4224041A-9263-284E-BFC7-1E97B632078A}" srcOrd="1" destOrd="0" presId="urn:microsoft.com/office/officeart/2005/8/layout/orgChart1"/>
    <dgm:cxn modelId="{F7A9F7E9-B8C4-B247-AB90-381AF108D831}" type="presParOf" srcId="{7208DA9C-B8C2-9541-ADE9-8603B976FE2A}" destId="{9779A2CA-DD87-8641-84AB-34F0CB653FF4}" srcOrd="2" destOrd="0" presId="urn:microsoft.com/office/officeart/2005/8/layout/orgChart1"/>
    <dgm:cxn modelId="{F7627DF2-74BE-4061-8CC3-BE5907E9CA15}" type="presParOf" srcId="{FF43DC35-CC59-4D74-A39B-5EBEF2E177BB}" destId="{C2FB7FED-E6F5-4D8C-AED0-8F453B951CD3}" srcOrd="2" destOrd="0" presId="urn:microsoft.com/office/officeart/2005/8/layout/orgChart1"/>
    <dgm:cxn modelId="{6255E2F4-C933-D141-B870-C017C858526B}" type="presParOf" srcId="{FF16C4F5-20DF-4BC8-9CFE-C27485F91DFD}" destId="{F1564899-4C5B-754F-BF7B-EC8523BBA068}" srcOrd="6" destOrd="0" presId="urn:microsoft.com/office/officeart/2005/8/layout/orgChart1"/>
    <dgm:cxn modelId="{177D5736-B860-9848-9436-92CF64AA03CE}" type="presParOf" srcId="{FF16C4F5-20DF-4BC8-9CFE-C27485F91DFD}" destId="{955B9B65-2FA7-224D-BE63-47BD538EB443}" srcOrd="7" destOrd="0" presId="urn:microsoft.com/office/officeart/2005/8/layout/orgChart1"/>
    <dgm:cxn modelId="{B4ECE3AD-1AEC-0F48-AC8A-4CDA07CA8427}" type="presParOf" srcId="{955B9B65-2FA7-224D-BE63-47BD538EB443}" destId="{39548584-B1CC-2046-83EC-B3E015BEF59D}" srcOrd="0" destOrd="0" presId="urn:microsoft.com/office/officeart/2005/8/layout/orgChart1"/>
    <dgm:cxn modelId="{E907EABD-36CB-3543-B01D-243E93279BF2}" type="presParOf" srcId="{39548584-B1CC-2046-83EC-B3E015BEF59D}" destId="{C452B1EE-4AE6-F047-8A8B-7927F243FBD3}" srcOrd="0" destOrd="0" presId="urn:microsoft.com/office/officeart/2005/8/layout/orgChart1"/>
    <dgm:cxn modelId="{BC0577E6-52CF-3146-9381-99236CD6E5CB}" type="presParOf" srcId="{39548584-B1CC-2046-83EC-B3E015BEF59D}" destId="{3A2D60B5-16D9-1E47-B8B9-006F3CA6DA8D}" srcOrd="1" destOrd="0" presId="urn:microsoft.com/office/officeart/2005/8/layout/orgChart1"/>
    <dgm:cxn modelId="{1B2ED00D-8104-3342-BCB2-CACBC54C7449}" type="presParOf" srcId="{955B9B65-2FA7-224D-BE63-47BD538EB443}" destId="{D7BBA46A-2A95-DF45-A128-7ED2759696D7}" srcOrd="1" destOrd="0" presId="urn:microsoft.com/office/officeart/2005/8/layout/orgChart1"/>
    <dgm:cxn modelId="{F551B4E2-7478-314B-9B1A-83A2E769FE20}" type="presParOf" srcId="{D7BBA46A-2A95-DF45-A128-7ED2759696D7}" destId="{56BACB4E-1B96-2445-B5C6-3F6A020FB5F1}" srcOrd="0" destOrd="0" presId="urn:microsoft.com/office/officeart/2005/8/layout/orgChart1"/>
    <dgm:cxn modelId="{DC0FF52D-E85E-ED45-98A2-51E2B14F3975}" type="presParOf" srcId="{D7BBA46A-2A95-DF45-A128-7ED2759696D7}" destId="{0720D391-CF1D-B442-9060-DE667F22E6BB}" srcOrd="1" destOrd="0" presId="urn:microsoft.com/office/officeart/2005/8/layout/orgChart1"/>
    <dgm:cxn modelId="{55986732-E6CA-2247-A65B-A974DA54690C}" type="presParOf" srcId="{0720D391-CF1D-B442-9060-DE667F22E6BB}" destId="{548CE424-A0AF-114B-8C1E-65F38DFBB7A0}" srcOrd="0" destOrd="0" presId="urn:microsoft.com/office/officeart/2005/8/layout/orgChart1"/>
    <dgm:cxn modelId="{AE7C52FB-CB5E-5443-90F2-DD9640F709EC}" type="presParOf" srcId="{548CE424-A0AF-114B-8C1E-65F38DFBB7A0}" destId="{17B33DD1-32CE-C140-9FE5-9BBF9D12BE1B}" srcOrd="0" destOrd="0" presId="urn:microsoft.com/office/officeart/2005/8/layout/orgChart1"/>
    <dgm:cxn modelId="{DD0B134B-CA39-994B-A417-FC0AA4BDD68A}" type="presParOf" srcId="{548CE424-A0AF-114B-8C1E-65F38DFBB7A0}" destId="{69091823-BAE6-0249-8320-65F9165B7F33}" srcOrd="1" destOrd="0" presId="urn:microsoft.com/office/officeart/2005/8/layout/orgChart1"/>
    <dgm:cxn modelId="{6077CE02-4785-4644-BC28-B69A379CBED3}" type="presParOf" srcId="{0720D391-CF1D-B442-9060-DE667F22E6BB}" destId="{CEABB39B-793F-464C-9324-10E218FE8143}" srcOrd="1" destOrd="0" presId="urn:microsoft.com/office/officeart/2005/8/layout/orgChart1"/>
    <dgm:cxn modelId="{8AEC9261-A1C2-804D-AC29-624BF8C1521F}" type="presParOf" srcId="{0720D391-CF1D-B442-9060-DE667F22E6BB}" destId="{D73C1A2D-B315-8142-B04E-6B12D8EA38AC}" srcOrd="2" destOrd="0" presId="urn:microsoft.com/office/officeart/2005/8/layout/orgChart1"/>
    <dgm:cxn modelId="{EDAFCE96-8398-9643-AC55-9BA13DABFE69}" type="presParOf" srcId="{D7BBA46A-2A95-DF45-A128-7ED2759696D7}" destId="{41195501-4B82-E943-B562-4C62582D3D69}" srcOrd="2" destOrd="0" presId="urn:microsoft.com/office/officeart/2005/8/layout/orgChart1"/>
    <dgm:cxn modelId="{FAD2D133-BE2B-C846-918E-6DE9ED094D47}" type="presParOf" srcId="{D7BBA46A-2A95-DF45-A128-7ED2759696D7}" destId="{69239C09-1224-AB4D-A20E-BDECEC912645}" srcOrd="3" destOrd="0" presId="urn:microsoft.com/office/officeart/2005/8/layout/orgChart1"/>
    <dgm:cxn modelId="{2533AFAE-5ECD-E148-8EEB-71191CC6E174}" type="presParOf" srcId="{69239C09-1224-AB4D-A20E-BDECEC912645}" destId="{A7B8D49F-AB6E-864E-9BD6-75F54527E78E}" srcOrd="0" destOrd="0" presId="urn:microsoft.com/office/officeart/2005/8/layout/orgChart1"/>
    <dgm:cxn modelId="{18C0D8F0-5248-8D4D-973C-084F901761D1}" type="presParOf" srcId="{A7B8D49F-AB6E-864E-9BD6-75F54527E78E}" destId="{D57D4A18-C562-4044-8F8C-91024F3062CF}" srcOrd="0" destOrd="0" presId="urn:microsoft.com/office/officeart/2005/8/layout/orgChart1"/>
    <dgm:cxn modelId="{4A50EEC7-B759-0947-BADB-57FA28D7E1AC}" type="presParOf" srcId="{A7B8D49F-AB6E-864E-9BD6-75F54527E78E}" destId="{C83F1A6F-4F83-CD43-96BB-457055A528F7}" srcOrd="1" destOrd="0" presId="urn:microsoft.com/office/officeart/2005/8/layout/orgChart1"/>
    <dgm:cxn modelId="{684290F0-21AE-164C-85C1-68D30152AD84}" type="presParOf" srcId="{69239C09-1224-AB4D-A20E-BDECEC912645}" destId="{5D494ADA-A593-0046-AE13-8C32B288DC49}" srcOrd="1" destOrd="0" presId="urn:microsoft.com/office/officeart/2005/8/layout/orgChart1"/>
    <dgm:cxn modelId="{0F24998A-1E73-2341-96FB-8084DF09E550}" type="presParOf" srcId="{69239C09-1224-AB4D-A20E-BDECEC912645}" destId="{5103BA89-8047-1348-BDDA-363F0B4D018C}" srcOrd="2" destOrd="0" presId="urn:microsoft.com/office/officeart/2005/8/layout/orgChart1"/>
    <dgm:cxn modelId="{4E471650-81B6-9343-90F6-C1157040BD3E}" type="presParOf" srcId="{D7BBA46A-2A95-DF45-A128-7ED2759696D7}" destId="{9315F526-A841-7E4D-AF25-65B07D08B2EB}" srcOrd="4" destOrd="0" presId="urn:microsoft.com/office/officeart/2005/8/layout/orgChart1"/>
    <dgm:cxn modelId="{8EAB6F0C-B553-1D41-9B5E-6B35C0546BF9}" type="presParOf" srcId="{D7BBA46A-2A95-DF45-A128-7ED2759696D7}" destId="{879D735F-ECC7-4A4F-9BB0-F0A6C8DD618F}" srcOrd="5" destOrd="0" presId="urn:microsoft.com/office/officeart/2005/8/layout/orgChart1"/>
    <dgm:cxn modelId="{CC04E8CA-CE57-DF43-A97F-948A42B360E9}" type="presParOf" srcId="{879D735F-ECC7-4A4F-9BB0-F0A6C8DD618F}" destId="{59336BA8-FF69-F649-AC98-A19341822FAD}" srcOrd="0" destOrd="0" presId="urn:microsoft.com/office/officeart/2005/8/layout/orgChart1"/>
    <dgm:cxn modelId="{67905EAD-5DA9-304B-82CB-A3F2CD344AED}" type="presParOf" srcId="{59336BA8-FF69-F649-AC98-A19341822FAD}" destId="{0B862C75-5422-F748-B02E-79AA856F8CC0}" srcOrd="0" destOrd="0" presId="urn:microsoft.com/office/officeart/2005/8/layout/orgChart1"/>
    <dgm:cxn modelId="{24AE47D4-0596-9047-BEE5-53D137379A49}" type="presParOf" srcId="{59336BA8-FF69-F649-AC98-A19341822FAD}" destId="{DD9F289D-CF9D-584D-9449-0E4EDAADCDFC}" srcOrd="1" destOrd="0" presId="urn:microsoft.com/office/officeart/2005/8/layout/orgChart1"/>
    <dgm:cxn modelId="{91679B8B-EA68-5649-A73B-53C84394969B}" type="presParOf" srcId="{879D735F-ECC7-4A4F-9BB0-F0A6C8DD618F}" destId="{4D26D674-CFAA-F547-B8D2-3C20B163C6EF}" srcOrd="1" destOrd="0" presId="urn:microsoft.com/office/officeart/2005/8/layout/orgChart1"/>
    <dgm:cxn modelId="{2A28D6EC-5334-3949-9DAC-0DF76C2F9528}" type="presParOf" srcId="{879D735F-ECC7-4A4F-9BB0-F0A6C8DD618F}" destId="{61127BCA-DD1A-0D4A-8987-8058EB853595}" srcOrd="2" destOrd="0" presId="urn:microsoft.com/office/officeart/2005/8/layout/orgChart1"/>
    <dgm:cxn modelId="{86D2B24F-A27C-4E49-9558-A720022DA268}" type="presParOf" srcId="{D7BBA46A-2A95-DF45-A128-7ED2759696D7}" destId="{9CF8D5FA-6F34-CC47-9192-47287FAAC8CD}" srcOrd="6" destOrd="0" presId="urn:microsoft.com/office/officeart/2005/8/layout/orgChart1"/>
    <dgm:cxn modelId="{8769C034-BBF5-F64D-8B86-6B77B47A31DE}" type="presParOf" srcId="{D7BBA46A-2A95-DF45-A128-7ED2759696D7}" destId="{F7703AAE-2FE3-7744-8CD2-8CEC07B55DB5}" srcOrd="7" destOrd="0" presId="urn:microsoft.com/office/officeart/2005/8/layout/orgChart1"/>
    <dgm:cxn modelId="{E20DBF29-3FB5-EE43-95DD-7B6A6DAC1B6B}" type="presParOf" srcId="{F7703AAE-2FE3-7744-8CD2-8CEC07B55DB5}" destId="{173C60F7-5FEB-6645-A4A7-17B5FB783D77}" srcOrd="0" destOrd="0" presId="urn:microsoft.com/office/officeart/2005/8/layout/orgChart1"/>
    <dgm:cxn modelId="{A787E799-EB32-E246-89C2-BD55D0F8994C}" type="presParOf" srcId="{173C60F7-5FEB-6645-A4A7-17B5FB783D77}" destId="{0334007B-2EA0-254F-A39E-15C37E14D734}" srcOrd="0" destOrd="0" presId="urn:microsoft.com/office/officeart/2005/8/layout/orgChart1"/>
    <dgm:cxn modelId="{FDA5CC28-95C0-544D-B63C-82E3FC88A7C2}" type="presParOf" srcId="{173C60F7-5FEB-6645-A4A7-17B5FB783D77}" destId="{3C53F29D-47A5-5C45-B2DA-063344954DF7}" srcOrd="1" destOrd="0" presId="urn:microsoft.com/office/officeart/2005/8/layout/orgChart1"/>
    <dgm:cxn modelId="{25703AAF-09F8-AD42-8C59-9845912572E1}" type="presParOf" srcId="{F7703AAE-2FE3-7744-8CD2-8CEC07B55DB5}" destId="{1D69F5FE-3317-854F-8E4A-4DF06EC03D83}" srcOrd="1" destOrd="0" presId="urn:microsoft.com/office/officeart/2005/8/layout/orgChart1"/>
    <dgm:cxn modelId="{AC319D20-64A5-EF4A-A8B0-A986E481186E}" type="presParOf" srcId="{F7703AAE-2FE3-7744-8CD2-8CEC07B55DB5}" destId="{4E2812B9-DAFA-5242-B391-057200181028}" srcOrd="2" destOrd="0" presId="urn:microsoft.com/office/officeart/2005/8/layout/orgChart1"/>
    <dgm:cxn modelId="{304EFCD9-673A-C14A-8012-8BFADF86D079}" type="presParOf" srcId="{955B9B65-2FA7-224D-BE63-47BD538EB443}" destId="{EA5A6227-57BD-2F4C-8134-B15C57E1CE42}" srcOrd="2" destOrd="0" presId="urn:microsoft.com/office/officeart/2005/8/layout/orgChart1"/>
    <dgm:cxn modelId="{1F9054A7-DD1E-144A-BB46-627D03DB6607}" type="presParOf" srcId="{FF16C4F5-20DF-4BC8-9CFE-C27485F91DFD}" destId="{AD50BDB7-A03D-E145-82AF-56E01E3AD542}" srcOrd="8" destOrd="0" presId="urn:microsoft.com/office/officeart/2005/8/layout/orgChart1"/>
    <dgm:cxn modelId="{16D0D77C-2042-4245-B998-BFC03E3ECD97}" type="presParOf" srcId="{FF16C4F5-20DF-4BC8-9CFE-C27485F91DFD}" destId="{A839418B-ED50-DC4F-9294-7B16BD74BFD8}" srcOrd="9" destOrd="0" presId="urn:microsoft.com/office/officeart/2005/8/layout/orgChart1"/>
    <dgm:cxn modelId="{204E553C-7CB1-B34E-8711-02F6BA958916}" type="presParOf" srcId="{A839418B-ED50-DC4F-9294-7B16BD74BFD8}" destId="{5FAA4254-345D-D147-AC0C-CB45CB42B936}" srcOrd="0" destOrd="0" presId="urn:microsoft.com/office/officeart/2005/8/layout/orgChart1"/>
    <dgm:cxn modelId="{47538CB8-DB51-1242-AD76-31BC3A118925}" type="presParOf" srcId="{5FAA4254-345D-D147-AC0C-CB45CB42B936}" destId="{6F65BA1D-AB22-7444-AB29-0851475AADD3}" srcOrd="0" destOrd="0" presId="urn:microsoft.com/office/officeart/2005/8/layout/orgChart1"/>
    <dgm:cxn modelId="{903AF8B6-B11B-C84D-963F-87229AF4B940}" type="presParOf" srcId="{5FAA4254-345D-D147-AC0C-CB45CB42B936}" destId="{9C8B4D32-2B24-4546-A903-61E034C4B4E3}" srcOrd="1" destOrd="0" presId="urn:microsoft.com/office/officeart/2005/8/layout/orgChart1"/>
    <dgm:cxn modelId="{09C1258D-4731-794D-909B-535CC39C5779}" type="presParOf" srcId="{A839418B-ED50-DC4F-9294-7B16BD74BFD8}" destId="{1F55A6B7-E7F2-2242-B3F4-FE1BAB5697CD}" srcOrd="1" destOrd="0" presId="urn:microsoft.com/office/officeart/2005/8/layout/orgChart1"/>
    <dgm:cxn modelId="{78306F1D-C2A7-2F4E-93E7-3192354BF80C}" type="presParOf" srcId="{1F55A6B7-E7F2-2242-B3F4-FE1BAB5697CD}" destId="{512327B2-AE59-F742-88AA-6D724DDB9110}" srcOrd="0" destOrd="0" presId="urn:microsoft.com/office/officeart/2005/8/layout/orgChart1"/>
    <dgm:cxn modelId="{17F9D15D-8F1C-D14C-8935-7AA16BE9D6A8}" type="presParOf" srcId="{1F55A6B7-E7F2-2242-B3F4-FE1BAB5697CD}" destId="{1FF468A6-BF8D-0E4C-A726-773CCC4CD260}" srcOrd="1" destOrd="0" presId="urn:microsoft.com/office/officeart/2005/8/layout/orgChart1"/>
    <dgm:cxn modelId="{8B12FA8B-9C43-1141-8ABF-9551A416A0D2}" type="presParOf" srcId="{1FF468A6-BF8D-0E4C-A726-773CCC4CD260}" destId="{ECADF01F-222A-A544-9661-CE93B3B9F2AA}" srcOrd="0" destOrd="0" presId="urn:microsoft.com/office/officeart/2005/8/layout/orgChart1"/>
    <dgm:cxn modelId="{0C12E1F1-9EB1-484D-8B52-A122FE1FDC7E}" type="presParOf" srcId="{ECADF01F-222A-A544-9661-CE93B3B9F2AA}" destId="{96CD6587-BFC6-1449-AB1D-26F3EBE495CB}" srcOrd="0" destOrd="0" presId="urn:microsoft.com/office/officeart/2005/8/layout/orgChart1"/>
    <dgm:cxn modelId="{56F31829-A2EF-1B41-9E64-65AD6F282025}" type="presParOf" srcId="{ECADF01F-222A-A544-9661-CE93B3B9F2AA}" destId="{F7D01117-A86F-F94A-8D6B-6BB23169014F}" srcOrd="1" destOrd="0" presId="urn:microsoft.com/office/officeart/2005/8/layout/orgChart1"/>
    <dgm:cxn modelId="{90B740AE-48EC-094A-87C8-AAEDD2112B5B}" type="presParOf" srcId="{1FF468A6-BF8D-0E4C-A726-773CCC4CD260}" destId="{2FEA7096-686A-8E41-8772-68319BAF2598}" srcOrd="1" destOrd="0" presId="urn:microsoft.com/office/officeart/2005/8/layout/orgChart1"/>
    <dgm:cxn modelId="{B9B6EAC3-3923-464B-AED9-A76BD76243C2}" type="presParOf" srcId="{1FF468A6-BF8D-0E4C-A726-773CCC4CD260}" destId="{BD43212C-7F97-C749-9A08-8C28048A2121}" srcOrd="2" destOrd="0" presId="urn:microsoft.com/office/officeart/2005/8/layout/orgChart1"/>
    <dgm:cxn modelId="{85AAB838-4526-1A4C-A17C-87FDE31EF438}" type="presParOf" srcId="{A839418B-ED50-DC4F-9294-7B16BD74BFD8}" destId="{C4D67D22-E083-9040-A93B-A3FC8880A4FE}" srcOrd="2" destOrd="0" presId="urn:microsoft.com/office/officeart/2005/8/layout/orgChart1"/>
    <dgm:cxn modelId="{28D4619E-FF38-418D-B054-2E336311354C}" type="presParOf" srcId="{8E465773-42A0-48A1-A6B7-C49CD4F8B535}" destId="{04EBBBF9-67DA-4F90-9021-54FB7F13FF83}" srcOrd="2" destOrd="0" presId="urn:microsoft.com/office/officeart/2005/8/layout/orgChart1"/>
    <dgm:cxn modelId="{7E304601-2E89-49D4-8BFA-FD6EB5651776}" type="presParOf" srcId="{04EBBBF9-67DA-4F90-9021-54FB7F13FF83}" destId="{72B5F13F-D582-4FE2-8939-2699C02C6F15}" srcOrd="0" destOrd="0" presId="urn:microsoft.com/office/officeart/2005/8/layout/orgChart1"/>
    <dgm:cxn modelId="{77684080-A854-4F72-A69E-BBE75ABE2994}" type="presParOf" srcId="{04EBBBF9-67DA-4F90-9021-54FB7F13FF83}" destId="{AC3D4010-BBFC-4934-BF9A-B0A75F212626}" srcOrd="1" destOrd="0" presId="urn:microsoft.com/office/officeart/2005/8/layout/orgChart1"/>
    <dgm:cxn modelId="{DE468809-7950-4CCC-A59D-829FA57E92BB}" type="presParOf" srcId="{AC3D4010-BBFC-4934-BF9A-B0A75F212626}" destId="{A66544A2-3769-4876-A09D-B3129FCC74F7}" srcOrd="0" destOrd="0" presId="urn:microsoft.com/office/officeart/2005/8/layout/orgChart1"/>
    <dgm:cxn modelId="{F7EE8706-C900-4C94-A986-8C9C89D6449E}" type="presParOf" srcId="{A66544A2-3769-4876-A09D-B3129FCC74F7}" destId="{076F56E4-14D0-4F1F-B77D-7D0B1DBE2077}" srcOrd="0" destOrd="0" presId="urn:microsoft.com/office/officeart/2005/8/layout/orgChart1"/>
    <dgm:cxn modelId="{58836B6C-2516-4812-AAD5-2D90C6C31E79}" type="presParOf" srcId="{A66544A2-3769-4876-A09D-B3129FCC74F7}" destId="{525CC2B7-D9AE-490C-89EC-6ECD499EE58B}" srcOrd="1" destOrd="0" presId="urn:microsoft.com/office/officeart/2005/8/layout/orgChart1"/>
    <dgm:cxn modelId="{697B6C2F-6BE0-4787-977F-953263E312FB}" type="presParOf" srcId="{AC3D4010-BBFC-4934-BF9A-B0A75F212626}" destId="{EEB3EEA8-2694-4647-95F1-2DBF22462269}" srcOrd="1" destOrd="0" presId="urn:microsoft.com/office/officeart/2005/8/layout/orgChart1"/>
    <dgm:cxn modelId="{605F7185-9475-4006-AC09-F095A0C697E8}" type="presParOf" srcId="{AC3D4010-BBFC-4934-BF9A-B0A75F212626}" destId="{9E671F44-AD92-4461-9194-B4413CA50ACC}"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B5F13F-D582-4FE2-8939-2699C02C6F15}">
      <dsp:nvSpPr>
        <dsp:cNvPr id="0" name=""/>
        <dsp:cNvSpPr/>
      </dsp:nvSpPr>
      <dsp:spPr>
        <a:xfrm>
          <a:off x="2894374" y="457568"/>
          <a:ext cx="95788" cy="419646"/>
        </a:xfrm>
        <a:custGeom>
          <a:avLst/>
          <a:gdLst/>
          <a:ahLst/>
          <a:cxnLst/>
          <a:rect l="0" t="0" r="0" b="0"/>
          <a:pathLst>
            <a:path>
              <a:moveTo>
                <a:pt x="95788" y="0"/>
              </a:moveTo>
              <a:lnTo>
                <a:pt x="95788" y="419646"/>
              </a:lnTo>
              <a:lnTo>
                <a:pt x="0" y="4196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2327B2-AE59-F742-88AA-6D724DDB9110}">
      <dsp:nvSpPr>
        <dsp:cNvPr id="0" name=""/>
        <dsp:cNvSpPr/>
      </dsp:nvSpPr>
      <dsp:spPr>
        <a:xfrm>
          <a:off x="4832958" y="1752998"/>
          <a:ext cx="136841" cy="419646"/>
        </a:xfrm>
        <a:custGeom>
          <a:avLst/>
          <a:gdLst/>
          <a:ahLst/>
          <a:cxnLst/>
          <a:rect l="0" t="0" r="0" b="0"/>
          <a:pathLst>
            <a:path>
              <a:moveTo>
                <a:pt x="0" y="0"/>
              </a:moveTo>
              <a:lnTo>
                <a:pt x="0" y="419646"/>
              </a:lnTo>
              <a:lnTo>
                <a:pt x="136841" y="419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50BDB7-A03D-E145-82AF-56E01E3AD542}">
      <dsp:nvSpPr>
        <dsp:cNvPr id="0" name=""/>
        <dsp:cNvSpPr/>
      </dsp:nvSpPr>
      <dsp:spPr>
        <a:xfrm>
          <a:off x="2990163" y="457568"/>
          <a:ext cx="2207705" cy="839292"/>
        </a:xfrm>
        <a:custGeom>
          <a:avLst/>
          <a:gdLst/>
          <a:ahLst/>
          <a:cxnLst/>
          <a:rect l="0" t="0" r="0" b="0"/>
          <a:pathLst>
            <a:path>
              <a:moveTo>
                <a:pt x="0" y="0"/>
              </a:moveTo>
              <a:lnTo>
                <a:pt x="0" y="743503"/>
              </a:lnTo>
              <a:lnTo>
                <a:pt x="2207705" y="743503"/>
              </a:lnTo>
              <a:lnTo>
                <a:pt x="2207705" y="8392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F8D5FA-6F34-CC47-9192-47287FAAC8CD}">
      <dsp:nvSpPr>
        <dsp:cNvPr id="0" name=""/>
        <dsp:cNvSpPr/>
      </dsp:nvSpPr>
      <dsp:spPr>
        <a:xfrm>
          <a:off x="3729105" y="1752998"/>
          <a:ext cx="136841" cy="2362791"/>
        </a:xfrm>
        <a:custGeom>
          <a:avLst/>
          <a:gdLst/>
          <a:ahLst/>
          <a:cxnLst/>
          <a:rect l="0" t="0" r="0" b="0"/>
          <a:pathLst>
            <a:path>
              <a:moveTo>
                <a:pt x="0" y="0"/>
              </a:moveTo>
              <a:lnTo>
                <a:pt x="0" y="2362791"/>
              </a:lnTo>
              <a:lnTo>
                <a:pt x="136841" y="23627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15F526-A841-7E4D-AF25-65B07D08B2EB}">
      <dsp:nvSpPr>
        <dsp:cNvPr id="0" name=""/>
        <dsp:cNvSpPr/>
      </dsp:nvSpPr>
      <dsp:spPr>
        <a:xfrm>
          <a:off x="3729105" y="1752998"/>
          <a:ext cx="136841" cy="1715076"/>
        </a:xfrm>
        <a:custGeom>
          <a:avLst/>
          <a:gdLst/>
          <a:ahLst/>
          <a:cxnLst/>
          <a:rect l="0" t="0" r="0" b="0"/>
          <a:pathLst>
            <a:path>
              <a:moveTo>
                <a:pt x="0" y="0"/>
              </a:moveTo>
              <a:lnTo>
                <a:pt x="0" y="1715076"/>
              </a:lnTo>
              <a:lnTo>
                <a:pt x="136841" y="1715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95501-4B82-E943-B562-4C62582D3D69}">
      <dsp:nvSpPr>
        <dsp:cNvPr id="0" name=""/>
        <dsp:cNvSpPr/>
      </dsp:nvSpPr>
      <dsp:spPr>
        <a:xfrm>
          <a:off x="3729105" y="1752998"/>
          <a:ext cx="136841" cy="1067361"/>
        </a:xfrm>
        <a:custGeom>
          <a:avLst/>
          <a:gdLst/>
          <a:ahLst/>
          <a:cxnLst/>
          <a:rect l="0" t="0" r="0" b="0"/>
          <a:pathLst>
            <a:path>
              <a:moveTo>
                <a:pt x="0" y="0"/>
              </a:moveTo>
              <a:lnTo>
                <a:pt x="0" y="1067361"/>
              </a:lnTo>
              <a:lnTo>
                <a:pt x="136841" y="1067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ACB4E-1B96-2445-B5C6-3F6A020FB5F1}">
      <dsp:nvSpPr>
        <dsp:cNvPr id="0" name=""/>
        <dsp:cNvSpPr/>
      </dsp:nvSpPr>
      <dsp:spPr>
        <a:xfrm>
          <a:off x="3729105" y="1752998"/>
          <a:ext cx="136841" cy="419646"/>
        </a:xfrm>
        <a:custGeom>
          <a:avLst/>
          <a:gdLst/>
          <a:ahLst/>
          <a:cxnLst/>
          <a:rect l="0" t="0" r="0" b="0"/>
          <a:pathLst>
            <a:path>
              <a:moveTo>
                <a:pt x="0" y="0"/>
              </a:moveTo>
              <a:lnTo>
                <a:pt x="0" y="419646"/>
              </a:lnTo>
              <a:lnTo>
                <a:pt x="136841" y="419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564899-4C5B-754F-BF7B-EC8523BBA068}">
      <dsp:nvSpPr>
        <dsp:cNvPr id="0" name=""/>
        <dsp:cNvSpPr/>
      </dsp:nvSpPr>
      <dsp:spPr>
        <a:xfrm>
          <a:off x="2990163" y="457568"/>
          <a:ext cx="1103852" cy="839292"/>
        </a:xfrm>
        <a:custGeom>
          <a:avLst/>
          <a:gdLst/>
          <a:ahLst/>
          <a:cxnLst/>
          <a:rect l="0" t="0" r="0" b="0"/>
          <a:pathLst>
            <a:path>
              <a:moveTo>
                <a:pt x="0" y="0"/>
              </a:moveTo>
              <a:lnTo>
                <a:pt x="0" y="743503"/>
              </a:lnTo>
              <a:lnTo>
                <a:pt x="1103852" y="743503"/>
              </a:lnTo>
              <a:lnTo>
                <a:pt x="1103852" y="8392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FFAC3B-6E2F-0240-825E-92CBD621A418}">
      <dsp:nvSpPr>
        <dsp:cNvPr id="0" name=""/>
        <dsp:cNvSpPr/>
      </dsp:nvSpPr>
      <dsp:spPr>
        <a:xfrm>
          <a:off x="2625253" y="1752998"/>
          <a:ext cx="136841" cy="1715076"/>
        </a:xfrm>
        <a:custGeom>
          <a:avLst/>
          <a:gdLst/>
          <a:ahLst/>
          <a:cxnLst/>
          <a:rect l="0" t="0" r="0" b="0"/>
          <a:pathLst>
            <a:path>
              <a:moveTo>
                <a:pt x="0" y="0"/>
              </a:moveTo>
              <a:lnTo>
                <a:pt x="0" y="1715076"/>
              </a:lnTo>
              <a:lnTo>
                <a:pt x="136841" y="1715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BCC377-FFAE-2D41-9992-13BDC14C7671}">
      <dsp:nvSpPr>
        <dsp:cNvPr id="0" name=""/>
        <dsp:cNvSpPr/>
      </dsp:nvSpPr>
      <dsp:spPr>
        <a:xfrm>
          <a:off x="2625253" y="1752998"/>
          <a:ext cx="136841" cy="1067361"/>
        </a:xfrm>
        <a:custGeom>
          <a:avLst/>
          <a:gdLst/>
          <a:ahLst/>
          <a:cxnLst/>
          <a:rect l="0" t="0" r="0" b="0"/>
          <a:pathLst>
            <a:path>
              <a:moveTo>
                <a:pt x="0" y="0"/>
              </a:moveTo>
              <a:lnTo>
                <a:pt x="0" y="1067361"/>
              </a:lnTo>
              <a:lnTo>
                <a:pt x="136841" y="1067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0AF18-525E-DF4C-AAD7-EE94E3151CF2}">
      <dsp:nvSpPr>
        <dsp:cNvPr id="0" name=""/>
        <dsp:cNvSpPr/>
      </dsp:nvSpPr>
      <dsp:spPr>
        <a:xfrm>
          <a:off x="2625253" y="1752998"/>
          <a:ext cx="136841" cy="419646"/>
        </a:xfrm>
        <a:custGeom>
          <a:avLst/>
          <a:gdLst/>
          <a:ahLst/>
          <a:cxnLst/>
          <a:rect l="0" t="0" r="0" b="0"/>
          <a:pathLst>
            <a:path>
              <a:moveTo>
                <a:pt x="0" y="0"/>
              </a:moveTo>
              <a:lnTo>
                <a:pt x="0" y="419646"/>
              </a:lnTo>
              <a:lnTo>
                <a:pt x="136841" y="419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8A4619-754B-46E9-BFB2-1B036399C486}">
      <dsp:nvSpPr>
        <dsp:cNvPr id="0" name=""/>
        <dsp:cNvSpPr/>
      </dsp:nvSpPr>
      <dsp:spPr>
        <a:xfrm>
          <a:off x="2944443" y="457568"/>
          <a:ext cx="91440" cy="839292"/>
        </a:xfrm>
        <a:custGeom>
          <a:avLst/>
          <a:gdLst/>
          <a:ahLst/>
          <a:cxnLst/>
          <a:rect l="0" t="0" r="0" b="0"/>
          <a:pathLst>
            <a:path>
              <a:moveTo>
                <a:pt x="45720" y="0"/>
              </a:moveTo>
              <a:lnTo>
                <a:pt x="45720" y="8392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4811AB-4F94-8B47-BEEB-CF8F7F2ABBDB}">
      <dsp:nvSpPr>
        <dsp:cNvPr id="0" name=""/>
        <dsp:cNvSpPr/>
      </dsp:nvSpPr>
      <dsp:spPr>
        <a:xfrm>
          <a:off x="1521400" y="1752998"/>
          <a:ext cx="136841" cy="1715076"/>
        </a:xfrm>
        <a:custGeom>
          <a:avLst/>
          <a:gdLst/>
          <a:ahLst/>
          <a:cxnLst/>
          <a:rect l="0" t="0" r="0" b="0"/>
          <a:pathLst>
            <a:path>
              <a:moveTo>
                <a:pt x="0" y="0"/>
              </a:moveTo>
              <a:lnTo>
                <a:pt x="0" y="1715076"/>
              </a:lnTo>
              <a:lnTo>
                <a:pt x="136841" y="1715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CFCB5A-60EB-CF4B-BC12-83D750665DF7}">
      <dsp:nvSpPr>
        <dsp:cNvPr id="0" name=""/>
        <dsp:cNvSpPr/>
      </dsp:nvSpPr>
      <dsp:spPr>
        <a:xfrm>
          <a:off x="1521400" y="1752998"/>
          <a:ext cx="136841" cy="1067361"/>
        </a:xfrm>
        <a:custGeom>
          <a:avLst/>
          <a:gdLst/>
          <a:ahLst/>
          <a:cxnLst/>
          <a:rect l="0" t="0" r="0" b="0"/>
          <a:pathLst>
            <a:path>
              <a:moveTo>
                <a:pt x="0" y="0"/>
              </a:moveTo>
              <a:lnTo>
                <a:pt x="0" y="1067361"/>
              </a:lnTo>
              <a:lnTo>
                <a:pt x="136841" y="1067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717705-FAED-3E49-B5BF-CB4FA0FF142E}">
      <dsp:nvSpPr>
        <dsp:cNvPr id="0" name=""/>
        <dsp:cNvSpPr/>
      </dsp:nvSpPr>
      <dsp:spPr>
        <a:xfrm>
          <a:off x="1521400" y="1752998"/>
          <a:ext cx="136841" cy="419646"/>
        </a:xfrm>
        <a:custGeom>
          <a:avLst/>
          <a:gdLst/>
          <a:ahLst/>
          <a:cxnLst/>
          <a:rect l="0" t="0" r="0" b="0"/>
          <a:pathLst>
            <a:path>
              <a:moveTo>
                <a:pt x="0" y="0"/>
              </a:moveTo>
              <a:lnTo>
                <a:pt x="0" y="419646"/>
              </a:lnTo>
              <a:lnTo>
                <a:pt x="136841" y="419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EB6A2-089A-40CC-BD3B-9E9BFF40C4A7}">
      <dsp:nvSpPr>
        <dsp:cNvPr id="0" name=""/>
        <dsp:cNvSpPr/>
      </dsp:nvSpPr>
      <dsp:spPr>
        <a:xfrm>
          <a:off x="1886310" y="457568"/>
          <a:ext cx="1103852" cy="839292"/>
        </a:xfrm>
        <a:custGeom>
          <a:avLst/>
          <a:gdLst/>
          <a:ahLst/>
          <a:cxnLst/>
          <a:rect l="0" t="0" r="0" b="0"/>
          <a:pathLst>
            <a:path>
              <a:moveTo>
                <a:pt x="1103852" y="0"/>
              </a:moveTo>
              <a:lnTo>
                <a:pt x="1103852" y="743503"/>
              </a:lnTo>
              <a:lnTo>
                <a:pt x="0" y="743503"/>
              </a:lnTo>
              <a:lnTo>
                <a:pt x="0" y="8392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2D4A40-A635-9347-B6E7-E4DD28A6E061}">
      <dsp:nvSpPr>
        <dsp:cNvPr id="0" name=""/>
        <dsp:cNvSpPr/>
      </dsp:nvSpPr>
      <dsp:spPr>
        <a:xfrm>
          <a:off x="417548" y="1752998"/>
          <a:ext cx="136841" cy="3010506"/>
        </a:xfrm>
        <a:custGeom>
          <a:avLst/>
          <a:gdLst/>
          <a:ahLst/>
          <a:cxnLst/>
          <a:rect l="0" t="0" r="0" b="0"/>
          <a:pathLst>
            <a:path>
              <a:moveTo>
                <a:pt x="0" y="0"/>
              </a:moveTo>
              <a:lnTo>
                <a:pt x="0" y="3010506"/>
              </a:lnTo>
              <a:lnTo>
                <a:pt x="136841" y="3010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A5FFB-0186-E642-8CB5-10D0873BCF5F}">
      <dsp:nvSpPr>
        <dsp:cNvPr id="0" name=""/>
        <dsp:cNvSpPr/>
      </dsp:nvSpPr>
      <dsp:spPr>
        <a:xfrm>
          <a:off x="417548" y="1752998"/>
          <a:ext cx="136841" cy="2362791"/>
        </a:xfrm>
        <a:custGeom>
          <a:avLst/>
          <a:gdLst/>
          <a:ahLst/>
          <a:cxnLst/>
          <a:rect l="0" t="0" r="0" b="0"/>
          <a:pathLst>
            <a:path>
              <a:moveTo>
                <a:pt x="0" y="0"/>
              </a:moveTo>
              <a:lnTo>
                <a:pt x="0" y="2362791"/>
              </a:lnTo>
              <a:lnTo>
                <a:pt x="136841" y="23627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93F5F2-1EED-374E-986A-A91128B16D94}">
      <dsp:nvSpPr>
        <dsp:cNvPr id="0" name=""/>
        <dsp:cNvSpPr/>
      </dsp:nvSpPr>
      <dsp:spPr>
        <a:xfrm>
          <a:off x="417548" y="1752998"/>
          <a:ext cx="136841" cy="1715076"/>
        </a:xfrm>
        <a:custGeom>
          <a:avLst/>
          <a:gdLst/>
          <a:ahLst/>
          <a:cxnLst/>
          <a:rect l="0" t="0" r="0" b="0"/>
          <a:pathLst>
            <a:path>
              <a:moveTo>
                <a:pt x="0" y="0"/>
              </a:moveTo>
              <a:lnTo>
                <a:pt x="0" y="1715076"/>
              </a:lnTo>
              <a:lnTo>
                <a:pt x="136841" y="17150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AB2656-6558-0F4F-84C1-E1779784ECC3}">
      <dsp:nvSpPr>
        <dsp:cNvPr id="0" name=""/>
        <dsp:cNvSpPr/>
      </dsp:nvSpPr>
      <dsp:spPr>
        <a:xfrm>
          <a:off x="417548" y="1752998"/>
          <a:ext cx="136841" cy="1067361"/>
        </a:xfrm>
        <a:custGeom>
          <a:avLst/>
          <a:gdLst/>
          <a:ahLst/>
          <a:cxnLst/>
          <a:rect l="0" t="0" r="0" b="0"/>
          <a:pathLst>
            <a:path>
              <a:moveTo>
                <a:pt x="0" y="0"/>
              </a:moveTo>
              <a:lnTo>
                <a:pt x="0" y="1067361"/>
              </a:lnTo>
              <a:lnTo>
                <a:pt x="136841" y="1067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74010B-9AD0-D148-8878-8A704C7D630A}">
      <dsp:nvSpPr>
        <dsp:cNvPr id="0" name=""/>
        <dsp:cNvSpPr/>
      </dsp:nvSpPr>
      <dsp:spPr>
        <a:xfrm>
          <a:off x="417548" y="1752998"/>
          <a:ext cx="136841" cy="419646"/>
        </a:xfrm>
        <a:custGeom>
          <a:avLst/>
          <a:gdLst/>
          <a:ahLst/>
          <a:cxnLst/>
          <a:rect l="0" t="0" r="0" b="0"/>
          <a:pathLst>
            <a:path>
              <a:moveTo>
                <a:pt x="0" y="0"/>
              </a:moveTo>
              <a:lnTo>
                <a:pt x="0" y="419646"/>
              </a:lnTo>
              <a:lnTo>
                <a:pt x="136841" y="419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9970B-C7A8-412F-B32A-F94052E657B1}">
      <dsp:nvSpPr>
        <dsp:cNvPr id="0" name=""/>
        <dsp:cNvSpPr/>
      </dsp:nvSpPr>
      <dsp:spPr>
        <a:xfrm>
          <a:off x="782458" y="457568"/>
          <a:ext cx="2207705" cy="839292"/>
        </a:xfrm>
        <a:custGeom>
          <a:avLst/>
          <a:gdLst/>
          <a:ahLst/>
          <a:cxnLst/>
          <a:rect l="0" t="0" r="0" b="0"/>
          <a:pathLst>
            <a:path>
              <a:moveTo>
                <a:pt x="2207705" y="0"/>
              </a:moveTo>
              <a:lnTo>
                <a:pt x="2207705" y="743503"/>
              </a:lnTo>
              <a:lnTo>
                <a:pt x="0" y="743503"/>
              </a:lnTo>
              <a:lnTo>
                <a:pt x="0" y="8392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A9F56-77AF-4231-89E3-0A36C0017CAF}">
      <dsp:nvSpPr>
        <dsp:cNvPr id="0" name=""/>
        <dsp:cNvSpPr/>
      </dsp:nvSpPr>
      <dsp:spPr>
        <a:xfrm>
          <a:off x="2534025" y="1430"/>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CSUC</a:t>
          </a:r>
          <a:br>
            <a:rPr lang="en-US" sz="600" kern="1200"/>
          </a:br>
          <a:r>
            <a:rPr lang="en-US" sz="600" kern="1200"/>
            <a:t>(Prime &amp; PI)</a:t>
          </a:r>
        </a:p>
      </dsp:txBody>
      <dsp:txXfrm>
        <a:off x="2534025" y="1430"/>
        <a:ext cx="912274" cy="456137"/>
      </dsp:txXfrm>
    </dsp:sp>
    <dsp:sp modelId="{6C4CDD14-6005-4420-9737-61DAB7D8EE25}">
      <dsp:nvSpPr>
        <dsp:cNvPr id="0" name=""/>
        <dsp:cNvSpPr/>
      </dsp:nvSpPr>
      <dsp:spPr>
        <a:xfrm>
          <a:off x="326320" y="129686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LBNL/UCB (Innovation &amp; Technology Lead)</a:t>
          </a:r>
        </a:p>
      </dsp:txBody>
      <dsp:txXfrm>
        <a:off x="326320" y="1296861"/>
        <a:ext cx="912274" cy="456137"/>
      </dsp:txXfrm>
    </dsp:sp>
    <dsp:sp modelId="{25871A97-A184-234C-AED3-803ECDB46D3F}">
      <dsp:nvSpPr>
        <dsp:cNvPr id="0" name=""/>
        <dsp:cNvSpPr/>
      </dsp:nvSpPr>
      <dsp:spPr>
        <a:xfrm>
          <a:off x="554389" y="194457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LLNL</a:t>
          </a:r>
        </a:p>
      </dsp:txBody>
      <dsp:txXfrm>
        <a:off x="554389" y="1944576"/>
        <a:ext cx="912274" cy="456137"/>
      </dsp:txXfrm>
    </dsp:sp>
    <dsp:sp modelId="{3C9B30CA-6617-FC4D-B29D-6EE2AD39187A}">
      <dsp:nvSpPr>
        <dsp:cNvPr id="0" name=""/>
        <dsp:cNvSpPr/>
      </dsp:nvSpPr>
      <dsp:spPr>
        <a:xfrm>
          <a:off x="554389" y="259229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SLAC</a:t>
          </a:r>
        </a:p>
      </dsp:txBody>
      <dsp:txXfrm>
        <a:off x="554389" y="2592291"/>
        <a:ext cx="912274" cy="456137"/>
      </dsp:txXfrm>
    </dsp:sp>
    <dsp:sp modelId="{2EA04744-734F-7F4A-980B-B9C7503BAEB8}">
      <dsp:nvSpPr>
        <dsp:cNvPr id="0" name=""/>
        <dsp:cNvSpPr/>
      </dsp:nvSpPr>
      <dsp:spPr>
        <a:xfrm>
          <a:off x="554389" y="324000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C2C</a:t>
          </a:r>
        </a:p>
      </dsp:txBody>
      <dsp:txXfrm>
        <a:off x="554389" y="3240006"/>
        <a:ext cx="912274" cy="456137"/>
      </dsp:txXfrm>
    </dsp:sp>
    <dsp:sp modelId="{1FAF19A9-C53E-3743-872B-D1794C51B116}">
      <dsp:nvSpPr>
        <dsp:cNvPr id="0" name=""/>
        <dsp:cNvSpPr/>
      </dsp:nvSpPr>
      <dsp:spPr>
        <a:xfrm>
          <a:off x="554389" y="388772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LACI [TBD]</a:t>
          </a:r>
        </a:p>
      </dsp:txBody>
      <dsp:txXfrm>
        <a:off x="554389" y="3887721"/>
        <a:ext cx="912274" cy="456137"/>
      </dsp:txXfrm>
    </dsp:sp>
    <dsp:sp modelId="{2431BC43-74D9-F84C-8C1C-96D795580CB2}">
      <dsp:nvSpPr>
        <dsp:cNvPr id="0" name=""/>
        <dsp:cNvSpPr/>
      </dsp:nvSpPr>
      <dsp:spPr>
        <a:xfrm>
          <a:off x="554389" y="453543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NEX [TBD]</a:t>
          </a:r>
        </a:p>
      </dsp:txBody>
      <dsp:txXfrm>
        <a:off x="554389" y="4535436"/>
        <a:ext cx="912274" cy="456137"/>
      </dsp:txXfrm>
    </dsp:sp>
    <dsp:sp modelId="{8EEB2687-B633-42FA-909F-7C51C4EC2BA8}">
      <dsp:nvSpPr>
        <dsp:cNvPr id="0" name=""/>
        <dsp:cNvSpPr/>
      </dsp:nvSpPr>
      <dsp:spPr>
        <a:xfrm>
          <a:off x="1430173" y="129686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CMC (Project Director &amp; Industry Lead Coordinator)</a:t>
          </a:r>
        </a:p>
      </dsp:txBody>
      <dsp:txXfrm>
        <a:off x="1430173" y="1296861"/>
        <a:ext cx="912274" cy="456137"/>
      </dsp:txXfrm>
    </dsp:sp>
    <dsp:sp modelId="{4D8CFDA1-7FA4-604C-A1AC-02779F4552D1}">
      <dsp:nvSpPr>
        <dsp:cNvPr id="0" name=""/>
        <dsp:cNvSpPr/>
      </dsp:nvSpPr>
      <dsp:spPr>
        <a:xfrm>
          <a:off x="1658241" y="194457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CALSTART</a:t>
          </a:r>
        </a:p>
      </dsp:txBody>
      <dsp:txXfrm>
        <a:off x="1658241" y="1944576"/>
        <a:ext cx="912274" cy="456137"/>
      </dsp:txXfrm>
    </dsp:sp>
    <dsp:sp modelId="{E3FDB594-BAC9-5943-8727-018B9C45CCA3}">
      <dsp:nvSpPr>
        <dsp:cNvPr id="0" name=""/>
        <dsp:cNvSpPr/>
      </dsp:nvSpPr>
      <dsp:spPr>
        <a:xfrm>
          <a:off x="1658241" y="259229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H2 Business Council (H2 Industry Lead)</a:t>
          </a:r>
        </a:p>
      </dsp:txBody>
      <dsp:txXfrm>
        <a:off x="1658241" y="2592291"/>
        <a:ext cx="912274" cy="456137"/>
      </dsp:txXfrm>
    </dsp:sp>
    <dsp:sp modelId="{2BBA1658-2ECD-BE44-B8F2-563B21C404BE}">
      <dsp:nvSpPr>
        <dsp:cNvPr id="0" name=""/>
        <dsp:cNvSpPr/>
      </dsp:nvSpPr>
      <dsp:spPr>
        <a:xfrm>
          <a:off x="1658241" y="324000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UC Davis [TBD] (Decarbonization Lead)</a:t>
          </a:r>
        </a:p>
      </dsp:txBody>
      <dsp:txXfrm>
        <a:off x="1658241" y="3240006"/>
        <a:ext cx="912274" cy="456137"/>
      </dsp:txXfrm>
    </dsp:sp>
    <dsp:sp modelId="{A08679AF-8B33-4B21-ACC7-50D42A9512D6}">
      <dsp:nvSpPr>
        <dsp:cNvPr id="0" name=""/>
        <dsp:cNvSpPr/>
      </dsp:nvSpPr>
      <dsp:spPr>
        <a:xfrm>
          <a:off x="2534025" y="129686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CSUB (Workforce Development Lead Coordinator)</a:t>
          </a:r>
        </a:p>
      </dsp:txBody>
      <dsp:txXfrm>
        <a:off x="2534025" y="1296861"/>
        <a:ext cx="912274" cy="456137"/>
      </dsp:txXfrm>
    </dsp:sp>
    <dsp:sp modelId="{1403252B-6E75-FC47-83B1-8AFC86A2849E}">
      <dsp:nvSpPr>
        <dsp:cNvPr id="0" name=""/>
        <dsp:cNvSpPr/>
      </dsp:nvSpPr>
      <dsp:spPr>
        <a:xfrm>
          <a:off x="2762094" y="194457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CSUF</a:t>
          </a:r>
        </a:p>
      </dsp:txBody>
      <dsp:txXfrm>
        <a:off x="2762094" y="1944576"/>
        <a:ext cx="912274" cy="456137"/>
      </dsp:txXfrm>
    </dsp:sp>
    <dsp:sp modelId="{1B20340F-7475-E349-AB00-D44588C11142}">
      <dsp:nvSpPr>
        <dsp:cNvPr id="0" name=""/>
        <dsp:cNvSpPr/>
      </dsp:nvSpPr>
      <dsp:spPr>
        <a:xfrm>
          <a:off x="2762094" y="259229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Labor Partners</a:t>
          </a:r>
        </a:p>
      </dsp:txBody>
      <dsp:txXfrm>
        <a:off x="2762094" y="2592291"/>
        <a:ext cx="912274" cy="456137"/>
      </dsp:txXfrm>
    </dsp:sp>
    <dsp:sp modelId="{C9C4B964-70DE-8A4C-9CAA-8B90B840A94F}">
      <dsp:nvSpPr>
        <dsp:cNvPr id="0" name=""/>
        <dsp:cNvSpPr/>
      </dsp:nvSpPr>
      <dsp:spPr>
        <a:xfrm>
          <a:off x="2762094" y="324000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CalForward</a:t>
          </a:r>
        </a:p>
      </dsp:txBody>
      <dsp:txXfrm>
        <a:off x="2762094" y="3240006"/>
        <a:ext cx="912274" cy="456137"/>
      </dsp:txXfrm>
    </dsp:sp>
    <dsp:sp modelId="{C452B1EE-4AE6-F047-8A8B-7927F243FBD3}">
      <dsp:nvSpPr>
        <dsp:cNvPr id="0" name=""/>
        <dsp:cNvSpPr/>
      </dsp:nvSpPr>
      <dsp:spPr>
        <a:xfrm>
          <a:off x="3637878" y="129686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GO-Biz (Economic Development Lead Coordinator)</a:t>
          </a:r>
        </a:p>
      </dsp:txBody>
      <dsp:txXfrm>
        <a:off x="3637878" y="1296861"/>
        <a:ext cx="912274" cy="456137"/>
      </dsp:txXfrm>
    </dsp:sp>
    <dsp:sp modelId="{17B33DD1-32CE-C140-9FE5-9BBF9D12BE1B}">
      <dsp:nvSpPr>
        <dsp:cNvPr id="0" name=""/>
        <dsp:cNvSpPr/>
      </dsp:nvSpPr>
      <dsp:spPr>
        <a:xfrm>
          <a:off x="3865946" y="194457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GSEC</a:t>
          </a:r>
        </a:p>
      </dsp:txBody>
      <dsp:txXfrm>
        <a:off x="3865946" y="1944576"/>
        <a:ext cx="912274" cy="456137"/>
      </dsp:txXfrm>
    </dsp:sp>
    <dsp:sp modelId="{D57D4A18-C562-4044-8F8C-91024F3062CF}">
      <dsp:nvSpPr>
        <dsp:cNvPr id="0" name=""/>
        <dsp:cNvSpPr/>
      </dsp:nvSpPr>
      <dsp:spPr>
        <a:xfrm>
          <a:off x="3865946" y="259229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B3K</a:t>
          </a:r>
        </a:p>
      </dsp:txBody>
      <dsp:txXfrm>
        <a:off x="3865946" y="2592291"/>
        <a:ext cx="912274" cy="456137"/>
      </dsp:txXfrm>
    </dsp:sp>
    <dsp:sp modelId="{0B862C75-5422-F748-B02E-79AA856F8CC0}">
      <dsp:nvSpPr>
        <dsp:cNvPr id="0" name=""/>
        <dsp:cNvSpPr/>
      </dsp:nvSpPr>
      <dsp:spPr>
        <a:xfrm>
          <a:off x="3865946" y="324000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BAC</a:t>
          </a:r>
        </a:p>
      </dsp:txBody>
      <dsp:txXfrm>
        <a:off x="3865946" y="3240006"/>
        <a:ext cx="912274" cy="456137"/>
      </dsp:txXfrm>
    </dsp:sp>
    <dsp:sp modelId="{0334007B-2EA0-254F-A39E-15C37E14D734}">
      <dsp:nvSpPr>
        <dsp:cNvPr id="0" name=""/>
        <dsp:cNvSpPr/>
      </dsp:nvSpPr>
      <dsp:spPr>
        <a:xfrm>
          <a:off x="3865946" y="388772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Other regional economic development partners</a:t>
          </a:r>
        </a:p>
      </dsp:txBody>
      <dsp:txXfrm>
        <a:off x="3865946" y="3887721"/>
        <a:ext cx="912274" cy="456137"/>
      </dsp:txXfrm>
    </dsp:sp>
    <dsp:sp modelId="{6F65BA1D-AB22-7444-AB29-0851475AADD3}">
      <dsp:nvSpPr>
        <dsp:cNvPr id="0" name=""/>
        <dsp:cNvSpPr/>
      </dsp:nvSpPr>
      <dsp:spPr>
        <a:xfrm>
          <a:off x="4741730" y="1296861"/>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[TBD]</a:t>
          </a:r>
        </a:p>
        <a:p>
          <a:pPr marL="0" lvl="0" indent="0" algn="ctr" defTabSz="266700">
            <a:lnSpc>
              <a:spcPct val="90000"/>
            </a:lnSpc>
            <a:spcBef>
              <a:spcPct val="0"/>
            </a:spcBef>
            <a:spcAft>
              <a:spcPct val="35000"/>
            </a:spcAft>
            <a:buNone/>
          </a:pPr>
          <a:r>
            <a:rPr lang="en-US" sz="600" kern="1200"/>
            <a:t>(Ogilvie Labs?) (Community Engagement Lead Coordinator)</a:t>
          </a:r>
        </a:p>
      </dsp:txBody>
      <dsp:txXfrm>
        <a:off x="4741730" y="1296861"/>
        <a:ext cx="912274" cy="456137"/>
      </dsp:txXfrm>
    </dsp:sp>
    <dsp:sp modelId="{96CD6587-BFC6-1449-AB1D-26F3EBE495CB}">
      <dsp:nvSpPr>
        <dsp:cNvPr id="0" name=""/>
        <dsp:cNvSpPr/>
      </dsp:nvSpPr>
      <dsp:spPr>
        <a:xfrm>
          <a:off x="4969799" y="1944576"/>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[TBD]</a:t>
          </a:r>
        </a:p>
      </dsp:txBody>
      <dsp:txXfrm>
        <a:off x="4969799" y="1944576"/>
        <a:ext cx="912274" cy="456137"/>
      </dsp:txXfrm>
    </dsp:sp>
    <dsp:sp modelId="{076F56E4-14D0-4F1F-B77D-7D0B1DBE2077}">
      <dsp:nvSpPr>
        <dsp:cNvPr id="0" name=""/>
        <dsp:cNvSpPr/>
      </dsp:nvSpPr>
      <dsp:spPr>
        <a:xfrm>
          <a:off x="1982099" y="649145"/>
          <a:ext cx="912274" cy="4561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Momentum</a:t>
          </a:r>
          <a:br>
            <a:rPr lang="en-US" sz="600" kern="1200"/>
          </a:br>
          <a:r>
            <a:rPr lang="en-US" sz="600" kern="1200"/>
            <a:t>(Governance &amp; Grant Manager)</a:t>
          </a:r>
        </a:p>
      </dsp:txBody>
      <dsp:txXfrm>
        <a:off x="1982099" y="649145"/>
        <a:ext cx="912274" cy="4561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6B5A8-EF5F-4F99-9BC2-F17534668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16962</Words>
  <Characters>96690</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Soden</dc:creator>
  <cp:keywords/>
  <dc:description/>
  <cp:lastModifiedBy>Jane Dong</cp:lastModifiedBy>
  <cp:revision>2</cp:revision>
  <dcterms:created xsi:type="dcterms:W3CDTF">2025-01-08T01:34:00Z</dcterms:created>
  <dcterms:modified xsi:type="dcterms:W3CDTF">2025-01-08T01:34:00Z</dcterms:modified>
</cp:coreProperties>
</file>